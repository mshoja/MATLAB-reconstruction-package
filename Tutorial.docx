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C9F435" w14:textId="61ECA8BC" w:rsidR="00A910AD" w:rsidRPr="00591686" w:rsidRDefault="00A910AD" w:rsidP="00A910AD">
      <w:pPr>
        <w:jc w:val="center"/>
        <w:rPr>
          <w:rFonts w:ascii="Times New Roman" w:hAnsi="Times New Roman" w:cs="Times New Roman"/>
          <w:b/>
          <w:sz w:val="32"/>
          <w:szCs w:val="32"/>
        </w:rPr>
      </w:pPr>
      <w:r w:rsidRPr="00591686">
        <w:rPr>
          <w:rFonts w:ascii="Times New Roman" w:hAnsi="Times New Roman" w:cs="Times New Roman"/>
          <w:b/>
          <w:sz w:val="32"/>
          <w:szCs w:val="32"/>
        </w:rPr>
        <w:t xml:space="preserve">Tutorial </w:t>
      </w:r>
      <w:r w:rsidR="002E59CF" w:rsidRPr="00591686">
        <w:rPr>
          <w:rFonts w:ascii="Times New Roman" w:hAnsi="Times New Roman" w:cs="Times New Roman"/>
          <w:b/>
          <w:sz w:val="32"/>
          <w:szCs w:val="32"/>
        </w:rPr>
        <w:t>for</w:t>
      </w:r>
      <w:r w:rsidRPr="00591686">
        <w:rPr>
          <w:rFonts w:ascii="Times New Roman" w:hAnsi="Times New Roman" w:cs="Times New Roman"/>
          <w:b/>
          <w:sz w:val="32"/>
          <w:szCs w:val="32"/>
        </w:rPr>
        <w:t xml:space="preserve"> MATLAB reconstruction package </w:t>
      </w:r>
    </w:p>
    <w:p w14:paraId="55CE6293" w14:textId="77777777" w:rsidR="002B1064" w:rsidRPr="00591686" w:rsidRDefault="002B1064" w:rsidP="00A910AD">
      <w:pPr>
        <w:jc w:val="center"/>
        <w:rPr>
          <w:rFonts w:ascii="Times New Roman" w:hAnsi="Times New Roman" w:cs="Times New Roman"/>
          <w:b/>
          <w:sz w:val="32"/>
          <w:szCs w:val="32"/>
        </w:rPr>
      </w:pPr>
    </w:p>
    <w:p w14:paraId="5EC7FA34" w14:textId="2A9247D3" w:rsidR="002B1064" w:rsidRPr="00591686" w:rsidRDefault="002B1064" w:rsidP="002B1064">
      <w:pPr>
        <w:spacing w:after="120" w:line="240" w:lineRule="auto"/>
        <w:jc w:val="both"/>
        <w:rPr>
          <w:sz w:val="28"/>
          <w:szCs w:val="28"/>
        </w:rPr>
      </w:pPr>
      <w:r w:rsidRPr="00591686">
        <w:rPr>
          <w:rFonts w:ascii="Times New Roman" w:hAnsi="Times New Roman" w:cs="Times New Roman"/>
          <w:b/>
          <w:bCs/>
          <w:sz w:val="28"/>
          <w:szCs w:val="28"/>
        </w:rPr>
        <w:t>Contents</w:t>
      </w:r>
    </w:p>
    <w:p w14:paraId="265D53CD" w14:textId="5E0AE9B5" w:rsidR="002B1064" w:rsidRPr="00591686" w:rsidRDefault="00406DE0" w:rsidP="00474E7C">
      <w:pPr>
        <w:pStyle w:val="Heading1"/>
        <w:ind w:left="288" w:hanging="288"/>
        <w:rPr>
          <w:color w:val="auto"/>
        </w:rPr>
      </w:pPr>
      <w:hyperlink w:anchor="section1" w:history="1">
        <w:bookmarkStart w:id="0" w:name="_Ref162784478"/>
        <w:r w:rsidR="002B1064" w:rsidRPr="00591686">
          <w:rPr>
            <w:rStyle w:val="Hyperlink"/>
            <w:color w:val="auto"/>
            <w:sz w:val="22"/>
            <w:szCs w:val="22"/>
          </w:rPr>
          <w:t>The package in brief</w:t>
        </w:r>
        <w:bookmarkEnd w:id="0"/>
      </w:hyperlink>
    </w:p>
    <w:p w14:paraId="4087D7A3" w14:textId="2539840E" w:rsidR="002B1064" w:rsidRPr="00591686" w:rsidRDefault="00406DE0" w:rsidP="00B94F77">
      <w:pPr>
        <w:pStyle w:val="Heading1"/>
        <w:spacing w:before="0" w:after="60"/>
        <w:ind w:left="288" w:hanging="288"/>
        <w:rPr>
          <w:rFonts w:cs="Times New Roman"/>
          <w:b w:val="0"/>
          <w:bCs/>
          <w:color w:val="auto"/>
          <w:sz w:val="22"/>
          <w:szCs w:val="22"/>
        </w:rPr>
      </w:pPr>
      <w:hyperlink w:anchor="section2" w:history="1">
        <w:r w:rsidR="002B1064" w:rsidRPr="00591686">
          <w:rPr>
            <w:rStyle w:val="Hyperlink"/>
            <w:rFonts w:cs="Times New Roman"/>
            <w:bCs/>
            <w:color w:val="auto"/>
            <w:sz w:val="22"/>
            <w:szCs w:val="22"/>
          </w:rPr>
          <w:t>Different data types and proper data formats</w:t>
        </w:r>
      </w:hyperlink>
    </w:p>
    <w:bookmarkStart w:id="1" w:name="section3"/>
    <w:p w14:paraId="62772543" w14:textId="3D2BB65C" w:rsidR="002B1064" w:rsidRPr="00591686" w:rsidRDefault="006A0F89" w:rsidP="00B94F77">
      <w:pPr>
        <w:pStyle w:val="Heading1"/>
        <w:spacing w:before="0"/>
        <w:ind w:left="288" w:hanging="288"/>
        <w:rPr>
          <w:rFonts w:cs="Times New Roman"/>
          <w:b w:val="0"/>
          <w:bCs/>
          <w:color w:val="auto"/>
          <w:sz w:val="22"/>
          <w:szCs w:val="22"/>
        </w:rPr>
      </w:pPr>
      <w:r w:rsidRPr="00591686">
        <w:fldChar w:fldCharType="begin"/>
      </w:r>
      <w:r w:rsidRPr="00591686">
        <w:instrText xml:space="preserve"> HYPERLINK \l "section3" </w:instrText>
      </w:r>
      <w:r w:rsidRPr="00591686">
        <w:fldChar w:fldCharType="separate"/>
      </w:r>
      <w:r w:rsidR="002B1064" w:rsidRPr="00591686">
        <w:rPr>
          <w:rStyle w:val="Hyperlink"/>
          <w:rFonts w:cs="Times New Roman"/>
          <w:bCs/>
          <w:color w:val="auto"/>
          <w:sz w:val="22"/>
          <w:szCs w:val="22"/>
        </w:rPr>
        <w:t>Two different modeling approaches</w:t>
      </w:r>
      <w:r w:rsidRPr="00591686">
        <w:rPr>
          <w:rStyle w:val="Hyperlink"/>
          <w:rFonts w:cs="Times New Roman"/>
          <w:bCs/>
          <w:color w:val="auto"/>
          <w:sz w:val="22"/>
          <w:szCs w:val="22"/>
        </w:rPr>
        <w:fldChar w:fldCharType="end"/>
      </w:r>
    </w:p>
    <w:bookmarkEnd w:id="1"/>
    <w:p w14:paraId="0FDD7806" w14:textId="039A974B" w:rsidR="002B1064" w:rsidRPr="00591686" w:rsidRDefault="006A0F89" w:rsidP="00474E7C">
      <w:pPr>
        <w:pStyle w:val="Heading2"/>
        <w:numPr>
          <w:ilvl w:val="1"/>
          <w:numId w:val="30"/>
        </w:numPr>
        <w:rPr>
          <w:color w:val="auto"/>
          <w:sz w:val="22"/>
          <w:szCs w:val="22"/>
        </w:rPr>
      </w:pPr>
      <w:r w:rsidRPr="00591686">
        <w:fldChar w:fldCharType="begin"/>
      </w:r>
      <w:r w:rsidRPr="00591686">
        <w:instrText xml:space="preserve"> HYPERLINK \l "Subsection31" </w:instrText>
      </w:r>
      <w:r w:rsidRPr="00591686">
        <w:fldChar w:fldCharType="separate"/>
      </w:r>
      <w:r w:rsidR="002B1064" w:rsidRPr="00591686">
        <w:rPr>
          <w:rStyle w:val="Hyperlink"/>
          <w:color w:val="auto"/>
          <w:sz w:val="22"/>
          <w:szCs w:val="22"/>
        </w:rPr>
        <w:t>Parametric models</w:t>
      </w:r>
      <w:r w:rsidRPr="00591686">
        <w:rPr>
          <w:rStyle w:val="Hyperlink"/>
          <w:color w:val="auto"/>
          <w:sz w:val="22"/>
          <w:szCs w:val="22"/>
        </w:rPr>
        <w:fldChar w:fldCharType="end"/>
      </w:r>
    </w:p>
    <w:p w14:paraId="3E523B3F" w14:textId="1F1BCE85" w:rsidR="002B1064" w:rsidRPr="00591686" w:rsidRDefault="00406DE0" w:rsidP="00467BD1">
      <w:pPr>
        <w:pStyle w:val="Heading2"/>
        <w:rPr>
          <w:color w:val="auto"/>
          <w:sz w:val="22"/>
          <w:szCs w:val="22"/>
        </w:rPr>
      </w:pPr>
      <w:hyperlink w:anchor="Subsection32" w:history="1">
        <w:r w:rsidR="002B1064" w:rsidRPr="00591686">
          <w:rPr>
            <w:rStyle w:val="Hyperlink"/>
            <w:color w:val="auto"/>
            <w:sz w:val="22"/>
            <w:szCs w:val="22"/>
          </w:rPr>
          <w:t>Spline models</w:t>
        </w:r>
      </w:hyperlink>
    </w:p>
    <w:p w14:paraId="2CD7FFF5" w14:textId="1DFC8D33" w:rsidR="002B1064" w:rsidRPr="00591686" w:rsidRDefault="00406DE0" w:rsidP="00B94F77">
      <w:pPr>
        <w:pStyle w:val="Heading1"/>
        <w:spacing w:before="60" w:after="60"/>
        <w:ind w:left="288" w:hanging="288"/>
        <w:rPr>
          <w:rFonts w:cs="Times New Roman"/>
          <w:bCs/>
          <w:color w:val="auto"/>
          <w:sz w:val="22"/>
          <w:szCs w:val="22"/>
        </w:rPr>
      </w:pPr>
      <w:hyperlink w:anchor="section4" w:history="1">
        <w:r w:rsidR="00F14E73" w:rsidRPr="00591686">
          <w:rPr>
            <w:rStyle w:val="Hyperlink"/>
            <w:rFonts w:cs="Times New Roman"/>
            <w:bCs/>
            <w:color w:val="auto"/>
            <w:sz w:val="22"/>
            <w:szCs w:val="22"/>
          </w:rPr>
          <w:t>Two optimization solvers</w:t>
        </w:r>
      </w:hyperlink>
    </w:p>
    <w:p w14:paraId="51150D46" w14:textId="21EA8358" w:rsidR="00F14E73" w:rsidRPr="00591686" w:rsidRDefault="00406DE0" w:rsidP="00B94F77">
      <w:pPr>
        <w:pStyle w:val="Heading1"/>
        <w:spacing w:before="0" w:after="60"/>
        <w:ind w:left="288" w:hanging="288"/>
        <w:rPr>
          <w:color w:val="auto"/>
          <w:sz w:val="22"/>
          <w:szCs w:val="22"/>
        </w:rPr>
      </w:pPr>
      <w:hyperlink w:anchor="section5" w:history="1">
        <w:bookmarkStart w:id="2" w:name="_Ref162783193"/>
        <w:r w:rsidR="00F14E73" w:rsidRPr="00591686">
          <w:rPr>
            <w:rStyle w:val="Hyperlink"/>
            <w:color w:val="auto"/>
            <w:sz w:val="22"/>
            <w:szCs w:val="22"/>
          </w:rPr>
          <w:t>A short description about the inputs and outputs of the main codes</w:t>
        </w:r>
        <w:bookmarkEnd w:id="2"/>
      </w:hyperlink>
    </w:p>
    <w:p w14:paraId="7A0D11BF" w14:textId="5545C48D" w:rsidR="00467BD1" w:rsidRPr="00591686" w:rsidRDefault="00406DE0" w:rsidP="00474E7C">
      <w:pPr>
        <w:pStyle w:val="Heading1"/>
        <w:spacing w:before="0"/>
        <w:ind w:left="288" w:hanging="288"/>
        <w:rPr>
          <w:rFonts w:cs="Times New Roman"/>
          <w:b w:val="0"/>
          <w:bCs/>
          <w:color w:val="auto"/>
          <w:sz w:val="22"/>
          <w:szCs w:val="22"/>
        </w:rPr>
      </w:pPr>
      <w:hyperlink w:anchor="section6" w:history="1">
        <w:r w:rsidR="00B94F77" w:rsidRPr="00591686">
          <w:rPr>
            <w:rStyle w:val="Hyperlink"/>
            <w:color w:val="auto"/>
            <w:sz w:val="22"/>
            <w:szCs w:val="22"/>
          </w:rPr>
          <w:t>Check</w:t>
        </w:r>
        <w:r w:rsidR="00081B13" w:rsidRPr="00591686">
          <w:rPr>
            <w:rStyle w:val="Hyperlink"/>
            <w:color w:val="auto"/>
            <w:sz w:val="22"/>
            <w:szCs w:val="22"/>
          </w:rPr>
          <w:t xml:space="preserve"> three</w:t>
        </w:r>
        <w:r w:rsidR="00467BD1" w:rsidRPr="00591686">
          <w:rPr>
            <w:rStyle w:val="Hyperlink"/>
            <w:rFonts w:cs="Times New Roman"/>
            <w:bCs/>
            <w:color w:val="auto"/>
            <w:sz w:val="22"/>
            <w:szCs w:val="22"/>
          </w:rPr>
          <w:t xml:space="preserve"> requirements </w:t>
        </w:r>
        <w:r w:rsidR="00252597" w:rsidRPr="00591686">
          <w:rPr>
            <w:rStyle w:val="Hyperlink"/>
            <w:rFonts w:cs="Times New Roman"/>
            <w:bCs/>
            <w:color w:val="auto"/>
            <w:sz w:val="22"/>
            <w:szCs w:val="22"/>
          </w:rPr>
          <w:t>in</w:t>
        </w:r>
        <w:r w:rsidR="00467BD1" w:rsidRPr="00591686">
          <w:rPr>
            <w:rStyle w:val="Hyperlink"/>
            <w:rFonts w:cs="Times New Roman"/>
            <w:bCs/>
            <w:color w:val="auto"/>
            <w:sz w:val="22"/>
            <w:szCs w:val="22"/>
          </w:rPr>
          <w:t xml:space="preserve"> real data</w:t>
        </w:r>
        <w:r w:rsidR="00252597" w:rsidRPr="00591686">
          <w:rPr>
            <w:rStyle w:val="Hyperlink"/>
            <w:rFonts w:cs="Times New Roman"/>
            <w:bCs/>
            <w:color w:val="auto"/>
            <w:sz w:val="22"/>
            <w:szCs w:val="22"/>
          </w:rPr>
          <w:t>sets in advance</w:t>
        </w:r>
      </w:hyperlink>
    </w:p>
    <w:p w14:paraId="626EC279" w14:textId="3707A34F" w:rsidR="00467BD1" w:rsidRPr="00591686" w:rsidRDefault="00406DE0" w:rsidP="00474E7C">
      <w:pPr>
        <w:pStyle w:val="Heading2"/>
        <w:numPr>
          <w:ilvl w:val="1"/>
          <w:numId w:val="31"/>
        </w:numPr>
        <w:spacing w:before="0" w:line="240" w:lineRule="auto"/>
        <w:rPr>
          <w:rFonts w:cs="Times New Roman"/>
          <w:color w:val="auto"/>
          <w:sz w:val="22"/>
          <w:szCs w:val="22"/>
        </w:rPr>
      </w:pPr>
      <w:hyperlink w:anchor="Subsection61" w:history="1">
        <w:r w:rsidR="00467BD1" w:rsidRPr="00591686">
          <w:rPr>
            <w:rStyle w:val="Hyperlink"/>
            <w:rFonts w:cs="Times New Roman"/>
            <w:color w:val="auto"/>
            <w:sz w:val="22"/>
            <w:szCs w:val="22"/>
          </w:rPr>
          <w:t>Data stationarity</w:t>
        </w:r>
      </w:hyperlink>
    </w:p>
    <w:p w14:paraId="4E277FFC" w14:textId="79E0780F" w:rsidR="00467BD1" w:rsidRPr="00591686" w:rsidRDefault="00406DE0" w:rsidP="00A421FB">
      <w:pPr>
        <w:pStyle w:val="Heading2"/>
        <w:rPr>
          <w:color w:val="auto"/>
          <w:sz w:val="22"/>
          <w:szCs w:val="22"/>
        </w:rPr>
      </w:pPr>
      <w:hyperlink w:anchor="Subsection62" w:history="1">
        <w:bookmarkStart w:id="3" w:name="_Ref164090342"/>
        <w:r w:rsidR="00467BD1" w:rsidRPr="00591686">
          <w:rPr>
            <w:rStyle w:val="Hyperlink"/>
            <w:color w:val="auto"/>
            <w:sz w:val="22"/>
            <w:szCs w:val="22"/>
          </w:rPr>
          <w:t xml:space="preserve">Data </w:t>
        </w:r>
        <w:proofErr w:type="spellStart"/>
        <w:r w:rsidR="00467BD1" w:rsidRPr="00591686">
          <w:rPr>
            <w:rStyle w:val="Hyperlink"/>
            <w:color w:val="auto"/>
            <w:sz w:val="22"/>
            <w:szCs w:val="22"/>
          </w:rPr>
          <w:t>Mar</w:t>
        </w:r>
        <w:r w:rsidR="00963369">
          <w:rPr>
            <w:rStyle w:val="Hyperlink"/>
            <w:color w:val="auto"/>
            <w:sz w:val="22"/>
            <w:szCs w:val="22"/>
          </w:rPr>
          <w:t>k</w:t>
        </w:r>
        <w:r w:rsidR="00467BD1" w:rsidRPr="00591686">
          <w:rPr>
            <w:rStyle w:val="Hyperlink"/>
            <w:color w:val="auto"/>
            <w:sz w:val="22"/>
            <w:szCs w:val="22"/>
          </w:rPr>
          <w:t>ovicity</w:t>
        </w:r>
        <w:bookmarkEnd w:id="3"/>
        <w:proofErr w:type="spellEnd"/>
      </w:hyperlink>
    </w:p>
    <w:p w14:paraId="1FD55C5F" w14:textId="3812AC93" w:rsidR="00081B13" w:rsidRPr="00591686" w:rsidRDefault="00406DE0" w:rsidP="00081B13">
      <w:pPr>
        <w:pStyle w:val="Heading2"/>
        <w:rPr>
          <w:color w:val="auto"/>
          <w:sz w:val="22"/>
          <w:szCs w:val="22"/>
        </w:rPr>
      </w:pPr>
      <w:hyperlink w:anchor="Subsection63" w:history="1">
        <w:bookmarkStart w:id="4" w:name="_Ref162787882"/>
        <w:r w:rsidR="00081B13" w:rsidRPr="00591686">
          <w:rPr>
            <w:rStyle w:val="Hyperlink"/>
            <w:color w:val="auto"/>
            <w:sz w:val="22"/>
            <w:szCs w:val="22"/>
          </w:rPr>
          <w:t>Data resolution</w:t>
        </w:r>
        <w:r w:rsidR="00D970E9" w:rsidRPr="00591686">
          <w:rPr>
            <w:rStyle w:val="Hyperlink"/>
            <w:color w:val="auto"/>
            <w:sz w:val="22"/>
            <w:szCs w:val="22"/>
          </w:rPr>
          <w:t>: a key data feature in this study</w:t>
        </w:r>
        <w:bookmarkEnd w:id="4"/>
      </w:hyperlink>
    </w:p>
    <w:p w14:paraId="442C4532" w14:textId="77A7D868" w:rsidR="007D7A46" w:rsidRPr="00591686" w:rsidRDefault="00406DE0" w:rsidP="00474E7C">
      <w:pPr>
        <w:pStyle w:val="Heading1"/>
        <w:spacing w:before="60"/>
        <w:ind w:left="288" w:hanging="288"/>
        <w:rPr>
          <w:color w:val="auto"/>
          <w:sz w:val="22"/>
          <w:szCs w:val="22"/>
        </w:rPr>
      </w:pPr>
      <w:hyperlink w:anchor="section7" w:history="1">
        <w:r w:rsidR="00B94F77" w:rsidRPr="00591686">
          <w:rPr>
            <w:rStyle w:val="Hyperlink"/>
            <w:color w:val="auto"/>
            <w:sz w:val="22"/>
            <w:szCs w:val="22"/>
          </w:rPr>
          <w:t>Simulating data from parametric and spline models</w:t>
        </w:r>
      </w:hyperlink>
    </w:p>
    <w:p w14:paraId="35ED4448" w14:textId="1456ACBC" w:rsidR="00B94F77" w:rsidRPr="00591686" w:rsidRDefault="00406DE0" w:rsidP="00E420BF">
      <w:pPr>
        <w:pStyle w:val="Heading1"/>
        <w:spacing w:before="0"/>
        <w:ind w:left="288" w:hanging="288"/>
        <w:rPr>
          <w:color w:val="auto"/>
          <w:sz w:val="22"/>
          <w:szCs w:val="22"/>
        </w:rPr>
      </w:pPr>
      <w:hyperlink w:anchor="section8" w:history="1">
        <w:bookmarkStart w:id="5" w:name="_Ref162787826"/>
        <w:r w:rsidR="00B94F77" w:rsidRPr="00591686">
          <w:rPr>
            <w:rStyle w:val="Hyperlink"/>
            <w:color w:val="auto"/>
            <w:sz w:val="22"/>
            <w:szCs w:val="22"/>
          </w:rPr>
          <w:t>Data standardization</w:t>
        </w:r>
        <w:bookmarkEnd w:id="5"/>
      </w:hyperlink>
    </w:p>
    <w:p w14:paraId="2FCBAD8C" w14:textId="52140597" w:rsidR="005E37B2" w:rsidRPr="00591686" w:rsidRDefault="00406DE0" w:rsidP="005E37B2">
      <w:pPr>
        <w:pStyle w:val="Heading1"/>
        <w:spacing w:before="0"/>
        <w:ind w:left="288" w:hanging="288"/>
        <w:rPr>
          <w:color w:val="auto"/>
          <w:sz w:val="22"/>
          <w:szCs w:val="22"/>
        </w:rPr>
      </w:pPr>
      <w:hyperlink w:anchor="section9" w:history="1">
        <w:bookmarkStart w:id="6" w:name="_Ref162782969"/>
        <w:r w:rsidR="00632657">
          <w:rPr>
            <w:rStyle w:val="Hyperlink"/>
            <w:color w:val="auto"/>
            <w:sz w:val="22"/>
            <w:szCs w:val="22"/>
          </w:rPr>
          <w:t xml:space="preserve">High-resolution data: </w:t>
        </w:r>
        <w:r w:rsidR="005E37B2" w:rsidRPr="00591686">
          <w:rPr>
            <w:rStyle w:val="Hyperlink"/>
            <w:color w:val="auto"/>
            <w:sz w:val="22"/>
            <w:szCs w:val="22"/>
          </w:rPr>
          <w:t>Euler reconstruction</w:t>
        </w:r>
        <w:bookmarkEnd w:id="6"/>
      </w:hyperlink>
    </w:p>
    <w:p w14:paraId="53AE91DA" w14:textId="24ABAC00" w:rsidR="005E37B2" w:rsidRPr="00591686" w:rsidRDefault="00406DE0" w:rsidP="00E420BF">
      <w:pPr>
        <w:pStyle w:val="Heading2"/>
        <w:numPr>
          <w:ilvl w:val="1"/>
          <w:numId w:val="32"/>
        </w:numPr>
        <w:spacing w:before="0" w:line="240" w:lineRule="auto"/>
        <w:rPr>
          <w:rFonts w:cs="Times New Roman"/>
          <w:color w:val="auto"/>
          <w:sz w:val="22"/>
          <w:szCs w:val="22"/>
        </w:rPr>
      </w:pPr>
      <w:hyperlink w:anchor="Subsection91" w:history="1">
        <w:bookmarkStart w:id="7" w:name="_Ref162787119"/>
        <w:r w:rsidR="005E37B2" w:rsidRPr="00591686">
          <w:rPr>
            <w:rStyle w:val="Hyperlink"/>
            <w:rFonts w:cs="Times New Roman"/>
            <w:color w:val="auto"/>
            <w:sz w:val="22"/>
            <w:szCs w:val="22"/>
          </w:rPr>
          <w:t>Reconstructing a dataset simulated from a linear model</w:t>
        </w:r>
        <w:bookmarkEnd w:id="7"/>
      </w:hyperlink>
    </w:p>
    <w:p w14:paraId="6B1E2EBC" w14:textId="7D01B0CE" w:rsidR="005E37B2" w:rsidRDefault="00406DE0" w:rsidP="005E37B2">
      <w:pPr>
        <w:pStyle w:val="Heading2"/>
        <w:rPr>
          <w:rStyle w:val="Hyperlink"/>
          <w:color w:val="auto"/>
          <w:sz w:val="22"/>
          <w:szCs w:val="22"/>
        </w:rPr>
      </w:pPr>
      <w:hyperlink w:anchor="Subsection92" w:history="1">
        <w:bookmarkStart w:id="8" w:name="_Ref164691910"/>
        <w:r w:rsidR="005E37B2" w:rsidRPr="00591686">
          <w:rPr>
            <w:rStyle w:val="Hyperlink"/>
            <w:color w:val="auto"/>
            <w:sz w:val="22"/>
            <w:szCs w:val="22"/>
          </w:rPr>
          <w:t>Reconstructing a dataset simulated from a nonlinear model</w:t>
        </w:r>
        <w:bookmarkEnd w:id="8"/>
      </w:hyperlink>
    </w:p>
    <w:p w14:paraId="44E8DA0E" w14:textId="1050BE06" w:rsidR="00122506" w:rsidRPr="00122506" w:rsidRDefault="00406DE0">
      <w:pPr>
        <w:pStyle w:val="Heading2"/>
        <w:rPr>
          <w:color w:val="auto"/>
          <w:sz w:val="22"/>
          <w:szCs w:val="22"/>
        </w:rPr>
      </w:pPr>
      <w:hyperlink w:anchor="Subsection92" w:history="1">
        <w:r w:rsidR="00122506" w:rsidRPr="00591686">
          <w:rPr>
            <w:rStyle w:val="Hyperlink"/>
            <w:color w:val="auto"/>
            <w:sz w:val="22"/>
            <w:szCs w:val="22"/>
          </w:rPr>
          <w:t>Reconstructing a</w:t>
        </w:r>
        <w:r w:rsidR="00122506">
          <w:rPr>
            <w:rStyle w:val="Hyperlink"/>
            <w:color w:val="auto"/>
            <w:sz w:val="22"/>
            <w:szCs w:val="22"/>
          </w:rPr>
          <w:t xml:space="preserve">n </w:t>
        </w:r>
      </w:hyperlink>
      <w:r w:rsidR="00122506">
        <w:rPr>
          <w:rStyle w:val="Hyperlink"/>
          <w:color w:val="auto"/>
          <w:sz w:val="22"/>
          <w:szCs w:val="22"/>
        </w:rPr>
        <w:t>ecological dataset</w:t>
      </w:r>
    </w:p>
    <w:p w14:paraId="160498CD" w14:textId="5BE7E167" w:rsidR="008043E8" w:rsidRPr="00014F07" w:rsidRDefault="00406DE0" w:rsidP="008043E8">
      <w:pPr>
        <w:pStyle w:val="Heading1"/>
        <w:spacing w:before="0" w:after="60"/>
        <w:ind w:left="288" w:hanging="288"/>
        <w:rPr>
          <w:color w:val="auto"/>
        </w:rPr>
      </w:pPr>
      <w:hyperlink w:anchor="section10" w:history="1">
        <w:bookmarkStart w:id="9" w:name="_Ref164691776"/>
        <w:r w:rsidR="00632657">
          <w:rPr>
            <w:rStyle w:val="Hyperlink"/>
            <w:color w:val="auto"/>
          </w:rPr>
          <w:t>S</w:t>
        </w:r>
        <w:r w:rsidR="008043E8" w:rsidRPr="00014F07">
          <w:rPr>
            <w:rStyle w:val="Hyperlink"/>
            <w:color w:val="auto"/>
          </w:rPr>
          <w:t xml:space="preserve">parsely sampled data: </w:t>
        </w:r>
        <w:proofErr w:type="spellStart"/>
        <w:r w:rsidR="008043E8" w:rsidRPr="00014F07">
          <w:rPr>
            <w:rStyle w:val="Hyperlink"/>
            <w:color w:val="auto"/>
          </w:rPr>
          <w:t>Hermite</w:t>
        </w:r>
        <w:proofErr w:type="spellEnd"/>
        <w:r w:rsidR="008043E8" w:rsidRPr="00014F07">
          <w:rPr>
            <w:rStyle w:val="Hyperlink"/>
            <w:color w:val="auto"/>
          </w:rPr>
          <w:t xml:space="preserve"> reconstruction</w:t>
        </w:r>
        <w:bookmarkEnd w:id="9"/>
      </w:hyperlink>
    </w:p>
    <w:p w14:paraId="6554F707" w14:textId="6076E29D" w:rsidR="005C6910" w:rsidRPr="00014F07" w:rsidRDefault="00406DE0" w:rsidP="005C6910">
      <w:pPr>
        <w:pStyle w:val="Heading2"/>
        <w:numPr>
          <w:ilvl w:val="1"/>
          <w:numId w:val="34"/>
        </w:numPr>
        <w:spacing w:before="0" w:line="240" w:lineRule="auto"/>
        <w:rPr>
          <w:rFonts w:cs="Times New Roman"/>
          <w:color w:val="auto"/>
          <w:sz w:val="22"/>
          <w:szCs w:val="22"/>
        </w:rPr>
      </w:pPr>
      <w:hyperlink w:anchor="Subsection101" w:history="1">
        <w:r w:rsidR="005C6910" w:rsidRPr="00014F07">
          <w:rPr>
            <w:rStyle w:val="Hyperlink"/>
            <w:rFonts w:cs="Times New Roman"/>
            <w:color w:val="auto"/>
            <w:sz w:val="22"/>
            <w:szCs w:val="22"/>
          </w:rPr>
          <w:t xml:space="preserve">When does </w:t>
        </w:r>
        <w:proofErr w:type="spellStart"/>
        <w:r w:rsidR="005C6910" w:rsidRPr="00014F07">
          <w:rPr>
            <w:rStyle w:val="Hyperlink"/>
            <w:rFonts w:cs="Times New Roman"/>
            <w:color w:val="auto"/>
            <w:sz w:val="22"/>
            <w:szCs w:val="22"/>
          </w:rPr>
          <w:t>Hermite</w:t>
        </w:r>
        <w:proofErr w:type="spellEnd"/>
        <w:r w:rsidR="005C6910" w:rsidRPr="00014F07">
          <w:rPr>
            <w:rStyle w:val="Hyperlink"/>
            <w:rFonts w:cs="Times New Roman"/>
            <w:color w:val="auto"/>
            <w:sz w:val="22"/>
            <w:szCs w:val="22"/>
          </w:rPr>
          <w:t xml:space="preserve"> reconstruction crash? Strategies and </w:t>
        </w:r>
        <w:r w:rsidR="00BD27C2">
          <w:rPr>
            <w:rStyle w:val="Hyperlink"/>
            <w:rFonts w:cs="Times New Roman"/>
            <w:color w:val="auto"/>
            <w:sz w:val="22"/>
            <w:szCs w:val="22"/>
          </w:rPr>
          <w:t>recommendations</w:t>
        </w:r>
      </w:hyperlink>
    </w:p>
    <w:p w14:paraId="60B37C6D" w14:textId="4BE07FD2" w:rsidR="005C6910" w:rsidRPr="00014F07" w:rsidRDefault="00406DE0" w:rsidP="005C6910">
      <w:pPr>
        <w:pStyle w:val="Heading2"/>
        <w:numPr>
          <w:ilvl w:val="1"/>
          <w:numId w:val="34"/>
        </w:numPr>
        <w:spacing w:before="0" w:line="240" w:lineRule="auto"/>
        <w:rPr>
          <w:rFonts w:cs="Times New Roman"/>
          <w:color w:val="auto"/>
          <w:sz w:val="22"/>
          <w:szCs w:val="22"/>
        </w:rPr>
      </w:pPr>
      <w:hyperlink w:anchor="Subsection102" w:history="1">
        <w:r w:rsidR="005C6910" w:rsidRPr="00014F07">
          <w:rPr>
            <w:rStyle w:val="Hyperlink"/>
            <w:rFonts w:cs="Times New Roman"/>
            <w:color w:val="auto"/>
            <w:sz w:val="22"/>
            <w:szCs w:val="22"/>
          </w:rPr>
          <w:t>Reconstructing a simulated from a linear model</w:t>
        </w:r>
      </w:hyperlink>
    </w:p>
    <w:bookmarkStart w:id="10" w:name="Subsection103"/>
    <w:p w14:paraId="2BDA428F" w14:textId="7E946C82" w:rsidR="005C6910" w:rsidRDefault="005C6910" w:rsidP="005C6910">
      <w:pPr>
        <w:pStyle w:val="Heading2"/>
        <w:numPr>
          <w:ilvl w:val="1"/>
          <w:numId w:val="34"/>
        </w:numPr>
        <w:spacing w:before="0" w:line="240" w:lineRule="auto"/>
        <w:rPr>
          <w:rFonts w:cs="Times New Roman"/>
          <w:color w:val="auto"/>
          <w:sz w:val="22"/>
          <w:szCs w:val="22"/>
        </w:rPr>
      </w:pPr>
      <w:r w:rsidRPr="00014F07">
        <w:rPr>
          <w:rFonts w:cs="Times New Roman"/>
          <w:color w:val="auto"/>
          <w:sz w:val="22"/>
          <w:szCs w:val="22"/>
        </w:rPr>
        <w:fldChar w:fldCharType="begin"/>
      </w:r>
      <w:r w:rsidRPr="00014F07">
        <w:rPr>
          <w:rFonts w:cs="Times New Roman"/>
          <w:color w:val="auto"/>
          <w:sz w:val="22"/>
          <w:szCs w:val="22"/>
        </w:rPr>
        <w:instrText xml:space="preserve"> HYPERLINK  \l "Subsection103" </w:instrText>
      </w:r>
      <w:r w:rsidRPr="00014F07">
        <w:rPr>
          <w:rFonts w:cs="Times New Roman"/>
          <w:color w:val="auto"/>
          <w:sz w:val="22"/>
          <w:szCs w:val="22"/>
        </w:rPr>
        <w:fldChar w:fldCharType="separate"/>
      </w:r>
      <w:bookmarkStart w:id="11" w:name="_Ref164691685"/>
      <w:r w:rsidRPr="00014F07">
        <w:rPr>
          <w:rStyle w:val="Hyperlink"/>
          <w:rFonts w:cs="Times New Roman"/>
          <w:color w:val="auto"/>
          <w:sz w:val="22"/>
          <w:szCs w:val="22"/>
        </w:rPr>
        <w:t>Reconstructing a dataset simulated from a nonlinear model</w:t>
      </w:r>
      <w:bookmarkEnd w:id="11"/>
      <w:r w:rsidRPr="00014F07">
        <w:rPr>
          <w:rFonts w:cs="Times New Roman"/>
          <w:color w:val="auto"/>
          <w:sz w:val="22"/>
          <w:szCs w:val="22"/>
        </w:rPr>
        <w:fldChar w:fldCharType="end"/>
      </w:r>
    </w:p>
    <w:p w14:paraId="350D6674" w14:textId="51DB4F6F" w:rsidR="005C6910" w:rsidRDefault="00406DE0" w:rsidP="005C6910">
      <w:pPr>
        <w:pStyle w:val="Heading2"/>
        <w:numPr>
          <w:ilvl w:val="1"/>
          <w:numId w:val="34"/>
        </w:numPr>
        <w:spacing w:before="0" w:line="240" w:lineRule="auto"/>
        <w:rPr>
          <w:rStyle w:val="Hyperlink"/>
          <w:rFonts w:cs="Times New Roman"/>
          <w:color w:val="auto"/>
          <w:sz w:val="22"/>
          <w:szCs w:val="22"/>
        </w:rPr>
      </w:pPr>
      <w:hyperlink w:anchor="Subsection104" w:history="1">
        <w:r w:rsidR="005C6910" w:rsidRPr="00014F07">
          <w:rPr>
            <w:rStyle w:val="Hyperlink"/>
            <w:rFonts w:cs="Times New Roman"/>
            <w:color w:val="auto"/>
            <w:sz w:val="22"/>
            <w:szCs w:val="22"/>
          </w:rPr>
          <w:t>Reconstructing a</w:t>
        </w:r>
        <w:r w:rsidR="00122506">
          <w:rPr>
            <w:rStyle w:val="Hyperlink"/>
            <w:rFonts w:cs="Times New Roman"/>
            <w:color w:val="auto"/>
            <w:sz w:val="22"/>
            <w:szCs w:val="22"/>
          </w:rPr>
          <w:t>n</w:t>
        </w:r>
        <w:r w:rsidR="005C6910" w:rsidRPr="00014F07">
          <w:rPr>
            <w:rStyle w:val="Hyperlink"/>
            <w:rFonts w:cs="Times New Roman"/>
            <w:color w:val="auto"/>
            <w:sz w:val="22"/>
            <w:szCs w:val="22"/>
          </w:rPr>
          <w:t xml:space="preserve"> ice-core dataset</w:t>
        </w:r>
      </w:hyperlink>
    </w:p>
    <w:p w14:paraId="76D00FC5" w14:textId="71375A43" w:rsidR="007A1D4F" w:rsidRPr="00325CFD" w:rsidRDefault="00406DE0">
      <w:pPr>
        <w:pStyle w:val="Heading2"/>
        <w:numPr>
          <w:ilvl w:val="1"/>
          <w:numId w:val="34"/>
        </w:numPr>
        <w:spacing w:before="0" w:line="240" w:lineRule="auto"/>
      </w:pPr>
      <w:hyperlink w:anchor="Subsection104" w:history="1">
        <w:r w:rsidR="007A1D4F">
          <w:rPr>
            <w:rStyle w:val="Hyperlink"/>
            <w:rFonts w:cs="Times New Roman"/>
            <w:color w:val="auto"/>
            <w:sz w:val="22"/>
            <w:szCs w:val="22"/>
          </w:rPr>
          <w:t>The concept of effective potential</w:t>
        </w:r>
      </w:hyperlink>
    </w:p>
    <w:bookmarkEnd w:id="10"/>
    <w:p w14:paraId="4F1DEE1B" w14:textId="6EDD6D7D" w:rsidR="005C6910" w:rsidRPr="00014F07" w:rsidRDefault="00EB65B1" w:rsidP="005C6910">
      <w:pPr>
        <w:pStyle w:val="Heading1"/>
        <w:spacing w:before="0" w:after="60"/>
        <w:ind w:left="288" w:hanging="288"/>
        <w:rPr>
          <w:color w:val="auto"/>
        </w:rPr>
      </w:pPr>
      <w:r>
        <w:fldChar w:fldCharType="begin"/>
      </w:r>
      <w:r>
        <w:instrText xml:space="preserve"> HYPERLINK \l "section11" </w:instrText>
      </w:r>
      <w:r>
        <w:fldChar w:fldCharType="separate"/>
      </w:r>
      <w:r w:rsidR="005C6910" w:rsidRPr="00014F07">
        <w:rPr>
          <w:rStyle w:val="Hyperlink"/>
          <w:color w:val="auto"/>
        </w:rPr>
        <w:t>Handling big datasets</w:t>
      </w:r>
      <w:r>
        <w:rPr>
          <w:rStyle w:val="Hyperlink"/>
          <w:color w:val="auto"/>
        </w:rPr>
        <w:fldChar w:fldCharType="end"/>
      </w:r>
    </w:p>
    <w:p w14:paraId="53FD75CB" w14:textId="5E66BA90" w:rsidR="00014F07" w:rsidRPr="00014F07" w:rsidRDefault="00406DE0" w:rsidP="00014F07">
      <w:pPr>
        <w:pStyle w:val="Heading1"/>
        <w:spacing w:before="0" w:after="60"/>
        <w:ind w:left="288" w:hanging="288"/>
        <w:rPr>
          <w:color w:val="auto"/>
        </w:rPr>
      </w:pPr>
      <w:hyperlink w:anchor="section12" w:history="1">
        <w:bookmarkStart w:id="12" w:name="_Ref164692011"/>
        <w:r w:rsidR="00014F07" w:rsidRPr="00014F07">
          <w:rPr>
            <w:rStyle w:val="Hyperlink"/>
            <w:color w:val="auto"/>
          </w:rPr>
          <w:t>Handling replicate datasets</w:t>
        </w:r>
        <w:bookmarkEnd w:id="12"/>
      </w:hyperlink>
    </w:p>
    <w:bookmarkStart w:id="13" w:name="section13"/>
    <w:p w14:paraId="51720C5A" w14:textId="0DCC9F7B" w:rsidR="00014F07" w:rsidRPr="00014F07" w:rsidRDefault="00014F07" w:rsidP="00014F07">
      <w:pPr>
        <w:pStyle w:val="Heading1"/>
        <w:spacing w:before="0" w:after="60"/>
        <w:ind w:left="288" w:hanging="288"/>
        <w:rPr>
          <w:color w:val="auto"/>
        </w:rPr>
      </w:pPr>
      <w:r w:rsidRPr="00014F07">
        <w:rPr>
          <w:color w:val="auto"/>
        </w:rPr>
        <w:fldChar w:fldCharType="begin"/>
      </w:r>
      <w:r w:rsidRPr="00014F07">
        <w:rPr>
          <w:color w:val="auto"/>
        </w:rPr>
        <w:instrText xml:space="preserve"> HYPERLINK  \l "section13" </w:instrText>
      </w:r>
      <w:r w:rsidRPr="00014F07">
        <w:rPr>
          <w:color w:val="auto"/>
        </w:rPr>
        <w:fldChar w:fldCharType="separate"/>
      </w:r>
      <w:r w:rsidRPr="00014F07">
        <w:rPr>
          <w:rStyle w:val="Hyperlink"/>
          <w:color w:val="auto"/>
        </w:rPr>
        <w:t>Assessing the uncertainty of the results</w:t>
      </w:r>
      <w:r w:rsidRPr="00014F07">
        <w:rPr>
          <w:color w:val="auto"/>
        </w:rPr>
        <w:fldChar w:fldCharType="end"/>
      </w:r>
    </w:p>
    <w:bookmarkEnd w:id="13"/>
    <w:p w14:paraId="516330D3" w14:textId="77777777" w:rsidR="005C6910" w:rsidRPr="005C6910" w:rsidRDefault="005C6910" w:rsidP="005C6910"/>
    <w:p w14:paraId="18C5D20B" w14:textId="77777777" w:rsidR="008043E8" w:rsidRPr="008043E8" w:rsidRDefault="008043E8" w:rsidP="008043E8"/>
    <w:p w14:paraId="125A12F1" w14:textId="249550B0" w:rsidR="00C95EEE" w:rsidRPr="00591686" w:rsidRDefault="00C95EEE" w:rsidP="00C95EEE"/>
    <w:p w14:paraId="0F453F11" w14:textId="04CC3242" w:rsidR="00C95EEE" w:rsidRPr="00591686" w:rsidRDefault="00C95EEE" w:rsidP="00C95EEE"/>
    <w:p w14:paraId="4FD73EC1" w14:textId="0F8F57A5" w:rsidR="00C95EEE" w:rsidRPr="00591686" w:rsidRDefault="00C95EEE" w:rsidP="00C95EEE"/>
    <w:p w14:paraId="09220D24" w14:textId="7B7A88B5" w:rsidR="00C95EEE" w:rsidRDefault="00C95EEE" w:rsidP="00C95EEE"/>
    <w:p w14:paraId="26DB7FF1" w14:textId="4DC80183" w:rsidR="007F39FC" w:rsidRDefault="007F39FC" w:rsidP="00C95EEE"/>
    <w:p w14:paraId="403A503A" w14:textId="2C1B99A6" w:rsidR="007F39FC" w:rsidRPr="007F39FC" w:rsidRDefault="007F39FC" w:rsidP="007F39FC">
      <w:pPr>
        <w:pStyle w:val="Heading1"/>
        <w:numPr>
          <w:ilvl w:val="0"/>
          <w:numId w:val="44"/>
        </w:numPr>
        <w:spacing w:before="0" w:after="160"/>
        <w:rPr>
          <w:rFonts w:cs="Times New Roman"/>
          <w:b w:val="0"/>
          <w:bCs/>
          <w:sz w:val="22"/>
          <w:szCs w:val="22"/>
        </w:rPr>
      </w:pPr>
      <w:bookmarkStart w:id="14" w:name="section1"/>
      <w:r w:rsidRPr="007F39FC">
        <w:rPr>
          <w:rFonts w:cs="Times New Roman"/>
          <w:bCs/>
          <w:sz w:val="22"/>
          <w:szCs w:val="22"/>
        </w:rPr>
        <w:lastRenderedPageBreak/>
        <w:t>The package in brief</w:t>
      </w:r>
    </w:p>
    <w:bookmarkEnd w:id="14"/>
    <w:p w14:paraId="3667EB2D" w14:textId="5D03E0D7" w:rsidR="004E7C82" w:rsidRDefault="006D053B" w:rsidP="00DD2D3C">
      <w:pPr>
        <w:spacing w:after="120"/>
        <w:jc w:val="both"/>
        <w:rPr>
          <w:rFonts w:ascii="Times New Roman" w:hAnsi="Times New Roman" w:cs="Times New Roman"/>
          <w:sz w:val="20"/>
          <w:szCs w:val="20"/>
        </w:rPr>
      </w:pPr>
      <w:r w:rsidRPr="00591686">
        <w:rPr>
          <w:rFonts w:ascii="Times New Roman" w:hAnsi="Times New Roman" w:cs="Times New Roman"/>
          <w:sz w:val="20"/>
          <w:szCs w:val="20"/>
        </w:rPr>
        <w:t>This package</w:t>
      </w:r>
      <w:r w:rsidR="00A36D7F" w:rsidRPr="00591686">
        <w:rPr>
          <w:rFonts w:ascii="Times New Roman" w:hAnsi="Times New Roman" w:cs="Times New Roman"/>
          <w:sz w:val="20"/>
          <w:szCs w:val="20"/>
        </w:rPr>
        <w:t xml:space="preserve"> implements a maximum likelihood estimation (MLE) inference in order to fit </w:t>
      </w:r>
      <w:proofErr w:type="spellStart"/>
      <w:r w:rsidR="00A36D7F" w:rsidRPr="00591686">
        <w:rPr>
          <w:rFonts w:ascii="Times New Roman" w:hAnsi="Times New Roman" w:cs="Times New Roman"/>
          <w:sz w:val="20"/>
          <w:szCs w:val="20"/>
        </w:rPr>
        <w:t>Langevin</w:t>
      </w:r>
      <w:proofErr w:type="spellEnd"/>
      <w:r w:rsidR="00A36D7F" w:rsidRPr="00591686">
        <w:rPr>
          <w:rFonts w:ascii="Times New Roman" w:hAnsi="Times New Roman" w:cs="Times New Roman"/>
          <w:sz w:val="20"/>
          <w:szCs w:val="20"/>
        </w:rPr>
        <w:t xml:space="preserve"> models to univariate </w:t>
      </w:r>
      <w:r w:rsidR="003D1DE4">
        <w:rPr>
          <w:rFonts w:ascii="Times New Roman" w:hAnsi="Times New Roman" w:cs="Times New Roman"/>
          <w:sz w:val="20"/>
          <w:szCs w:val="20"/>
        </w:rPr>
        <w:t>t</w:t>
      </w:r>
      <w:r w:rsidR="00A36D7F" w:rsidRPr="00591686">
        <w:rPr>
          <w:rFonts w:ascii="Times New Roman" w:hAnsi="Times New Roman" w:cs="Times New Roman"/>
          <w:sz w:val="20"/>
          <w:szCs w:val="20"/>
        </w:rPr>
        <w:t>ime series data.</w:t>
      </w:r>
      <w:r w:rsidR="00EC6984" w:rsidRPr="00591686">
        <w:rPr>
          <w:rFonts w:ascii="Times New Roman" w:hAnsi="Times New Roman" w:cs="Times New Roman"/>
          <w:sz w:val="20"/>
          <w:szCs w:val="20"/>
        </w:rPr>
        <w:t xml:space="preserve"> </w:t>
      </w:r>
      <w:r w:rsidR="00675CE9" w:rsidRPr="00591686">
        <w:rPr>
          <w:rFonts w:ascii="Times New Roman" w:hAnsi="Times New Roman" w:cs="Times New Roman"/>
          <w:sz w:val="20"/>
          <w:szCs w:val="20"/>
        </w:rPr>
        <w:t xml:space="preserve">The process of fitting a stochastic differential equation, including </w:t>
      </w:r>
      <w:proofErr w:type="spellStart"/>
      <w:r w:rsidR="0003342B">
        <w:rPr>
          <w:rFonts w:ascii="Times New Roman" w:hAnsi="Times New Roman" w:cs="Times New Roman"/>
          <w:sz w:val="20"/>
          <w:szCs w:val="20"/>
        </w:rPr>
        <w:t>Langevin</w:t>
      </w:r>
      <w:proofErr w:type="spellEnd"/>
      <w:r w:rsidR="00675CE9" w:rsidRPr="00591686">
        <w:rPr>
          <w:rFonts w:ascii="Times New Roman" w:hAnsi="Times New Roman" w:cs="Times New Roman"/>
          <w:sz w:val="20"/>
          <w:szCs w:val="20"/>
        </w:rPr>
        <w:t xml:space="preserve"> models, to data is commonly referred to as ‘system reconstruction’ in the literature</w:t>
      </w:r>
      <w:r w:rsidR="00EC6984" w:rsidRPr="00591686">
        <w:rPr>
          <w:rFonts w:ascii="Times New Roman" w:eastAsiaTheme="minorEastAsia" w:hAnsi="Times New Roman" w:cs="Times New Roman"/>
          <w:sz w:val="20"/>
          <w:szCs w:val="20"/>
        </w:rPr>
        <w:t xml:space="preserve"> </w:t>
      </w:r>
      <w:r w:rsidR="00EC6984"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&lt;EndNote&gt;&lt;Cite&gt;&lt;Author&gt;Rinn&lt;/Author&gt;&lt;Year&gt;2016&lt;/Year&gt;&lt;RecNum&gt;22&lt;/RecNum&gt;&lt;DisplayText&gt;(Siegert and Friedrich 2001, Rinn et al. 2016)&lt;/DisplayText&gt;&lt;record&gt;&lt;rec-number&gt;22&lt;/rec-number&gt;&lt;foreign-keys&gt;&lt;key app="EN" db-id="sadv2x5z6w0asfefwau5e0ah92xsaz9p5fz9" timestamp="0"&gt;22&lt;/key&gt;&lt;/foreign-keys&gt;&lt;ref-type name="Journal Article"&gt;17&lt;/ref-type&gt;&lt;contributors&gt;&lt;authors&gt;&lt;author&gt;Rinn, Philip&lt;/author&gt;&lt;author&gt;Lind, Pedro G&lt;/author&gt;&lt;author&gt;Wächter, Matthias&lt;/author&gt;&lt;author&gt;Peinke, Joachim %J arXiv preprint arXiv:.02036&lt;/author&gt;&lt;/authors&gt;&lt;/contributors&gt;&lt;titles&gt;&lt;title&gt;The Langevin Approach: An R Package for Modeling Markov Processes&lt;/title&gt;&lt;/titles&gt;&lt;dates&gt;&lt;year&gt;2016&lt;/year&gt;&lt;/dates&gt;&lt;urls&gt;&lt;/urls&gt;&lt;/record&gt;&lt;/Cite&gt;&lt;Cite&gt;&lt;Author&gt;Siegert&lt;/Author&gt;&lt;Year&gt;2001&lt;/Year&gt;&lt;RecNum&gt;24&lt;/RecNum&gt;&lt;record&gt;&lt;rec-number&gt;24&lt;/rec-number&gt;&lt;foreign-keys&gt;&lt;key app="EN" db-id="sadv2x5z6w0asfefwau5e0ah92xsaz9p5fz9" timestamp="0"&gt;24&lt;/key&gt;&lt;/foreign-keys&gt;&lt;ref-type name="Journal Article"&gt;17&lt;/ref-type&gt;&lt;contributors&gt;&lt;authors&gt;&lt;author&gt;Siegert, Silke&lt;/author&gt;&lt;author&gt;Friedrich, Rudolf %J Physical Review E&lt;/author&gt;&lt;/authors&gt;&lt;/contributors&gt;&lt;titles&gt;&lt;title&gt;Modeling of nonlinear Lévy processes by data analysis&lt;/title&gt;&lt;/titles&gt;&lt;pages&gt;041107&lt;/pages&gt;&lt;volume&gt;64&lt;/volume&gt;&lt;number&gt;4&lt;/number&gt;&lt;dates&gt;&lt;year&gt;2001&lt;/year&gt;&lt;/dates&gt;&lt;urls&gt;&lt;/urls&gt;&lt;/record&gt;&lt;/Cite&gt;&lt;/EndNote&gt;</w:instrText>
      </w:r>
      <w:r w:rsidR="00EC6984" w:rsidRPr="00591686">
        <w:rPr>
          <w:rFonts w:ascii="Times New Roman" w:eastAsiaTheme="minorEastAsia" w:hAnsi="Times New Roman" w:cs="Times New Roman"/>
          <w:sz w:val="20"/>
          <w:szCs w:val="20"/>
        </w:rPr>
        <w:fldChar w:fldCharType="separate"/>
      </w:r>
      <w:r w:rsidR="00EC6984" w:rsidRPr="00591686">
        <w:rPr>
          <w:rFonts w:ascii="Times New Roman" w:eastAsiaTheme="minorEastAsia" w:hAnsi="Times New Roman" w:cs="Times New Roman"/>
          <w:noProof/>
          <w:sz w:val="20"/>
          <w:szCs w:val="20"/>
        </w:rPr>
        <w:t>(Siegert and Friedrich 2001, Rinn et al. 2016)</w:t>
      </w:r>
      <w:r w:rsidR="00EC6984" w:rsidRPr="00591686">
        <w:rPr>
          <w:rFonts w:ascii="Times New Roman" w:eastAsiaTheme="minorEastAsia" w:hAnsi="Times New Roman" w:cs="Times New Roman"/>
          <w:sz w:val="20"/>
          <w:szCs w:val="20"/>
        </w:rPr>
        <w:fldChar w:fldCharType="end"/>
      </w:r>
      <w:r w:rsidR="00EC6984" w:rsidRPr="00591686">
        <w:rPr>
          <w:rFonts w:ascii="Times New Roman" w:eastAsiaTheme="minorEastAsia" w:hAnsi="Times New Roman" w:cs="Times New Roman"/>
          <w:sz w:val="20"/>
          <w:szCs w:val="20"/>
        </w:rPr>
        <w:t>.</w:t>
      </w:r>
      <w:r w:rsidR="004E7C82">
        <w:rPr>
          <w:rFonts w:ascii="Times New Roman" w:eastAsiaTheme="minorEastAsia" w:hAnsi="Times New Roman" w:cs="Times New Roman"/>
          <w:sz w:val="20"/>
          <w:szCs w:val="20"/>
        </w:rPr>
        <w:t xml:space="preserve"> Based on the correlational structure of the data, t</w:t>
      </w:r>
      <w:r w:rsidR="00FD39AD">
        <w:rPr>
          <w:rFonts w:ascii="Times New Roman" w:eastAsiaTheme="minorEastAsia" w:hAnsi="Times New Roman" w:cs="Times New Roman"/>
          <w:sz w:val="20"/>
          <w:szCs w:val="20"/>
        </w:rPr>
        <w:t xml:space="preserve">he package </w:t>
      </w:r>
      <w:r w:rsidR="004E7C82">
        <w:rPr>
          <w:rFonts w:ascii="Times New Roman" w:eastAsiaTheme="minorEastAsia" w:hAnsi="Times New Roman" w:cs="Times New Roman"/>
          <w:sz w:val="20"/>
          <w:szCs w:val="20"/>
        </w:rPr>
        <w:t>classifies</w:t>
      </w:r>
      <w:r w:rsidR="00FD39AD">
        <w:rPr>
          <w:rFonts w:ascii="Times New Roman" w:eastAsiaTheme="minorEastAsia" w:hAnsi="Times New Roman" w:cs="Times New Roman"/>
          <w:sz w:val="20"/>
          <w:szCs w:val="20"/>
        </w:rPr>
        <w:t xml:space="preserve"> data</w:t>
      </w:r>
      <w:r w:rsidR="004E7C82">
        <w:rPr>
          <w:rFonts w:ascii="Times New Roman" w:eastAsiaTheme="minorEastAsia" w:hAnsi="Times New Roman" w:cs="Times New Roman"/>
          <w:sz w:val="20"/>
          <w:szCs w:val="20"/>
        </w:rPr>
        <w:t xml:space="preserve">sets </w:t>
      </w:r>
      <w:r w:rsidR="00FD39AD">
        <w:rPr>
          <w:rFonts w:ascii="Times New Roman" w:eastAsiaTheme="minorEastAsia" w:hAnsi="Times New Roman" w:cs="Times New Roman"/>
          <w:sz w:val="20"/>
          <w:szCs w:val="20"/>
        </w:rPr>
        <w:t>into three categories: ‘high-resolution’, ‘low-resolution’, and ‘bad-resolution’</w:t>
      </w:r>
      <w:r w:rsidR="004E7C82">
        <w:rPr>
          <w:rFonts w:ascii="Times New Roman" w:eastAsiaTheme="minorEastAsia" w:hAnsi="Times New Roman" w:cs="Times New Roman"/>
          <w:sz w:val="20"/>
          <w:szCs w:val="20"/>
        </w:rPr>
        <w:t xml:space="preserve">. If data resolution belongs to bad-resolution category, reconstruction is unlikely to be successful, and it is recommended to use a dataset with a higher resolution. </w:t>
      </w:r>
      <w:r w:rsidR="00370A9D">
        <w:rPr>
          <w:rFonts w:ascii="Times New Roman" w:eastAsiaTheme="minorEastAsia" w:hAnsi="Times New Roman" w:cs="Times New Roman"/>
          <w:sz w:val="20"/>
          <w:szCs w:val="20"/>
        </w:rPr>
        <w:t>For high-resolution data</w:t>
      </w:r>
      <w:r w:rsidR="004E7C82">
        <w:rPr>
          <w:rFonts w:ascii="Times New Roman" w:eastAsiaTheme="minorEastAsia" w:hAnsi="Times New Roman" w:cs="Times New Roman"/>
          <w:sz w:val="20"/>
          <w:szCs w:val="20"/>
        </w:rPr>
        <w:t>,</w:t>
      </w:r>
      <w:r w:rsidR="00370A9D">
        <w:rPr>
          <w:rFonts w:ascii="Times New Roman" w:eastAsiaTheme="minorEastAsia" w:hAnsi="Times New Roman" w:cs="Times New Roman"/>
          <w:sz w:val="20"/>
          <w:szCs w:val="20"/>
        </w:rPr>
        <w:t xml:space="preserve"> the Euler inference technique</w:t>
      </w:r>
      <w:r w:rsidR="004E7C82">
        <w:rPr>
          <w:rFonts w:ascii="Times New Roman" w:eastAsiaTheme="minorEastAsia" w:hAnsi="Times New Roman" w:cs="Times New Roman"/>
          <w:sz w:val="20"/>
          <w:szCs w:val="20"/>
        </w:rPr>
        <w:t>,</w:t>
      </w:r>
      <w:r w:rsidR="00370A9D" w:rsidRPr="00591686">
        <w:rPr>
          <w:rFonts w:ascii="Times New Roman" w:hAnsi="Times New Roman" w:cs="Times New Roman"/>
          <w:sz w:val="20"/>
          <w:szCs w:val="20"/>
        </w:rPr>
        <w:t xml:space="preserve"> which we refer to as ‘Euler reconstruction’</w:t>
      </w:r>
      <w:r w:rsidR="004E7C82">
        <w:rPr>
          <w:rFonts w:ascii="Times New Roman" w:hAnsi="Times New Roman" w:cs="Times New Roman"/>
          <w:sz w:val="20"/>
          <w:szCs w:val="20"/>
        </w:rPr>
        <w:t>,</w:t>
      </w:r>
      <w:r w:rsidR="00E86230">
        <w:rPr>
          <w:rFonts w:ascii="Times New Roman" w:hAnsi="Times New Roman" w:cs="Times New Roman"/>
          <w:sz w:val="20"/>
          <w:szCs w:val="20"/>
        </w:rPr>
        <w:t xml:space="preserve"> can be implemented while for low-resolution data a more </w:t>
      </w:r>
      <w:r w:rsidR="004E7C82">
        <w:rPr>
          <w:rFonts w:ascii="Times New Roman" w:hAnsi="Times New Roman" w:cs="Times New Roman"/>
          <w:sz w:val="20"/>
          <w:szCs w:val="20"/>
        </w:rPr>
        <w:t>advanced but computationally more intensive</w:t>
      </w:r>
      <w:r w:rsidR="00E86230">
        <w:rPr>
          <w:rFonts w:ascii="Times New Roman" w:hAnsi="Times New Roman" w:cs="Times New Roman"/>
          <w:sz w:val="20"/>
          <w:szCs w:val="20"/>
        </w:rPr>
        <w:t xml:space="preserve"> inference algorithm</w:t>
      </w:r>
      <w:r w:rsidR="004E7C82">
        <w:rPr>
          <w:rFonts w:ascii="Times New Roman" w:hAnsi="Times New Roman" w:cs="Times New Roman"/>
          <w:sz w:val="20"/>
          <w:szCs w:val="20"/>
        </w:rPr>
        <w:t>,</w:t>
      </w:r>
      <w:r w:rsidR="00E86230">
        <w:rPr>
          <w:rFonts w:ascii="Times New Roman" w:hAnsi="Times New Roman" w:cs="Times New Roman"/>
          <w:sz w:val="20"/>
          <w:szCs w:val="20"/>
        </w:rPr>
        <w:t xml:space="preserve"> which we refer to as ‘</w:t>
      </w:r>
      <w:proofErr w:type="spellStart"/>
      <w:r w:rsidR="00E86230">
        <w:rPr>
          <w:rFonts w:ascii="Times New Roman" w:hAnsi="Times New Roman" w:cs="Times New Roman"/>
          <w:sz w:val="20"/>
          <w:szCs w:val="20"/>
        </w:rPr>
        <w:t>Hermite</w:t>
      </w:r>
      <w:proofErr w:type="spellEnd"/>
      <w:r w:rsidR="00E86230">
        <w:rPr>
          <w:rFonts w:ascii="Times New Roman" w:hAnsi="Times New Roman" w:cs="Times New Roman"/>
          <w:sz w:val="20"/>
          <w:szCs w:val="20"/>
        </w:rPr>
        <w:t>’ reconstruction</w:t>
      </w:r>
      <w:r w:rsidR="004E7C82">
        <w:rPr>
          <w:rFonts w:ascii="Times New Roman" w:hAnsi="Times New Roman" w:cs="Times New Roman"/>
          <w:sz w:val="20"/>
          <w:szCs w:val="20"/>
        </w:rPr>
        <w:t>,</w:t>
      </w:r>
      <w:r w:rsidR="00E86230">
        <w:rPr>
          <w:rFonts w:ascii="Times New Roman" w:hAnsi="Times New Roman" w:cs="Times New Roman"/>
          <w:sz w:val="20"/>
          <w:szCs w:val="20"/>
        </w:rPr>
        <w:t xml:space="preserve"> can </w:t>
      </w:r>
      <w:r w:rsidR="004E7C82">
        <w:rPr>
          <w:rFonts w:ascii="Times New Roman" w:hAnsi="Times New Roman" w:cs="Times New Roman"/>
          <w:sz w:val="20"/>
          <w:szCs w:val="20"/>
        </w:rPr>
        <w:t>is recommended</w:t>
      </w:r>
      <w:r w:rsidR="00370A9D" w:rsidRPr="00591686">
        <w:rPr>
          <w:rFonts w:ascii="Times New Roman" w:hAnsi="Times New Roman" w:cs="Times New Roman"/>
          <w:sz w:val="20"/>
          <w:szCs w:val="20"/>
        </w:rPr>
        <w:t>.</w:t>
      </w:r>
      <w:r w:rsidR="00E86230">
        <w:rPr>
          <w:rFonts w:ascii="Times New Roman" w:hAnsi="Times New Roman" w:cs="Times New Roman"/>
          <w:sz w:val="20"/>
          <w:szCs w:val="20"/>
        </w:rPr>
        <w:t xml:space="preserve"> </w:t>
      </w:r>
      <w:proofErr w:type="spellStart"/>
      <w:r w:rsidR="008D29AA">
        <w:rPr>
          <w:rFonts w:ascii="Times New Roman" w:hAnsi="Times New Roman" w:cs="Times New Roman"/>
          <w:sz w:val="20"/>
          <w:szCs w:val="20"/>
        </w:rPr>
        <w:t>Hermite</w:t>
      </w:r>
      <w:proofErr w:type="spellEnd"/>
      <w:r w:rsidR="008D29AA">
        <w:rPr>
          <w:rFonts w:ascii="Times New Roman" w:hAnsi="Times New Roman" w:cs="Times New Roman"/>
          <w:sz w:val="20"/>
          <w:szCs w:val="20"/>
        </w:rPr>
        <w:t xml:space="preserve"> reconstruction is</w:t>
      </w:r>
      <w:r w:rsidR="008D29AA" w:rsidRPr="00591686">
        <w:rPr>
          <w:rFonts w:ascii="Times New Roman" w:eastAsiaTheme="minorEastAsia" w:hAnsi="Times New Roman" w:cs="Times New Roman"/>
          <w:sz w:val="20"/>
          <w:szCs w:val="20"/>
        </w:rPr>
        <w:t xml:space="preserve"> based on a refinement </w:t>
      </w:r>
      <w:r w:rsidR="008D29AA" w:rsidRPr="00591686">
        <w:rPr>
          <w:rFonts w:ascii="Times New Roman" w:eastAsiaTheme="minorEastAsia" w:hAnsi="Times New Roman" w:cs="Times New Roman"/>
          <w:sz w:val="20"/>
          <w:szCs w:val="20"/>
        </w:rPr>
        <w:fldChar w:fldCharType="begin"/>
      </w:r>
      <w:r w:rsidR="008D29AA">
        <w:rPr>
          <w:rFonts w:ascii="Times New Roman" w:eastAsiaTheme="minorEastAsia" w:hAnsi="Times New Roman" w:cs="Times New Roman"/>
          <w:sz w:val="20"/>
          <w:szCs w:val="20"/>
        </w:rPr>
        <w:instrText xml:space="preserve"> ADDIN EN.CITE &lt;EndNote&gt;&lt;Cite&gt;&lt;Author&gt;Bakshi&lt;/Author&gt;&lt;Year&gt;2005&lt;/Year&gt;&lt;RecNum&gt;54&lt;/RecNum&gt;&lt;DisplayText&gt;(Bakshi and Ju 2005)&lt;/DisplayText&gt;&lt;record&gt;&lt;rec-number&gt;54&lt;/rec-number&gt;&lt;foreign-keys&gt;&lt;key app="EN" db-id="sadv2x5z6w0asfefwau5e0ah92xsaz9p5fz9" timestamp="0"&gt;54&lt;/key&gt;&lt;/foreign-keys&gt;&lt;ref-type name="Journal Article"&gt;17&lt;/ref-type&gt;&lt;contributors&gt;&lt;authors&gt;&lt;author&gt;Bakshi, Gurdip&lt;/author&gt;&lt;author&gt;Ju, Nengjiu %J The Journal of Business&lt;/author&gt;&lt;/authors&gt;&lt;/contributors&gt;&lt;titles&gt;&lt;title&gt;A Refinement to Aït‐Sahalia&amp;apos;s (2002)“Maximum Likelihood Estimation of Discretely Sampled Diffusions: A Closed‐Form Approximation Approach”&lt;/title&gt;&lt;/titles&gt;&lt;pages&gt;2037-2052&lt;/pages&gt;&lt;volume&gt;78&lt;/volume&gt;&lt;number&gt;5&lt;/number&gt;&lt;dates&gt;&lt;year&gt;2005&lt;/year&gt;&lt;/dates&gt;&lt;isbn&gt;0021-9398&lt;/isbn&gt;&lt;urls&gt;&lt;/urls&gt;&lt;/record&gt;&lt;/Cite&gt;&lt;/EndNote&gt;</w:instrText>
      </w:r>
      <w:r w:rsidR="008D29AA" w:rsidRPr="00591686">
        <w:rPr>
          <w:rFonts w:ascii="Times New Roman" w:eastAsiaTheme="minorEastAsia" w:hAnsi="Times New Roman" w:cs="Times New Roman"/>
          <w:sz w:val="20"/>
          <w:szCs w:val="20"/>
        </w:rPr>
        <w:fldChar w:fldCharType="separate"/>
      </w:r>
      <w:r w:rsidR="008D29AA" w:rsidRPr="00591686">
        <w:rPr>
          <w:rFonts w:ascii="Times New Roman" w:eastAsiaTheme="minorEastAsia" w:hAnsi="Times New Roman" w:cs="Times New Roman"/>
          <w:noProof/>
          <w:sz w:val="20"/>
          <w:szCs w:val="20"/>
        </w:rPr>
        <w:t>(Bakshi and Ju 2005)</w:t>
      </w:r>
      <w:r w:rsidR="008D29AA" w:rsidRPr="00591686">
        <w:rPr>
          <w:rFonts w:ascii="Times New Roman" w:eastAsiaTheme="minorEastAsia" w:hAnsi="Times New Roman" w:cs="Times New Roman"/>
          <w:sz w:val="20"/>
          <w:szCs w:val="20"/>
        </w:rPr>
        <w:fldChar w:fldCharType="end"/>
      </w:r>
      <w:r w:rsidR="008D29AA" w:rsidRPr="00591686">
        <w:rPr>
          <w:rFonts w:ascii="Times New Roman" w:eastAsiaTheme="minorEastAsia" w:hAnsi="Times New Roman" w:cs="Times New Roman"/>
          <w:sz w:val="20"/>
          <w:szCs w:val="20"/>
        </w:rPr>
        <w:t xml:space="preserve"> to a reconstruction approach developed by </w:t>
      </w:r>
      <w:proofErr w:type="spellStart"/>
      <w:r w:rsidR="008D29AA" w:rsidRPr="00591686">
        <w:rPr>
          <w:rFonts w:ascii="Times New Roman" w:hAnsi="Times New Roman" w:cs="Times New Roman"/>
          <w:sz w:val="20"/>
          <w:szCs w:val="20"/>
        </w:rPr>
        <w:t>A</w:t>
      </w:r>
      <w:r w:rsidR="008D29AA" w:rsidRPr="00591686">
        <w:rPr>
          <w:rFonts w:ascii="Times New Roman" w:hAnsi="Times New Roman" w:cs="Times New Roman"/>
          <w:color w:val="222222"/>
          <w:spacing w:val="2"/>
          <w:sz w:val="20"/>
          <w:szCs w:val="20"/>
          <w:shd w:val="clear" w:color="auto" w:fill="FCFCFC"/>
        </w:rPr>
        <w:t>ï</w:t>
      </w:r>
      <w:r w:rsidR="008D29AA" w:rsidRPr="00591686">
        <w:rPr>
          <w:rFonts w:ascii="Times New Roman" w:hAnsi="Times New Roman" w:cs="Times New Roman"/>
          <w:sz w:val="20"/>
          <w:szCs w:val="20"/>
        </w:rPr>
        <w:t>t-Sahalia</w:t>
      </w:r>
      <w:proofErr w:type="spellEnd"/>
      <w:r w:rsidR="008D29AA" w:rsidRPr="00591686">
        <w:rPr>
          <w:rFonts w:ascii="Times New Roman" w:hAnsi="Times New Roman" w:cs="Times New Roman"/>
          <w:sz w:val="20"/>
          <w:szCs w:val="20"/>
        </w:rPr>
        <w:t xml:space="preserve"> </w:t>
      </w:r>
      <w:r w:rsidR="008D29AA" w:rsidRPr="00591686">
        <w:rPr>
          <w:rFonts w:ascii="Times New Roman" w:hAnsi="Times New Roman" w:cs="Times New Roman"/>
          <w:sz w:val="20"/>
          <w:szCs w:val="20"/>
        </w:rPr>
        <w:fldChar w:fldCharType="begin"/>
      </w:r>
      <w:r w:rsidR="008D29AA">
        <w:rPr>
          <w:rFonts w:ascii="Times New Roman" w:hAnsi="Times New Roman" w:cs="Times New Roman"/>
          <w:sz w:val="20"/>
          <w:szCs w:val="20"/>
        </w:rPr>
        <w:instrText xml:space="preserve"> ADDIN EN.CITE &lt;EndNote&gt;&lt;Cite&gt;&lt;Author&gt;Aït‐Sahalia&lt;/Author&gt;&lt;Year&gt;2002&lt;/Year&gt;&lt;RecNum&gt;53&lt;/RecNum&gt;&lt;DisplayText&gt;(Aït‐Sahalia 2002)&lt;/DisplayText&gt;&lt;record&gt;&lt;rec-number&gt;53&lt;/rec-number&gt;&lt;foreign-keys&gt;&lt;key app="EN" db-id="sadv2x5z6w0asfefwau5e0ah92xsaz9p5fz9" timestamp="0"&gt;53&lt;/key&gt;&lt;/foreign-keys&gt;&lt;ref-type name="Journal Article"&gt;17&lt;/ref-type&gt;&lt;contributors&gt;&lt;authors&gt;&lt;author&gt;Aït‐Sahalia, Yacine %J Econometrica&lt;/author&gt;&lt;/authors&gt;&lt;/contributors&gt;&lt;titles&gt;&lt;title&gt;Maximum likelihood estimation of discretely sampled diffusions: a closed‐form approximation approach&lt;/title&gt;&lt;/titles&gt;&lt;pages&gt;223-262&lt;/pages&gt;&lt;volume&gt;70&lt;/volume&gt;&lt;number&gt;1&lt;/number&gt;&lt;dates&gt;&lt;year&gt;2002&lt;/year&gt;&lt;/dates&gt;&lt;isbn&gt;0012-9682&lt;/isbn&gt;&lt;urls&gt;&lt;/urls&gt;&lt;/record&gt;&lt;/Cite&gt;&lt;/EndNote&gt;</w:instrText>
      </w:r>
      <w:r w:rsidR="008D29AA" w:rsidRPr="00591686">
        <w:rPr>
          <w:rFonts w:ascii="Times New Roman" w:hAnsi="Times New Roman" w:cs="Times New Roman"/>
          <w:sz w:val="20"/>
          <w:szCs w:val="20"/>
        </w:rPr>
        <w:fldChar w:fldCharType="separate"/>
      </w:r>
      <w:r w:rsidR="008D29AA" w:rsidRPr="00591686">
        <w:rPr>
          <w:rFonts w:ascii="Times New Roman" w:hAnsi="Times New Roman" w:cs="Times New Roman"/>
          <w:noProof/>
          <w:sz w:val="20"/>
          <w:szCs w:val="20"/>
        </w:rPr>
        <w:t>(Aït‐Sahalia 2002)</w:t>
      </w:r>
      <w:r w:rsidR="008D29AA" w:rsidRPr="00591686">
        <w:rPr>
          <w:rFonts w:ascii="Times New Roman" w:hAnsi="Times New Roman" w:cs="Times New Roman"/>
          <w:sz w:val="20"/>
          <w:szCs w:val="20"/>
        </w:rPr>
        <w:fldChar w:fldCharType="end"/>
      </w:r>
      <w:r w:rsidR="008D29AA" w:rsidRPr="00591686">
        <w:rPr>
          <w:rFonts w:ascii="Times New Roman" w:hAnsi="Times New Roman" w:cs="Times New Roman"/>
          <w:sz w:val="20"/>
          <w:szCs w:val="20"/>
        </w:rPr>
        <w:t>.</w:t>
      </w:r>
      <w:r w:rsidR="008D29AA">
        <w:rPr>
          <w:rFonts w:ascii="Times New Roman" w:hAnsi="Times New Roman" w:cs="Times New Roman"/>
          <w:sz w:val="20"/>
          <w:szCs w:val="20"/>
        </w:rPr>
        <w:t xml:space="preserve"> For real datasets</w:t>
      </w:r>
      <w:r w:rsidR="004E7C82">
        <w:rPr>
          <w:rFonts w:ascii="Times New Roman" w:hAnsi="Times New Roman" w:cs="Times New Roman"/>
          <w:sz w:val="20"/>
          <w:szCs w:val="20"/>
        </w:rPr>
        <w:t>,</w:t>
      </w:r>
      <w:r w:rsidR="008D29AA">
        <w:rPr>
          <w:rFonts w:ascii="Times New Roman" w:hAnsi="Times New Roman" w:cs="Times New Roman"/>
          <w:sz w:val="20"/>
          <w:szCs w:val="20"/>
        </w:rPr>
        <w:t xml:space="preserve"> it is recommended to follow </w:t>
      </w:r>
      <w:proofErr w:type="spellStart"/>
      <w:r w:rsidR="008D29AA">
        <w:rPr>
          <w:rFonts w:ascii="Times New Roman" w:hAnsi="Times New Roman" w:cs="Times New Roman"/>
          <w:sz w:val="20"/>
          <w:szCs w:val="20"/>
        </w:rPr>
        <w:t>Hermite</w:t>
      </w:r>
      <w:proofErr w:type="spellEnd"/>
      <w:r w:rsidR="008D29AA">
        <w:rPr>
          <w:rFonts w:ascii="Times New Roman" w:hAnsi="Times New Roman" w:cs="Times New Roman"/>
          <w:sz w:val="20"/>
          <w:szCs w:val="20"/>
        </w:rPr>
        <w:t xml:space="preserve"> reconstruction</w:t>
      </w:r>
      <w:r w:rsidR="0096458D">
        <w:rPr>
          <w:rFonts w:ascii="Times New Roman" w:hAnsi="Times New Roman" w:cs="Times New Roman"/>
          <w:sz w:val="20"/>
          <w:szCs w:val="20"/>
        </w:rPr>
        <w:t>,</w:t>
      </w:r>
      <w:r w:rsidR="008D29AA">
        <w:rPr>
          <w:rFonts w:ascii="Times New Roman" w:hAnsi="Times New Roman" w:cs="Times New Roman"/>
          <w:sz w:val="20"/>
          <w:szCs w:val="20"/>
        </w:rPr>
        <w:t xml:space="preserve"> even </w:t>
      </w:r>
      <w:r w:rsidR="0096458D">
        <w:rPr>
          <w:rFonts w:ascii="Times New Roman" w:hAnsi="Times New Roman" w:cs="Times New Roman"/>
          <w:sz w:val="20"/>
          <w:szCs w:val="20"/>
        </w:rPr>
        <w:t xml:space="preserve">for </w:t>
      </w:r>
      <w:r w:rsidR="008D29AA">
        <w:rPr>
          <w:rFonts w:ascii="Times New Roman" w:hAnsi="Times New Roman" w:cs="Times New Roman"/>
          <w:sz w:val="20"/>
          <w:szCs w:val="20"/>
        </w:rPr>
        <w:t>high</w:t>
      </w:r>
      <w:r w:rsidR="0096458D">
        <w:rPr>
          <w:rFonts w:ascii="Times New Roman" w:hAnsi="Times New Roman" w:cs="Times New Roman"/>
          <w:sz w:val="20"/>
          <w:szCs w:val="20"/>
        </w:rPr>
        <w:t>-resolution data, unless</w:t>
      </w:r>
      <w:r w:rsidR="008D29AA">
        <w:rPr>
          <w:rFonts w:ascii="Times New Roman" w:hAnsi="Times New Roman" w:cs="Times New Roman"/>
          <w:sz w:val="20"/>
          <w:szCs w:val="20"/>
        </w:rPr>
        <w:t xml:space="preserve"> if the data resolution is exceptionally high. </w:t>
      </w:r>
    </w:p>
    <w:p w14:paraId="5FAA0F4A" w14:textId="049B5A8E" w:rsidR="0096458D" w:rsidRDefault="005D7F77" w:rsidP="00DD2D3C">
      <w:pPr>
        <w:spacing w:after="120"/>
        <w:jc w:val="both"/>
        <w:rPr>
          <w:rFonts w:ascii="Times New Roman" w:hAnsi="Times New Roman" w:cs="Times New Roman"/>
          <w:sz w:val="20"/>
          <w:szCs w:val="20"/>
        </w:rPr>
      </w:pPr>
      <w:r w:rsidRPr="00591686">
        <w:rPr>
          <w:rFonts w:ascii="Times New Roman" w:hAnsi="Times New Roman" w:cs="Times New Roman"/>
          <w:sz w:val="20"/>
          <w:szCs w:val="20"/>
        </w:rPr>
        <w:t>The</w:t>
      </w:r>
      <w:r w:rsidR="00185A2C">
        <w:rPr>
          <w:rFonts w:ascii="Times New Roman" w:hAnsi="Times New Roman" w:cs="Times New Roman"/>
          <w:sz w:val="20"/>
          <w:szCs w:val="20"/>
        </w:rPr>
        <w:t xml:space="preserve"> package supports</w:t>
      </w:r>
      <w:r w:rsidR="0096458D">
        <w:rPr>
          <w:rFonts w:ascii="Times New Roman" w:hAnsi="Times New Roman" w:cs="Times New Roman"/>
          <w:sz w:val="20"/>
          <w:szCs w:val="20"/>
        </w:rPr>
        <w:t xml:space="preserve"> two </w:t>
      </w:r>
      <w:r w:rsidRPr="00591686">
        <w:rPr>
          <w:rFonts w:ascii="Times New Roman" w:hAnsi="Times New Roman" w:cs="Times New Roman"/>
          <w:sz w:val="20"/>
          <w:szCs w:val="20"/>
        </w:rPr>
        <w:t>different modeling strategies</w:t>
      </w:r>
      <w:r w:rsidR="0096458D">
        <w:rPr>
          <w:rFonts w:ascii="Times New Roman" w:hAnsi="Times New Roman" w:cs="Times New Roman"/>
          <w:sz w:val="20"/>
          <w:szCs w:val="20"/>
        </w:rPr>
        <w:t>: ‘</w:t>
      </w:r>
      <w:r w:rsidRPr="00591686">
        <w:rPr>
          <w:rFonts w:ascii="Times New Roman" w:hAnsi="Times New Roman" w:cs="Times New Roman"/>
          <w:sz w:val="20"/>
          <w:szCs w:val="20"/>
        </w:rPr>
        <w:t>parametric models</w:t>
      </w:r>
      <w:r w:rsidR="0096458D">
        <w:rPr>
          <w:rFonts w:ascii="Times New Roman" w:hAnsi="Times New Roman" w:cs="Times New Roman"/>
          <w:sz w:val="20"/>
          <w:szCs w:val="20"/>
        </w:rPr>
        <w:t>’</w:t>
      </w:r>
      <w:r w:rsidRPr="00591686">
        <w:rPr>
          <w:rFonts w:ascii="Times New Roman" w:hAnsi="Times New Roman" w:cs="Times New Roman"/>
          <w:sz w:val="20"/>
          <w:szCs w:val="20"/>
        </w:rPr>
        <w:t xml:space="preserve"> and </w:t>
      </w:r>
      <w:r w:rsidR="0096458D">
        <w:rPr>
          <w:rFonts w:ascii="Times New Roman" w:hAnsi="Times New Roman" w:cs="Times New Roman"/>
          <w:sz w:val="20"/>
          <w:szCs w:val="20"/>
        </w:rPr>
        <w:t>‘</w:t>
      </w:r>
      <w:r w:rsidRPr="00591686">
        <w:rPr>
          <w:rFonts w:ascii="Times New Roman" w:hAnsi="Times New Roman" w:cs="Times New Roman"/>
          <w:sz w:val="20"/>
          <w:szCs w:val="20"/>
        </w:rPr>
        <w:t>spline models</w:t>
      </w:r>
      <w:r w:rsidR="0096458D">
        <w:rPr>
          <w:rFonts w:ascii="Times New Roman" w:hAnsi="Times New Roman" w:cs="Times New Roman"/>
          <w:sz w:val="20"/>
          <w:szCs w:val="20"/>
        </w:rPr>
        <w:t xml:space="preserve">’ (simply put a spline function is constructed by joining piecewise polynomials smoothly to form a flexible and complex functional form). </w:t>
      </w:r>
      <w:r w:rsidRPr="00591686">
        <w:rPr>
          <w:rFonts w:ascii="Times New Roman" w:hAnsi="Times New Roman" w:cs="Times New Roman"/>
          <w:sz w:val="20"/>
          <w:szCs w:val="20"/>
        </w:rPr>
        <w:t xml:space="preserve">Spline modeling, </w:t>
      </w:r>
      <w:r w:rsidR="00450792" w:rsidRPr="00591686">
        <w:rPr>
          <w:rFonts w:ascii="Times New Roman" w:hAnsi="Times New Roman" w:cs="Times New Roman"/>
          <w:sz w:val="20"/>
          <w:szCs w:val="20"/>
        </w:rPr>
        <w:t>offers a</w:t>
      </w:r>
      <w:r w:rsidR="0096458D">
        <w:rPr>
          <w:rFonts w:ascii="Times New Roman" w:hAnsi="Times New Roman" w:cs="Times New Roman"/>
          <w:sz w:val="20"/>
          <w:szCs w:val="20"/>
        </w:rPr>
        <w:t xml:space="preserve"> particularly</w:t>
      </w:r>
      <w:r w:rsidR="00450792" w:rsidRPr="00591686">
        <w:rPr>
          <w:rFonts w:ascii="Times New Roman" w:hAnsi="Times New Roman" w:cs="Times New Roman"/>
          <w:sz w:val="20"/>
          <w:szCs w:val="20"/>
        </w:rPr>
        <w:t xml:space="preserve"> appealing </w:t>
      </w:r>
      <w:r w:rsidRPr="00591686">
        <w:rPr>
          <w:rFonts w:ascii="Times New Roman" w:hAnsi="Times New Roman" w:cs="Times New Roman"/>
          <w:sz w:val="20"/>
          <w:szCs w:val="20"/>
        </w:rPr>
        <w:t>framework</w:t>
      </w:r>
      <w:r w:rsidR="0096458D">
        <w:rPr>
          <w:rFonts w:ascii="Times New Roman" w:hAnsi="Times New Roman" w:cs="Times New Roman"/>
          <w:sz w:val="20"/>
          <w:szCs w:val="20"/>
        </w:rPr>
        <w:t xml:space="preserve"> when the appropriate functional form of the underlying system is not straightforward to speculate. </w:t>
      </w:r>
      <w:r w:rsidR="00157F1E">
        <w:rPr>
          <w:rFonts w:ascii="Times New Roman" w:hAnsi="Times New Roman" w:cs="Times New Roman"/>
          <w:sz w:val="20"/>
          <w:szCs w:val="20"/>
        </w:rPr>
        <w:t>Splines offer a flexible structure that can capture nonlinearities</w:t>
      </w:r>
      <w:r w:rsidR="00741248">
        <w:rPr>
          <w:rFonts w:ascii="Times New Roman" w:hAnsi="Times New Roman" w:cs="Times New Roman"/>
          <w:sz w:val="20"/>
          <w:szCs w:val="20"/>
        </w:rPr>
        <w:t xml:space="preserve"> </w:t>
      </w:r>
      <w:r w:rsidR="00741248" w:rsidRPr="00591686">
        <w:rPr>
          <w:rFonts w:ascii="Times New Roman" w:hAnsi="Times New Roman" w:cs="Times New Roman"/>
          <w:sz w:val="20"/>
          <w:szCs w:val="20"/>
        </w:rPr>
        <w:t>inherent in the data-generating system</w:t>
      </w:r>
      <w:r w:rsidR="00741248">
        <w:rPr>
          <w:rFonts w:ascii="Times New Roman" w:hAnsi="Times New Roman" w:cs="Times New Roman"/>
          <w:sz w:val="20"/>
          <w:szCs w:val="20"/>
        </w:rPr>
        <w:t xml:space="preserve">. </w:t>
      </w:r>
      <w:r w:rsidR="002756C1" w:rsidRPr="00591686">
        <w:rPr>
          <w:rFonts w:ascii="Times New Roman" w:hAnsi="Times New Roman" w:cs="Times New Roman"/>
          <w:sz w:val="20"/>
          <w:szCs w:val="20"/>
        </w:rPr>
        <w:t>Furthermore, since splines are linear functions in terms of model parameters, their use often leads to faster and more accurate results.</w:t>
      </w:r>
      <w:r w:rsidR="002756C1">
        <w:rPr>
          <w:rFonts w:ascii="Times New Roman" w:hAnsi="Times New Roman" w:cs="Times New Roman"/>
          <w:sz w:val="20"/>
          <w:szCs w:val="20"/>
        </w:rPr>
        <w:t xml:space="preserve"> </w:t>
      </w:r>
    </w:p>
    <w:p w14:paraId="4068DEF5" w14:textId="5CB716D8" w:rsidR="002756C1" w:rsidRDefault="00051914" w:rsidP="002756C1">
      <w:pPr>
        <w:spacing w:after="120"/>
        <w:jc w:val="both"/>
        <w:rPr>
          <w:rFonts w:ascii="Times New Roman" w:eastAsiaTheme="minorEastAsia" w:hAnsi="Times New Roman" w:cs="Times New Roman"/>
          <w:sz w:val="20"/>
          <w:szCs w:val="20"/>
        </w:rPr>
      </w:pPr>
      <w:r w:rsidRPr="00591686">
        <w:rPr>
          <w:rFonts w:ascii="Times New Roman" w:hAnsi="Times New Roman" w:cs="Times New Roman"/>
          <w:sz w:val="20"/>
          <w:szCs w:val="20"/>
        </w:rPr>
        <w:t xml:space="preserve">The </w:t>
      </w:r>
      <w:r w:rsidR="002756C1">
        <w:rPr>
          <w:rFonts w:ascii="Times New Roman" w:hAnsi="Times New Roman" w:cs="Times New Roman"/>
          <w:sz w:val="20"/>
          <w:szCs w:val="20"/>
        </w:rPr>
        <w:t>can support</w:t>
      </w:r>
      <w:r w:rsidRPr="00591686">
        <w:rPr>
          <w:rFonts w:ascii="Times New Roman" w:hAnsi="Times New Roman" w:cs="Times New Roman"/>
          <w:sz w:val="20"/>
          <w:szCs w:val="20"/>
        </w:rPr>
        <w:t xml:space="preserve"> both </w:t>
      </w:r>
      <w:r w:rsidR="00FF704F" w:rsidRPr="00591686">
        <w:rPr>
          <w:rFonts w:ascii="Times New Roman" w:hAnsi="Times New Roman" w:cs="Times New Roman"/>
          <w:sz w:val="20"/>
          <w:szCs w:val="20"/>
        </w:rPr>
        <w:t>‘</w:t>
      </w:r>
      <w:r w:rsidRPr="00591686">
        <w:rPr>
          <w:rFonts w:ascii="Times New Roman" w:hAnsi="Times New Roman" w:cs="Times New Roman"/>
          <w:sz w:val="20"/>
          <w:szCs w:val="20"/>
        </w:rPr>
        <w:t>typical</w:t>
      </w:r>
      <w:r w:rsidR="00FF704F" w:rsidRPr="00591686">
        <w:rPr>
          <w:rFonts w:ascii="Times New Roman" w:hAnsi="Times New Roman" w:cs="Times New Roman"/>
          <w:sz w:val="20"/>
          <w:szCs w:val="20"/>
        </w:rPr>
        <w:t>’</w:t>
      </w:r>
      <w:r w:rsidR="002756C1">
        <w:rPr>
          <w:rFonts w:ascii="Times New Roman" w:hAnsi="Times New Roman" w:cs="Times New Roman"/>
          <w:sz w:val="20"/>
          <w:szCs w:val="20"/>
        </w:rPr>
        <w:t xml:space="preserve"> datasets</w:t>
      </w:r>
      <w:r w:rsidRPr="00591686">
        <w:rPr>
          <w:rFonts w:ascii="Times New Roman" w:hAnsi="Times New Roman" w:cs="Times New Roman"/>
          <w:sz w:val="20"/>
          <w:szCs w:val="20"/>
        </w:rPr>
        <w:t xml:space="preserve"> (</w:t>
      </w:r>
      <w:r w:rsidR="002756C1">
        <w:rPr>
          <w:rFonts w:ascii="Times New Roman" w:hAnsi="Times New Roman" w:cs="Times New Roman"/>
          <w:sz w:val="20"/>
          <w:szCs w:val="20"/>
        </w:rPr>
        <w:t xml:space="preserve">a </w:t>
      </w:r>
      <w:r w:rsidRPr="00591686">
        <w:rPr>
          <w:rFonts w:ascii="Times New Roman" w:hAnsi="Times New Roman" w:cs="Times New Roman"/>
          <w:sz w:val="20"/>
          <w:szCs w:val="20"/>
        </w:rPr>
        <w:t xml:space="preserve">single time series) and </w:t>
      </w:r>
      <w:r w:rsidR="00FF704F" w:rsidRPr="00591686">
        <w:rPr>
          <w:rFonts w:ascii="Times New Roman" w:hAnsi="Times New Roman" w:cs="Times New Roman"/>
          <w:sz w:val="20"/>
          <w:szCs w:val="20"/>
        </w:rPr>
        <w:t>‘</w:t>
      </w:r>
      <w:r w:rsidRPr="00591686">
        <w:rPr>
          <w:rFonts w:ascii="Times New Roman" w:hAnsi="Times New Roman" w:cs="Times New Roman"/>
          <w:sz w:val="20"/>
          <w:szCs w:val="20"/>
        </w:rPr>
        <w:t>replicate</w:t>
      </w:r>
      <w:r w:rsidR="00FF704F" w:rsidRPr="00591686">
        <w:rPr>
          <w:rFonts w:ascii="Times New Roman" w:hAnsi="Times New Roman" w:cs="Times New Roman"/>
          <w:sz w:val="20"/>
          <w:szCs w:val="20"/>
        </w:rPr>
        <w:t>’</w:t>
      </w:r>
      <w:r w:rsidR="002756C1">
        <w:rPr>
          <w:rFonts w:ascii="Times New Roman" w:hAnsi="Times New Roman" w:cs="Times New Roman"/>
          <w:sz w:val="20"/>
          <w:szCs w:val="20"/>
        </w:rPr>
        <w:t xml:space="preserve"> datasets</w:t>
      </w:r>
      <w:r w:rsidRPr="00591686">
        <w:rPr>
          <w:rFonts w:ascii="Times New Roman" w:hAnsi="Times New Roman" w:cs="Times New Roman"/>
          <w:sz w:val="20"/>
          <w:szCs w:val="20"/>
        </w:rPr>
        <w:t xml:space="preserve"> (</w:t>
      </w:r>
      <w:r w:rsidR="002756C1">
        <w:rPr>
          <w:rFonts w:ascii="Times New Roman" w:hAnsi="Times New Roman" w:cs="Times New Roman"/>
          <w:sz w:val="20"/>
          <w:szCs w:val="20"/>
        </w:rPr>
        <w:t>multiple</w:t>
      </w:r>
      <w:r w:rsidRPr="00591686">
        <w:rPr>
          <w:rFonts w:ascii="Times New Roman" w:hAnsi="Times New Roman" w:cs="Times New Roman"/>
          <w:sz w:val="20"/>
          <w:szCs w:val="20"/>
        </w:rPr>
        <w:t xml:space="preserve"> time series</w:t>
      </w:r>
      <w:r w:rsidR="00235F4C" w:rsidRPr="00591686">
        <w:rPr>
          <w:rFonts w:ascii="Times New Roman" w:hAnsi="Times New Roman" w:cs="Times New Roman"/>
          <w:sz w:val="20"/>
          <w:szCs w:val="20"/>
        </w:rPr>
        <w:t xml:space="preserve"> all believed to belong to the same data-generating system</w:t>
      </w:r>
      <w:r w:rsidRPr="00591686">
        <w:rPr>
          <w:rFonts w:ascii="Times New Roman" w:hAnsi="Times New Roman" w:cs="Times New Roman"/>
          <w:sz w:val="20"/>
          <w:szCs w:val="20"/>
        </w:rPr>
        <w:t xml:space="preserve">). </w:t>
      </w:r>
      <w:r w:rsidR="00235F4C" w:rsidRPr="00591686">
        <w:rPr>
          <w:rFonts w:ascii="Times New Roman" w:eastAsiaTheme="minorEastAsia" w:hAnsi="Times New Roman" w:cs="Times New Roman"/>
          <w:sz w:val="20"/>
          <w:szCs w:val="20"/>
        </w:rPr>
        <w:t>Additionally</w:t>
      </w:r>
      <w:r w:rsidRPr="00591686">
        <w:rPr>
          <w:rFonts w:ascii="Times New Roman" w:eastAsiaTheme="minorEastAsia" w:hAnsi="Times New Roman" w:cs="Times New Roman"/>
          <w:sz w:val="20"/>
          <w:szCs w:val="20"/>
        </w:rPr>
        <w:t xml:space="preserve">, the package can analyze a </w:t>
      </w:r>
      <w:r w:rsidR="002756C1">
        <w:rPr>
          <w:rFonts w:ascii="Times New Roman" w:eastAsiaTheme="minorEastAsia" w:hAnsi="Times New Roman" w:cs="Times New Roman"/>
          <w:sz w:val="20"/>
          <w:szCs w:val="20"/>
        </w:rPr>
        <w:t>well-mixed fraction</w:t>
      </w:r>
      <w:r w:rsidRPr="00591686">
        <w:rPr>
          <w:rFonts w:ascii="Times New Roman" w:eastAsiaTheme="minorEastAsia" w:hAnsi="Times New Roman" w:cs="Times New Roman"/>
          <w:sz w:val="20"/>
          <w:szCs w:val="20"/>
        </w:rPr>
        <w:t xml:space="preserve"> of an extremely </w:t>
      </w:r>
      <w:r w:rsidR="00235F4C" w:rsidRPr="00591686">
        <w:rPr>
          <w:rFonts w:ascii="Times New Roman" w:eastAsiaTheme="minorEastAsia" w:hAnsi="Times New Roman" w:cs="Times New Roman"/>
          <w:sz w:val="20"/>
          <w:szCs w:val="20"/>
        </w:rPr>
        <w:t>large</w:t>
      </w:r>
      <w:r w:rsidRPr="00591686">
        <w:rPr>
          <w:rFonts w:ascii="Times New Roman" w:eastAsiaTheme="minorEastAsia" w:hAnsi="Times New Roman" w:cs="Times New Roman"/>
          <w:sz w:val="20"/>
          <w:szCs w:val="20"/>
        </w:rPr>
        <w:t xml:space="preserve"> typical or replicate dataset sampled randomly across the entire data.</w:t>
      </w:r>
      <w:r w:rsidR="002756C1">
        <w:rPr>
          <w:rFonts w:ascii="Times New Roman" w:eastAsiaTheme="minorEastAsia" w:hAnsi="Times New Roman" w:cs="Times New Roman"/>
          <w:sz w:val="20"/>
          <w:szCs w:val="20"/>
        </w:rPr>
        <w:t xml:space="preserve"> The package can also reconstruct datasets consisting </w:t>
      </w:r>
      <w:r w:rsidR="002756C1" w:rsidRPr="00591686">
        <w:rPr>
          <w:rFonts w:ascii="Times New Roman" w:eastAsiaTheme="minorEastAsia" w:hAnsi="Times New Roman" w:cs="Times New Roman"/>
          <w:sz w:val="20"/>
          <w:szCs w:val="20"/>
        </w:rPr>
        <w:t>missing values</w:t>
      </w:r>
      <w:r w:rsidR="002756C1">
        <w:rPr>
          <w:rFonts w:ascii="Times New Roman" w:eastAsiaTheme="minorEastAsia" w:hAnsi="Times New Roman" w:cs="Times New Roman"/>
          <w:sz w:val="20"/>
          <w:szCs w:val="20"/>
        </w:rPr>
        <w:t xml:space="preserve">. Once model parameters are estimated, the package can assess the corresponding uncertainty of the estimated parameters. </w:t>
      </w:r>
      <w:r w:rsidR="004C55D8" w:rsidRPr="00591686">
        <w:rPr>
          <w:rFonts w:ascii="Times New Roman" w:eastAsiaTheme="minorEastAsia" w:hAnsi="Times New Roman" w:cs="Times New Roman"/>
          <w:sz w:val="20"/>
          <w:szCs w:val="20"/>
        </w:rPr>
        <w:t xml:space="preserve">We </w:t>
      </w:r>
      <w:r w:rsidR="002756C1">
        <w:rPr>
          <w:rFonts w:ascii="Times New Roman" w:eastAsiaTheme="minorEastAsia" w:hAnsi="Times New Roman" w:cs="Times New Roman"/>
          <w:sz w:val="20"/>
          <w:szCs w:val="20"/>
        </w:rPr>
        <w:t>encourage the users to develop</w:t>
      </w:r>
      <w:r w:rsidR="001E07BA">
        <w:rPr>
          <w:rFonts w:ascii="Times New Roman" w:eastAsiaTheme="minorEastAsia" w:hAnsi="Times New Roman" w:cs="Times New Roman"/>
          <w:sz w:val="20"/>
          <w:szCs w:val="20"/>
        </w:rPr>
        <w:t xml:space="preserve"> an understanding of the i</w:t>
      </w:r>
      <w:r w:rsidR="002756C1">
        <w:rPr>
          <w:rFonts w:ascii="Times New Roman" w:eastAsiaTheme="minorEastAsia" w:hAnsi="Times New Roman" w:cs="Times New Roman"/>
          <w:sz w:val="20"/>
          <w:szCs w:val="20"/>
        </w:rPr>
        <w:t>deas and techniques by actively running the codes</w:t>
      </w:r>
      <w:r w:rsidR="001E07BA">
        <w:rPr>
          <w:rFonts w:ascii="Times New Roman" w:eastAsiaTheme="minorEastAsia" w:hAnsi="Times New Roman" w:cs="Times New Roman"/>
          <w:sz w:val="20"/>
          <w:szCs w:val="20"/>
        </w:rPr>
        <w:t>. T</w:t>
      </w:r>
      <w:r w:rsidR="002756C1">
        <w:rPr>
          <w:rFonts w:ascii="Times New Roman" w:eastAsiaTheme="minorEastAsia" w:hAnsi="Times New Roman" w:cs="Times New Roman"/>
          <w:sz w:val="20"/>
          <w:szCs w:val="20"/>
        </w:rPr>
        <w:t>hat is to say</w:t>
      </w:r>
      <w:r w:rsidR="001E07BA">
        <w:rPr>
          <w:rFonts w:ascii="Times New Roman" w:eastAsiaTheme="minorEastAsia" w:hAnsi="Times New Roman" w:cs="Times New Roman"/>
          <w:sz w:val="20"/>
          <w:szCs w:val="20"/>
        </w:rPr>
        <w:t>,</w:t>
      </w:r>
      <w:r w:rsidR="002756C1">
        <w:rPr>
          <w:rFonts w:ascii="Times New Roman" w:eastAsiaTheme="minorEastAsia" w:hAnsi="Times New Roman" w:cs="Times New Roman"/>
          <w:sz w:val="20"/>
          <w:szCs w:val="20"/>
        </w:rPr>
        <w:t xml:space="preserve"> </w:t>
      </w:r>
      <w:r w:rsidR="002756C1" w:rsidRPr="00591686">
        <w:rPr>
          <w:rFonts w:ascii="Times New Roman" w:eastAsiaTheme="minorEastAsia" w:hAnsi="Times New Roman" w:cs="Times New Roman"/>
          <w:sz w:val="20"/>
          <w:szCs w:val="20"/>
        </w:rPr>
        <w:t>earning by doing.</w:t>
      </w:r>
      <w:r w:rsidR="002756C1">
        <w:rPr>
          <w:rFonts w:ascii="Times New Roman" w:eastAsiaTheme="minorEastAsia" w:hAnsi="Times New Roman" w:cs="Times New Roman"/>
          <w:sz w:val="20"/>
          <w:szCs w:val="20"/>
        </w:rPr>
        <w:t xml:space="preserve"> </w:t>
      </w:r>
    </w:p>
    <w:p w14:paraId="6CE80F6B" w14:textId="6C608ABC" w:rsidR="008C5C56" w:rsidRDefault="00A46599" w:rsidP="00325CFD">
      <w:pPr>
        <w:spacing w:after="120"/>
        <w:jc w:val="both"/>
        <w:rPr>
          <w:rFonts w:ascii="Times New Roman" w:eastAsiaTheme="minorEastAsia" w:hAnsi="Times New Roman" w:cs="Times New Roman"/>
          <w:sz w:val="20"/>
          <w:szCs w:val="20"/>
        </w:rPr>
      </w:pPr>
      <w:r w:rsidRPr="00A46599">
        <w:rPr>
          <w:rFonts w:ascii="Times New Roman" w:eastAsiaTheme="minorEastAsia" w:hAnsi="Times New Roman" w:cs="Times New Roman"/>
          <w:sz w:val="20"/>
          <w:szCs w:val="20"/>
        </w:rPr>
        <w:t xml:space="preserve">The package is compatible with MATLAB 2022 and requires the following toolboxes: Curve Fitting Toolbox, Optimization Toolbox, Symbolic Math Toolbox, Econometrics Toolbox, and Signal Processing Toolbox. Additionally, </w:t>
      </w:r>
      <w:r w:rsidR="008C5C56">
        <w:rPr>
          <w:rFonts w:ascii="Times New Roman" w:eastAsiaTheme="minorEastAsia" w:hAnsi="Times New Roman" w:cs="Times New Roman"/>
          <w:sz w:val="20"/>
          <w:szCs w:val="20"/>
        </w:rPr>
        <w:t>it</w:t>
      </w:r>
      <w:r w:rsidRPr="00A46599">
        <w:rPr>
          <w:rFonts w:ascii="Times New Roman" w:eastAsiaTheme="minorEastAsia" w:hAnsi="Times New Roman" w:cs="Times New Roman"/>
          <w:sz w:val="20"/>
          <w:szCs w:val="20"/>
        </w:rPr>
        <w:t xml:space="preserve"> relies on the MATLAB package 'ARMASA' (</w:t>
      </w:r>
      <w:proofErr w:type="spellStart"/>
      <w:r w:rsidRPr="00A46599">
        <w:rPr>
          <w:rFonts w:ascii="Times New Roman" w:eastAsiaTheme="minorEastAsia" w:hAnsi="Times New Roman" w:cs="Times New Roman"/>
          <w:sz w:val="20"/>
          <w:szCs w:val="20"/>
        </w:rPr>
        <w:t>Broersen</w:t>
      </w:r>
      <w:proofErr w:type="spellEnd"/>
      <w:r w:rsidRPr="00A46599">
        <w:rPr>
          <w:rFonts w:ascii="Times New Roman" w:eastAsiaTheme="minorEastAsia" w:hAnsi="Times New Roman" w:cs="Times New Roman"/>
          <w:sz w:val="20"/>
          <w:szCs w:val="20"/>
        </w:rPr>
        <w:t xml:space="preserve">, 2003), available for free download from the </w:t>
      </w:r>
      <w:r w:rsidR="008C5C56">
        <w:rPr>
          <w:rFonts w:ascii="Times New Roman" w:eastAsiaTheme="minorEastAsia" w:hAnsi="Times New Roman" w:cs="Times New Roman"/>
          <w:sz w:val="20"/>
          <w:szCs w:val="20"/>
        </w:rPr>
        <w:t xml:space="preserve">following </w:t>
      </w:r>
      <w:r w:rsidRPr="00A46599">
        <w:rPr>
          <w:rFonts w:ascii="Times New Roman" w:eastAsiaTheme="minorEastAsia" w:hAnsi="Times New Roman" w:cs="Times New Roman"/>
          <w:sz w:val="20"/>
          <w:szCs w:val="20"/>
        </w:rPr>
        <w:t>link</w:t>
      </w:r>
    </w:p>
    <w:p w14:paraId="101DA620" w14:textId="77777777" w:rsidR="008C5C56" w:rsidRPr="00F76883" w:rsidRDefault="00406DE0" w:rsidP="008C5C56">
      <w:pPr>
        <w:autoSpaceDE w:val="0"/>
        <w:autoSpaceDN w:val="0"/>
        <w:adjustRightInd w:val="0"/>
        <w:spacing w:after="120"/>
        <w:jc w:val="both"/>
        <w:rPr>
          <w:rStyle w:val="Hyperlink"/>
          <w:rFonts w:eastAsiaTheme="minorEastAsia"/>
        </w:rPr>
      </w:pPr>
      <w:hyperlink r:id="rId8" w:history="1">
        <w:r w:rsidR="008C5C56" w:rsidRPr="00F76883">
          <w:rPr>
            <w:rStyle w:val="Hyperlink"/>
            <w:rFonts w:eastAsiaTheme="minorEastAsia"/>
          </w:rPr>
          <w:t>https://nl.mathworks.com/matlabcentral/fileexchange/1330-armasa</w:t>
        </w:r>
      </w:hyperlink>
    </w:p>
    <w:p w14:paraId="269FBA61" w14:textId="52AA5817" w:rsidR="00A46599" w:rsidRDefault="00A46599" w:rsidP="00325CFD">
      <w:pPr>
        <w:spacing w:after="120"/>
        <w:jc w:val="both"/>
        <w:rPr>
          <w:rFonts w:ascii="Times New Roman" w:eastAsiaTheme="minorEastAsia" w:hAnsi="Times New Roman" w:cs="Times New Roman"/>
          <w:sz w:val="20"/>
          <w:szCs w:val="20"/>
        </w:rPr>
      </w:pPr>
      <w:r w:rsidRPr="00A46599">
        <w:rPr>
          <w:rFonts w:ascii="Times New Roman" w:eastAsiaTheme="minorEastAsia" w:hAnsi="Times New Roman" w:cs="Times New Roman"/>
          <w:sz w:val="20"/>
          <w:szCs w:val="20"/>
        </w:rPr>
        <w:t xml:space="preserve">Moreover, the code </w:t>
      </w:r>
      <w:r>
        <w:rPr>
          <w:rFonts w:ascii="Times New Roman" w:eastAsiaTheme="minorEastAsia" w:hAnsi="Times New Roman" w:cs="Times New Roman"/>
          <w:sz w:val="20"/>
          <w:szCs w:val="20"/>
        </w:rPr>
        <w:t>‘</w:t>
      </w:r>
      <w:proofErr w:type="spellStart"/>
      <w:r w:rsidRPr="00A46599">
        <w:rPr>
          <w:rFonts w:ascii="Times New Roman" w:eastAsiaTheme="minorEastAsia" w:hAnsi="Times New Roman" w:cs="Times New Roman"/>
          <w:sz w:val="20"/>
          <w:szCs w:val="20"/>
        </w:rPr>
        <w:t>armasel_s.m</w:t>
      </w:r>
      <w:proofErr w:type="spellEnd"/>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 xml:space="preserve"> from the reference (</w:t>
      </w:r>
      <w:proofErr w:type="spellStart"/>
      <w:r w:rsidRPr="00A46599">
        <w:rPr>
          <w:rFonts w:ascii="Times New Roman" w:eastAsiaTheme="minorEastAsia" w:hAnsi="Times New Roman" w:cs="Times New Roman"/>
          <w:sz w:val="20"/>
          <w:szCs w:val="20"/>
        </w:rPr>
        <w:t>Erkelens</w:t>
      </w:r>
      <w:proofErr w:type="spellEnd"/>
      <w:r w:rsidRPr="00A46599">
        <w:rPr>
          <w:rFonts w:ascii="Times New Roman" w:eastAsiaTheme="minorEastAsia" w:hAnsi="Times New Roman" w:cs="Times New Roman"/>
          <w:sz w:val="20"/>
          <w:szCs w:val="20"/>
        </w:rPr>
        <w:t xml:space="preserve"> et al., 2013) is necessary. The authors have kindly permitted the inclusion of their code in our package. To ensure proper functionality, we have compiled both the ARMASA package and the </w:t>
      </w:r>
      <w:r>
        <w:rPr>
          <w:rFonts w:ascii="Times New Roman" w:eastAsiaTheme="minorEastAsia" w:hAnsi="Times New Roman" w:cs="Times New Roman"/>
          <w:sz w:val="20"/>
          <w:szCs w:val="20"/>
        </w:rPr>
        <w:t>‘</w:t>
      </w:r>
      <w:proofErr w:type="spellStart"/>
      <w:r w:rsidRPr="00A46599">
        <w:rPr>
          <w:rFonts w:ascii="Times New Roman" w:eastAsiaTheme="minorEastAsia" w:hAnsi="Times New Roman" w:cs="Times New Roman"/>
          <w:sz w:val="20"/>
          <w:szCs w:val="20"/>
        </w:rPr>
        <w:t>armasel_s.m</w:t>
      </w:r>
      <w:proofErr w:type="spellEnd"/>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 xml:space="preserve"> code into a folder named </w:t>
      </w:r>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Burg</w:t>
      </w:r>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 xml:space="preserve">. Please add the </w:t>
      </w:r>
      <w:r w:rsidR="008C5C56">
        <w:rPr>
          <w:rFonts w:ascii="Times New Roman" w:eastAsiaTheme="minorEastAsia" w:hAnsi="Times New Roman" w:cs="Times New Roman"/>
          <w:sz w:val="20"/>
          <w:szCs w:val="20"/>
        </w:rPr>
        <w:t>path</w:t>
      </w:r>
      <w:r w:rsidRPr="00A46599">
        <w:rPr>
          <w:rFonts w:ascii="Times New Roman" w:eastAsiaTheme="minorEastAsia" w:hAnsi="Times New Roman" w:cs="Times New Roman"/>
          <w:sz w:val="20"/>
          <w:szCs w:val="20"/>
        </w:rPr>
        <w:t xml:space="preserve"> </w:t>
      </w:r>
      <w:r w:rsidR="008C5C56">
        <w:rPr>
          <w:rFonts w:ascii="Times New Roman" w:eastAsiaTheme="minorEastAsia" w:hAnsi="Times New Roman" w:cs="Times New Roman"/>
          <w:sz w:val="20"/>
          <w:szCs w:val="20"/>
        </w:rPr>
        <w:t>of</w:t>
      </w:r>
      <w:r w:rsidRPr="00A46599">
        <w:rPr>
          <w:rFonts w:ascii="Times New Roman" w:eastAsiaTheme="minorEastAsia" w:hAnsi="Times New Roman" w:cs="Times New Roman"/>
          <w:sz w:val="20"/>
          <w:szCs w:val="20"/>
        </w:rPr>
        <w:t xml:space="preserve"> this folder to your MATLAB working path.</w:t>
      </w:r>
    </w:p>
    <w:p w14:paraId="36BF4F62" w14:textId="2F17E98E" w:rsidR="00044051" w:rsidRDefault="00044051" w:rsidP="00325CFD">
      <w:pPr>
        <w:spacing w:after="120"/>
        <w:jc w:val="both"/>
        <w:rPr>
          <w:rFonts w:ascii="Times New Roman" w:eastAsiaTheme="minorEastAsia" w:hAnsi="Times New Roman" w:cs="Times New Roman"/>
          <w:sz w:val="20"/>
          <w:szCs w:val="20"/>
        </w:rPr>
      </w:pPr>
    </w:p>
    <w:p w14:paraId="4367A9F4" w14:textId="64F755C7" w:rsidR="00044051" w:rsidRDefault="00044051" w:rsidP="00325CFD">
      <w:pPr>
        <w:spacing w:after="120"/>
        <w:jc w:val="both"/>
        <w:rPr>
          <w:rFonts w:ascii="Times New Roman" w:eastAsiaTheme="minorEastAsia" w:hAnsi="Times New Roman" w:cs="Times New Roman"/>
          <w:sz w:val="20"/>
          <w:szCs w:val="20"/>
        </w:rPr>
      </w:pPr>
    </w:p>
    <w:p w14:paraId="7FA28F4D" w14:textId="73889693" w:rsidR="00044051" w:rsidRDefault="00044051" w:rsidP="00325CFD">
      <w:pPr>
        <w:spacing w:after="120"/>
        <w:jc w:val="both"/>
        <w:rPr>
          <w:rFonts w:ascii="Times New Roman" w:eastAsiaTheme="minorEastAsia" w:hAnsi="Times New Roman" w:cs="Times New Roman"/>
          <w:sz w:val="20"/>
          <w:szCs w:val="20"/>
        </w:rPr>
      </w:pPr>
    </w:p>
    <w:p w14:paraId="5A057E7C" w14:textId="1F948129" w:rsidR="00044051" w:rsidRDefault="00044051" w:rsidP="00325CFD">
      <w:pPr>
        <w:spacing w:after="120"/>
        <w:jc w:val="both"/>
        <w:rPr>
          <w:rFonts w:ascii="Times New Roman" w:eastAsiaTheme="minorEastAsia" w:hAnsi="Times New Roman" w:cs="Times New Roman"/>
          <w:sz w:val="20"/>
          <w:szCs w:val="20"/>
        </w:rPr>
      </w:pPr>
    </w:p>
    <w:p w14:paraId="1F2BD25F" w14:textId="1148021E" w:rsidR="00044051" w:rsidRDefault="00044051" w:rsidP="00325CFD">
      <w:pPr>
        <w:spacing w:after="120"/>
        <w:jc w:val="both"/>
        <w:rPr>
          <w:rFonts w:ascii="Times New Roman" w:eastAsiaTheme="minorEastAsia" w:hAnsi="Times New Roman" w:cs="Times New Roman"/>
          <w:sz w:val="20"/>
          <w:szCs w:val="20"/>
        </w:rPr>
      </w:pPr>
    </w:p>
    <w:p w14:paraId="128601CF" w14:textId="34C0616B" w:rsidR="00044051" w:rsidRDefault="00044051" w:rsidP="00325CFD">
      <w:pPr>
        <w:spacing w:after="120"/>
        <w:jc w:val="both"/>
        <w:rPr>
          <w:rFonts w:ascii="Times New Roman" w:eastAsiaTheme="minorEastAsia" w:hAnsi="Times New Roman" w:cs="Times New Roman"/>
          <w:sz w:val="20"/>
          <w:szCs w:val="20"/>
        </w:rPr>
      </w:pPr>
    </w:p>
    <w:p w14:paraId="53661824" w14:textId="50F01719" w:rsidR="00044051" w:rsidRDefault="00044051" w:rsidP="00325CFD">
      <w:pPr>
        <w:spacing w:after="120"/>
        <w:jc w:val="both"/>
        <w:rPr>
          <w:rFonts w:ascii="Times New Roman" w:eastAsiaTheme="minorEastAsia" w:hAnsi="Times New Roman" w:cs="Times New Roman"/>
          <w:sz w:val="20"/>
          <w:szCs w:val="20"/>
        </w:rPr>
      </w:pPr>
    </w:p>
    <w:p w14:paraId="25B2F56C" w14:textId="50E384FF" w:rsidR="00044051" w:rsidRDefault="00044051" w:rsidP="00325CFD">
      <w:pPr>
        <w:spacing w:after="120"/>
        <w:jc w:val="both"/>
        <w:rPr>
          <w:rFonts w:ascii="Times New Roman" w:eastAsiaTheme="minorEastAsia" w:hAnsi="Times New Roman" w:cs="Times New Roman"/>
          <w:sz w:val="20"/>
          <w:szCs w:val="20"/>
        </w:rPr>
      </w:pPr>
    </w:p>
    <w:p w14:paraId="4371FF02" w14:textId="77777777" w:rsidR="00044051" w:rsidRPr="00591686" w:rsidRDefault="00044051" w:rsidP="00325CFD">
      <w:pPr>
        <w:spacing w:after="120"/>
        <w:jc w:val="both"/>
        <w:rPr>
          <w:rFonts w:ascii="Times New Roman" w:eastAsiaTheme="minorEastAsia" w:hAnsi="Times New Roman" w:cs="Times New Roman"/>
          <w:sz w:val="20"/>
          <w:szCs w:val="20"/>
        </w:rPr>
      </w:pPr>
    </w:p>
    <w:p w14:paraId="32EF3B25" w14:textId="77777777" w:rsidR="006D053B" w:rsidRPr="00591686" w:rsidRDefault="006D053B" w:rsidP="0046277A">
      <w:pPr>
        <w:pStyle w:val="Heading1"/>
        <w:spacing w:before="0" w:after="160"/>
        <w:ind w:left="288" w:hanging="288"/>
        <w:rPr>
          <w:rFonts w:cs="Times New Roman"/>
          <w:b w:val="0"/>
          <w:bCs/>
          <w:sz w:val="22"/>
          <w:szCs w:val="22"/>
        </w:rPr>
      </w:pPr>
      <w:bookmarkStart w:id="15" w:name="section2"/>
      <w:r w:rsidRPr="00591686">
        <w:rPr>
          <w:rFonts w:cs="Times New Roman"/>
          <w:bCs/>
          <w:sz w:val="22"/>
          <w:szCs w:val="22"/>
        </w:rPr>
        <w:lastRenderedPageBreak/>
        <w:t>Different data types and proper data formats</w:t>
      </w:r>
    </w:p>
    <w:p w14:paraId="07B62C3A" w14:textId="563447B9" w:rsidR="0006231F" w:rsidRPr="00591686" w:rsidRDefault="0006231F" w:rsidP="00E86DF4">
      <w:pPr>
        <w:spacing w:after="120"/>
        <w:jc w:val="both"/>
        <w:rPr>
          <w:rFonts w:ascii="Times New Roman" w:eastAsiaTheme="minorEastAsia" w:hAnsi="Times New Roman" w:cs="Times New Roman"/>
          <w:sz w:val="20"/>
          <w:szCs w:val="20"/>
        </w:rPr>
      </w:pPr>
      <w:bookmarkStart w:id="16" w:name="_Hlk151992204"/>
      <w:bookmarkEnd w:id="15"/>
      <w:r w:rsidRPr="00591686">
        <w:rPr>
          <w:rFonts w:ascii="Times New Roman" w:eastAsiaTheme="minorEastAsia" w:hAnsi="Times New Roman" w:cs="Times New Roman"/>
          <w:sz w:val="20"/>
          <w:szCs w:val="20"/>
        </w:rPr>
        <w:t>In this package, we distinguish between two types of data: 'typical' and 'replicate' data. Typical data refers to a single uninterrupted time series dataset, whereas replicate data consists of multiple separate time series datasets</w:t>
      </w:r>
      <w:r w:rsidR="00F705BE">
        <w:rPr>
          <w:rFonts w:ascii="Times New Roman" w:eastAsiaTheme="minorEastAsia" w:hAnsi="Times New Roman" w:cs="Times New Roman"/>
          <w:sz w:val="20"/>
          <w:szCs w:val="20"/>
        </w:rPr>
        <w:t xml:space="preserve"> that are generated</w:t>
      </w:r>
      <w:r w:rsidRPr="00591686">
        <w:rPr>
          <w:rFonts w:ascii="Times New Roman" w:eastAsiaTheme="minorEastAsia" w:hAnsi="Times New Roman" w:cs="Times New Roman"/>
          <w:sz w:val="20"/>
          <w:szCs w:val="20"/>
        </w:rPr>
        <w:t xml:space="preserve"> from the same underlying data generating system.</w:t>
      </w:r>
      <w:r w:rsidR="00165D66" w:rsidRPr="00591686">
        <w:rPr>
          <w:rFonts w:ascii="Times New Roman" w:eastAsiaTheme="minorEastAsia" w:hAnsi="Times New Roman" w:cs="Times New Roman"/>
          <w:sz w:val="20"/>
          <w:szCs w:val="20"/>
        </w:rPr>
        <w:t xml:space="preserve"> </w:t>
      </w:r>
      <w:r w:rsidR="00E86DF4">
        <w:rPr>
          <w:rFonts w:ascii="Times New Roman" w:eastAsiaTheme="minorEastAsia" w:hAnsi="Times New Roman" w:cs="Times New Roman"/>
          <w:sz w:val="20"/>
          <w:szCs w:val="20"/>
        </w:rPr>
        <w:t xml:space="preserve">Typical data can be supplied as an array. </w:t>
      </w:r>
      <w:r w:rsidRPr="00591686">
        <w:rPr>
          <w:rFonts w:ascii="Times New Roman" w:eastAsiaTheme="minorEastAsia" w:hAnsi="Times New Roman" w:cs="Times New Roman"/>
          <w:sz w:val="20"/>
          <w:szCs w:val="20"/>
        </w:rPr>
        <w:t>On the other hand, replicate data should be supplied as cell arrays. Each cell should contain a single replicate dataset, following the same format as typical data. In other words, a replicate dataset should be organized as a cell array, with each cell containing a typical dataset.</w:t>
      </w:r>
      <w:r w:rsidR="00534934"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Both typical and replicate datasets can include</w:t>
      </w:r>
      <w:r w:rsidR="008D211D"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missing values</w:t>
      </w:r>
      <w:r w:rsidR="008D211D"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which should be specified using </w:t>
      </w:r>
      <w:r w:rsidR="008D211D" w:rsidRPr="00591686">
        <w:rPr>
          <w:rFonts w:ascii="Times New Roman" w:eastAsiaTheme="minorEastAsia" w:hAnsi="Times New Roman" w:cs="Times New Roman"/>
          <w:sz w:val="20"/>
          <w:szCs w:val="20"/>
        </w:rPr>
        <w:t>‘</w:t>
      </w:r>
      <w:proofErr w:type="spellStart"/>
      <w:r w:rsidR="00534934" w:rsidRPr="00591686">
        <w:rPr>
          <w:rFonts w:ascii="Courier New" w:eastAsia="Times New Roman" w:hAnsi="Courier New" w:cs="Courier New"/>
          <w:i/>
          <w:iCs/>
          <w:sz w:val="20"/>
          <w:szCs w:val="20"/>
        </w:rPr>
        <w:t>NaN</w:t>
      </w:r>
      <w:proofErr w:type="spellEnd"/>
      <w:r w:rsidR="008D211D"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notation</w:t>
      </w:r>
      <w:r w:rsidR="00534934" w:rsidRPr="00591686">
        <w:rPr>
          <w:rFonts w:ascii="Times New Roman" w:eastAsiaTheme="minorEastAsia" w:hAnsi="Times New Roman" w:cs="Times New Roman"/>
          <w:sz w:val="20"/>
          <w:szCs w:val="20"/>
        </w:rPr>
        <w:t>.</w:t>
      </w:r>
      <w:r w:rsidR="00F81FF7" w:rsidRPr="00591686">
        <w:rPr>
          <w:rFonts w:ascii="Times New Roman" w:eastAsiaTheme="minorEastAsia" w:hAnsi="Times New Roman" w:cs="Times New Roman"/>
          <w:sz w:val="20"/>
          <w:szCs w:val="20"/>
        </w:rPr>
        <w:t xml:space="preserve"> </w:t>
      </w:r>
      <w:r w:rsidR="00F81FF7" w:rsidRPr="00591686">
        <w:rPr>
          <w:rFonts w:ascii="Times New Roman" w:eastAsiaTheme="minorEastAsia" w:hAnsi="Times New Roman" w:cs="Times New Roman"/>
          <w:sz w:val="20"/>
          <w:szCs w:val="20"/>
        </w:rPr>
        <w:fldChar w:fldCharType="begin"/>
      </w:r>
      <w:r w:rsidR="00F81FF7" w:rsidRPr="00591686">
        <w:rPr>
          <w:rFonts w:ascii="Times New Roman" w:eastAsiaTheme="minorEastAsia" w:hAnsi="Times New Roman" w:cs="Times New Roman"/>
          <w:sz w:val="20"/>
          <w:szCs w:val="20"/>
        </w:rPr>
        <w:instrText xml:space="preserve"> REF section1 \h </w:instrText>
      </w:r>
      <w:r w:rsidR="00F81FF7" w:rsidRPr="00591686">
        <w:rPr>
          <w:rFonts w:ascii="Times New Roman" w:eastAsiaTheme="minorEastAsia" w:hAnsi="Times New Roman" w:cs="Times New Roman"/>
          <w:sz w:val="20"/>
          <w:szCs w:val="20"/>
        </w:rPr>
      </w:r>
      <w:r w:rsidR="00F81FF7" w:rsidRPr="00591686">
        <w:rPr>
          <w:rFonts w:ascii="Times New Roman" w:eastAsiaTheme="minorEastAsia" w:hAnsi="Times New Roman" w:cs="Times New Roman"/>
          <w:sz w:val="20"/>
          <w:szCs w:val="20"/>
        </w:rPr>
        <w:fldChar w:fldCharType="end"/>
      </w:r>
    </w:p>
    <w:p w14:paraId="02AC8E14" w14:textId="1AD47822" w:rsidR="006D053B" w:rsidRPr="00591686" w:rsidRDefault="006D053B" w:rsidP="0095341B">
      <w:pPr>
        <w:pStyle w:val="Heading1"/>
        <w:rPr>
          <w:sz w:val="22"/>
          <w:szCs w:val="22"/>
        </w:rPr>
      </w:pPr>
      <w:r w:rsidRPr="00591686">
        <w:rPr>
          <w:sz w:val="22"/>
          <w:szCs w:val="22"/>
        </w:rPr>
        <w:t>Two different modeling approaches</w:t>
      </w:r>
    </w:p>
    <w:p w14:paraId="3521A691" w14:textId="5FD5CD4B" w:rsidR="0046277A" w:rsidRPr="00591686" w:rsidRDefault="0046277A" w:rsidP="00716210">
      <w:pPr>
        <w:pStyle w:val="Heading2"/>
        <w:numPr>
          <w:ilvl w:val="1"/>
          <w:numId w:val="35"/>
        </w:numPr>
        <w:spacing w:after="60"/>
        <w:rPr>
          <w:b/>
          <w:bCs/>
          <w:sz w:val="20"/>
          <w:szCs w:val="20"/>
        </w:rPr>
      </w:pPr>
      <w:bookmarkStart w:id="17" w:name="Subsection31"/>
      <w:r w:rsidRPr="00591686">
        <w:rPr>
          <w:b/>
          <w:bCs/>
          <w:sz w:val="20"/>
          <w:szCs w:val="20"/>
        </w:rPr>
        <w:t>Parametric models</w:t>
      </w:r>
    </w:p>
    <w:bookmarkEnd w:id="17"/>
    <w:p w14:paraId="137F4A7E" w14:textId="3EB8C82C" w:rsidR="0046277A" w:rsidRPr="00591686" w:rsidRDefault="0046277A" w:rsidP="0046277A">
      <w:pPr>
        <w:spacing w:after="120"/>
        <w:jc w:val="both"/>
        <w:rPr>
          <w:rFonts w:ascii="Times New Roman" w:hAnsi="Times New Roman" w:cs="Times New Roman"/>
          <w:sz w:val="20"/>
          <w:szCs w:val="20"/>
        </w:rPr>
      </w:pPr>
      <w:r w:rsidRPr="00591686">
        <w:rPr>
          <w:rFonts w:ascii="Times New Roman" w:hAnsi="Times New Roman" w:cs="Times New Roman"/>
          <w:sz w:val="20"/>
          <w:szCs w:val="20"/>
        </w:rPr>
        <w:t xml:space="preserve">In this modeling framework, which we term </w:t>
      </w:r>
      <w:r w:rsidRPr="00591686">
        <w:rPr>
          <w:rFonts w:ascii="Times New Roman" w:hAnsi="Times New Roman" w:cs="Times New Roman"/>
          <w:i/>
          <w:iCs/>
          <w:sz w:val="20"/>
          <w:szCs w:val="20"/>
        </w:rPr>
        <w:t>'parametric reconstruction'</w:t>
      </w:r>
      <w:r w:rsidRPr="00591686">
        <w:rPr>
          <w:rFonts w:ascii="Times New Roman" w:hAnsi="Times New Roman" w:cs="Times New Roman"/>
          <w:sz w:val="20"/>
          <w:szCs w:val="20"/>
        </w:rPr>
        <w:t xml:space="preserve">, one specifies a </w:t>
      </w:r>
      <w:proofErr w:type="spellStart"/>
      <w:r w:rsidR="00D7331B">
        <w:rPr>
          <w:rFonts w:ascii="Times New Roman" w:hAnsi="Times New Roman" w:cs="Times New Roman"/>
          <w:sz w:val="20"/>
          <w:szCs w:val="20"/>
        </w:rPr>
        <w:t>Langevin</w:t>
      </w:r>
      <w:proofErr w:type="spellEnd"/>
      <w:r w:rsidRPr="00591686">
        <w:rPr>
          <w:rFonts w:ascii="Times New Roman" w:hAnsi="Times New Roman" w:cs="Times New Roman"/>
          <w:sz w:val="20"/>
          <w:szCs w:val="20"/>
        </w:rPr>
        <w:t xml:space="preserve"> model along with a parameter vector </w:t>
      </w:r>
      <m:oMath>
        <m:r>
          <w:rPr>
            <w:rFonts w:ascii="Cambria Math" w:hAnsi="Cambria Math" w:cs="Times New Roman"/>
            <w:sz w:val="20"/>
            <w:szCs w:val="20"/>
          </w:rPr>
          <m:t>θ</m:t>
        </m:r>
      </m:oMath>
      <w:r w:rsidRPr="00591686">
        <w:rPr>
          <w:rFonts w:ascii="Times New Roman" w:hAnsi="Times New Roman" w:cs="Times New Roman"/>
          <w:sz w:val="20"/>
          <w:szCs w:val="20"/>
        </w:rPr>
        <w:t xml:space="preserve">. A parametric </w:t>
      </w:r>
      <w:proofErr w:type="spellStart"/>
      <w:r w:rsidR="00D7331B">
        <w:rPr>
          <w:rFonts w:ascii="Times New Roman" w:hAnsi="Times New Roman" w:cs="Times New Roman"/>
          <w:sz w:val="20"/>
          <w:szCs w:val="20"/>
        </w:rPr>
        <w:t>Langevin</w:t>
      </w:r>
      <w:proofErr w:type="spellEnd"/>
      <w:r w:rsidRPr="00591686">
        <w:rPr>
          <w:rFonts w:ascii="Times New Roman" w:hAnsi="Times New Roman" w:cs="Times New Roman"/>
          <w:sz w:val="20"/>
          <w:szCs w:val="20"/>
        </w:rPr>
        <w:t xml:space="preserve"> model is represented by the stochastic differential equation: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gridCol w:w="487"/>
      </w:tblGrid>
      <w:tr w:rsidR="000B2CC3" w:rsidRPr="00591686" w14:paraId="02278BF5" w14:textId="77777777" w:rsidTr="007818D6">
        <w:trPr>
          <w:trHeight w:val="687"/>
          <w:jc w:val="center"/>
        </w:trPr>
        <w:tc>
          <w:tcPr>
            <w:tcW w:w="8838" w:type="dxa"/>
            <w:vAlign w:val="center"/>
          </w:tcPr>
          <w:p w14:paraId="3313D8BE" w14:textId="10A49A4E" w:rsidR="000B2CC3" w:rsidRPr="00591686" w:rsidRDefault="000B2CC3" w:rsidP="007818D6">
            <w:pPr>
              <w:pStyle w:val="Caption"/>
              <w:spacing w:after="120"/>
              <w:rPr>
                <w:rFonts w:ascii="Times New Roman" w:eastAsiaTheme="minorEastAsia" w:hAnsi="Times New Roman" w:cs="Times New Roman"/>
                <w:color w:val="auto"/>
                <w:sz w:val="20"/>
                <w:szCs w:val="20"/>
                <w:lang w:val="en-US"/>
              </w:rPr>
            </w:pPr>
            <m:oMathPara>
              <m:oMathParaPr>
                <m:jc m:val="center"/>
              </m:oMathParaPr>
              <m:oMath>
                <m:r>
                  <w:rPr>
                    <w:rFonts w:ascii="Cambria Math" w:hAnsi="Cambria Math" w:cs="Times New Roman"/>
                    <w:color w:val="000000" w:themeColor="text1"/>
                    <w:sz w:val="20"/>
                    <w:szCs w:val="20"/>
                    <w:lang w:val="en-US"/>
                  </w:rPr>
                  <m:t>dx=μ</m:t>
                </m:r>
                <m:d>
                  <m:dPr>
                    <m:ctrlPr>
                      <w:rPr>
                        <w:rFonts w:ascii="Cambria Math" w:hAnsi="Cambria Math" w:cs="Times New Roman"/>
                        <w:color w:val="000000" w:themeColor="text1"/>
                        <w:sz w:val="20"/>
                        <w:szCs w:val="20"/>
                        <w:lang w:val="en-US"/>
                      </w:rPr>
                    </m:ctrlPr>
                  </m:dPr>
                  <m:e>
                    <m:r>
                      <w:rPr>
                        <w:rFonts w:ascii="Cambria Math" w:hAnsi="Cambria Math" w:cs="Times New Roman"/>
                        <w:color w:val="000000" w:themeColor="text1"/>
                        <w:sz w:val="20"/>
                        <w:szCs w:val="20"/>
                        <w:lang w:val="en-US"/>
                      </w:rPr>
                      <m:t>x;θ</m:t>
                    </m:r>
                  </m:e>
                </m:d>
                <m:r>
                  <w:rPr>
                    <w:rFonts w:ascii="Cambria Math" w:hAnsi="Cambria Math" w:cs="Times New Roman"/>
                    <w:color w:val="000000" w:themeColor="text1"/>
                    <w:sz w:val="20"/>
                    <w:szCs w:val="20"/>
                    <w:lang w:val="en-US"/>
                  </w:rPr>
                  <m:t>dt+σ</m:t>
                </m:r>
                <m:d>
                  <m:dPr>
                    <m:ctrlPr>
                      <w:rPr>
                        <w:rFonts w:ascii="Cambria Math" w:hAnsi="Cambria Math" w:cs="Times New Roman"/>
                        <w:color w:val="000000" w:themeColor="text1"/>
                        <w:sz w:val="20"/>
                        <w:szCs w:val="20"/>
                        <w:lang w:val="en-US"/>
                      </w:rPr>
                    </m:ctrlPr>
                  </m:dPr>
                  <m:e>
                    <m:r>
                      <w:rPr>
                        <w:rFonts w:ascii="Cambria Math" w:hAnsi="Cambria Math" w:cs="Times New Roman"/>
                        <w:color w:val="000000" w:themeColor="text1"/>
                        <w:sz w:val="20"/>
                        <w:szCs w:val="20"/>
                        <w:lang w:val="en-US"/>
                      </w:rPr>
                      <m:t>x;θ</m:t>
                    </m:r>
                  </m:e>
                </m:d>
                <m:r>
                  <w:rPr>
                    <w:rFonts w:ascii="Cambria Math" w:hAnsi="Cambria Math" w:cs="Times New Roman"/>
                    <w:color w:val="000000" w:themeColor="text1"/>
                    <w:sz w:val="20"/>
                    <w:szCs w:val="20"/>
                    <w:lang w:val="en-US"/>
                  </w:rPr>
                  <m:t>dW</m:t>
                </m:r>
                <m:r>
                  <w:rPr>
                    <w:rFonts w:ascii="Cambria Math" w:hAnsi="Cambria Math" w:cs="Aharoni"/>
                    <w:color w:val="000000" w:themeColor="text1"/>
                    <w:sz w:val="20"/>
                    <w:szCs w:val="20"/>
                    <w:lang w:val="en-US"/>
                  </w:rPr>
                  <m:t>,</m:t>
                </m:r>
              </m:oMath>
            </m:oMathPara>
          </w:p>
        </w:tc>
        <w:tc>
          <w:tcPr>
            <w:tcW w:w="487" w:type="dxa"/>
            <w:vAlign w:val="center"/>
          </w:tcPr>
          <w:p w14:paraId="1B6EBBCE" w14:textId="471FCC1A" w:rsidR="000B2CC3" w:rsidRPr="00591686" w:rsidRDefault="000B2CC3" w:rsidP="007818D6">
            <w:pPr>
              <w:pStyle w:val="Caption"/>
              <w:spacing w:after="0"/>
              <w:rPr>
                <w:rFonts w:ascii="Times New Roman" w:eastAsiaTheme="minorEastAsia" w:hAnsi="Times New Roman" w:cs="Times New Roman"/>
                <w:i w:val="0"/>
                <w:sz w:val="20"/>
                <w:szCs w:val="20"/>
                <w:lang w:val="en-US"/>
              </w:rPr>
            </w:pPr>
            <w:r w:rsidRPr="00591686">
              <w:rPr>
                <w:rFonts w:ascii="Times New Roman" w:eastAsiaTheme="minorEastAsia" w:hAnsi="Times New Roman" w:cs="Times New Roman"/>
                <w:i w:val="0"/>
                <w:color w:val="auto"/>
                <w:sz w:val="20"/>
                <w:szCs w:val="20"/>
                <w:lang w:val="en-US"/>
              </w:rPr>
              <w:t>(</w:t>
            </w:r>
            <w:bookmarkStart w:id="18" w:name="Eq1"/>
            <w:r w:rsidRPr="00591686">
              <w:rPr>
                <w:rFonts w:ascii="Times New Roman" w:eastAsiaTheme="minorEastAsia" w:hAnsi="Times New Roman" w:cs="Times New Roman"/>
                <w:i w:val="0"/>
                <w:color w:val="auto"/>
                <w:sz w:val="20"/>
                <w:szCs w:val="20"/>
              </w:rPr>
              <w:fldChar w:fldCharType="begin"/>
            </w:r>
            <w:r w:rsidRPr="00591686">
              <w:rPr>
                <w:rFonts w:ascii="Times New Roman" w:eastAsiaTheme="minorEastAsia" w:hAnsi="Times New Roman" w:cs="Times New Roman"/>
                <w:i w:val="0"/>
                <w:color w:val="auto"/>
                <w:sz w:val="20"/>
                <w:szCs w:val="20"/>
                <w:lang w:val="en-US"/>
              </w:rPr>
              <w:instrText xml:space="preserve"> SEQ Equation \* ARABIC </w:instrText>
            </w:r>
            <w:r w:rsidRPr="00591686">
              <w:rPr>
                <w:rFonts w:ascii="Times New Roman" w:eastAsiaTheme="minorEastAsia" w:hAnsi="Times New Roman" w:cs="Times New Roman"/>
                <w:i w:val="0"/>
                <w:color w:val="auto"/>
                <w:sz w:val="20"/>
                <w:szCs w:val="20"/>
              </w:rPr>
              <w:fldChar w:fldCharType="separate"/>
            </w:r>
            <w:r w:rsidR="00781FFB" w:rsidRPr="00591686">
              <w:rPr>
                <w:rFonts w:ascii="Times New Roman" w:eastAsiaTheme="minorEastAsia" w:hAnsi="Times New Roman" w:cs="Times New Roman"/>
                <w:i w:val="0"/>
                <w:color w:val="auto"/>
                <w:sz w:val="20"/>
                <w:szCs w:val="20"/>
                <w:lang w:val="en-US"/>
              </w:rPr>
              <w:t>1</w:t>
            </w:r>
            <w:r w:rsidRPr="00591686">
              <w:rPr>
                <w:rFonts w:ascii="Times New Roman" w:eastAsiaTheme="minorEastAsia" w:hAnsi="Times New Roman" w:cs="Times New Roman"/>
                <w:i w:val="0"/>
                <w:color w:val="auto"/>
                <w:sz w:val="20"/>
                <w:szCs w:val="20"/>
              </w:rPr>
              <w:fldChar w:fldCharType="end"/>
            </w:r>
            <w:bookmarkEnd w:id="18"/>
            <w:r w:rsidRPr="00591686">
              <w:rPr>
                <w:rFonts w:ascii="Times New Roman" w:eastAsiaTheme="minorEastAsia" w:hAnsi="Times New Roman" w:cs="Times New Roman"/>
                <w:i w:val="0"/>
                <w:color w:val="auto"/>
                <w:sz w:val="20"/>
                <w:szCs w:val="20"/>
                <w:lang w:val="en-US"/>
              </w:rPr>
              <w:t>)</w:t>
            </w:r>
          </w:p>
        </w:tc>
      </w:tr>
    </w:tbl>
    <w:p w14:paraId="07362469" w14:textId="1119F27A" w:rsidR="0046277A" w:rsidRPr="00591686" w:rsidRDefault="0046277A" w:rsidP="0046277A">
      <w:pPr>
        <w:spacing w:after="120"/>
        <w:jc w:val="both"/>
        <w:rPr>
          <w:rFonts w:ascii="Times New Roman" w:hAnsi="Times New Roman" w:cs="Times New Roman"/>
          <w:sz w:val="20"/>
          <w:szCs w:val="20"/>
        </w:rPr>
      </w:pPr>
      <w:r w:rsidRPr="00591686">
        <w:rPr>
          <w:rFonts w:ascii="Times New Roman" w:hAnsi="Times New Roman" w:cs="Times New Roman"/>
          <w:sz w:val="20"/>
          <w:szCs w:val="20"/>
        </w:rPr>
        <w:t xml:space="preserve">where </w:t>
      </w:r>
      <m:oMath>
        <m:r>
          <w:rPr>
            <w:rFonts w:ascii="Cambria Math" w:hAnsi="Cambria Math" w:cs="Times New Roman"/>
            <w:sz w:val="20"/>
            <w:szCs w:val="20"/>
          </w:rPr>
          <m:t>μ</m:t>
        </m:r>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denotes the deterministic component of the system, known as the </w:t>
      </w:r>
      <w:r w:rsidRPr="00591686">
        <w:rPr>
          <w:rFonts w:ascii="Times New Roman" w:hAnsi="Times New Roman" w:cs="Times New Roman"/>
          <w:i/>
          <w:iCs/>
          <w:sz w:val="20"/>
          <w:szCs w:val="20"/>
        </w:rPr>
        <w:t>'drift'</w:t>
      </w:r>
      <w:r w:rsidR="007C3898">
        <w:rPr>
          <w:rFonts w:ascii="Times New Roman" w:hAnsi="Times New Roman" w:cs="Times New Roman"/>
          <w:sz w:val="20"/>
          <w:szCs w:val="20"/>
        </w:rPr>
        <w:t xml:space="preserve"> function,</w:t>
      </w:r>
      <w:r w:rsidRPr="00591686">
        <w:rPr>
          <w:rFonts w:ascii="Times New Roman" w:hAnsi="Times New Roman" w:cs="Times New Roman"/>
          <w:sz w:val="20"/>
          <w:szCs w:val="20"/>
        </w:rPr>
        <w:t xml:space="preserve"> and </w:t>
      </w:r>
      <m:oMath>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represents the stochastic component, known as the </w:t>
      </w:r>
      <w:r w:rsidRPr="00591686">
        <w:rPr>
          <w:rFonts w:ascii="Times New Roman" w:hAnsi="Times New Roman" w:cs="Times New Roman"/>
          <w:i/>
          <w:iCs/>
          <w:sz w:val="20"/>
          <w:szCs w:val="20"/>
        </w:rPr>
        <w:t>'diffusion '</w:t>
      </w:r>
      <w:r w:rsidR="007C3898">
        <w:rPr>
          <w:rFonts w:ascii="Times New Roman" w:hAnsi="Times New Roman" w:cs="Times New Roman"/>
          <w:sz w:val="20"/>
          <w:szCs w:val="20"/>
        </w:rPr>
        <w:t xml:space="preserve"> function.</w:t>
      </w:r>
      <w:r w:rsidRPr="00591686">
        <w:rPr>
          <w:rFonts w:ascii="Times New Roman" w:hAnsi="Times New Roman" w:cs="Times New Roman"/>
          <w:sz w:val="20"/>
          <w:szCs w:val="20"/>
        </w:rPr>
        <w:t xml:space="preserve"> '</w:t>
      </w:r>
      <m:oMath>
        <m:r>
          <w:rPr>
            <w:rFonts w:ascii="Cambria Math" w:hAnsi="Cambria Math" w:cs="Times New Roman"/>
            <w:sz w:val="20"/>
            <w:szCs w:val="20"/>
          </w:rPr>
          <m:t>W</m:t>
        </m:r>
      </m:oMath>
      <w:r w:rsidRPr="00591686">
        <w:rPr>
          <w:rFonts w:ascii="Times New Roman" w:hAnsi="Times New Roman" w:cs="Times New Roman"/>
          <w:sz w:val="20"/>
          <w:szCs w:val="20"/>
        </w:rPr>
        <w:t xml:space="preserve">' refers to a Wiener process, making the noise source </w:t>
      </w:r>
      <m:oMath>
        <m:r>
          <w:rPr>
            <w:rFonts w:ascii="Cambria Math" w:hAnsi="Cambria Math" w:cs="Times New Roman"/>
            <w:sz w:val="20"/>
            <w:szCs w:val="20"/>
          </w:rPr>
          <m:t>dW</m:t>
        </m:r>
      </m:oMath>
      <w:r w:rsidRPr="00591686">
        <w:rPr>
          <w:rFonts w:ascii="Times New Roman" w:hAnsi="Times New Roman" w:cs="Times New Roman"/>
          <w:sz w:val="20"/>
          <w:szCs w:val="20"/>
        </w:rPr>
        <w:t xml:space="preserve"> Gaussian distributed and white (uncorrelated). It is worth noting that in some literature focusing on the equivalent Fokker-Planck formulation of </w:t>
      </w:r>
      <w:proofErr w:type="spellStart"/>
      <w:r w:rsidR="00F54F6D">
        <w:rPr>
          <w:rFonts w:ascii="Times New Roman" w:hAnsi="Times New Roman" w:cs="Times New Roman"/>
          <w:sz w:val="20"/>
          <w:szCs w:val="20"/>
        </w:rPr>
        <w:t>Langevin</w:t>
      </w:r>
      <w:proofErr w:type="spellEnd"/>
      <w:r w:rsidR="00F54F6D" w:rsidRPr="00591686">
        <w:rPr>
          <w:rFonts w:ascii="Times New Roman" w:hAnsi="Times New Roman" w:cs="Times New Roman"/>
          <w:sz w:val="20"/>
          <w:szCs w:val="20"/>
        </w:rPr>
        <w:t xml:space="preserve"> </w:t>
      </w:r>
      <w:r w:rsidRPr="00591686">
        <w:rPr>
          <w:rFonts w:ascii="Times New Roman" w:hAnsi="Times New Roman" w:cs="Times New Roman"/>
          <w:sz w:val="20"/>
          <w:szCs w:val="20"/>
        </w:rPr>
        <w:t xml:space="preserve">model </w:t>
      </w:r>
      <w:r w:rsidRPr="00591686">
        <w:rPr>
          <w:rFonts w:ascii="Times New Roman" w:eastAsiaTheme="minorEastAsia" w:hAnsi="Times New Roman" w:cs="Times New Roman"/>
          <w:sz w:val="20"/>
          <w:szCs w:val="20"/>
        </w:rPr>
        <w:t>(</w:t>
      </w:r>
      <w:r w:rsidR="000508C8" w:rsidRPr="00591686">
        <w:rPr>
          <w:rFonts w:ascii="Times New Roman" w:hAnsi="Times New Roman" w:cs="Times New Roman"/>
          <w:sz w:val="20"/>
          <w:szCs w:val="20"/>
        </w:rPr>
        <w:fldChar w:fldCharType="begin"/>
      </w:r>
      <w:r w:rsidR="000508C8" w:rsidRPr="00591686">
        <w:rPr>
          <w:rFonts w:ascii="Times New Roman" w:eastAsiaTheme="minorEastAsia" w:hAnsi="Times New Roman" w:cs="Times New Roman"/>
          <w:sz w:val="20"/>
          <w:szCs w:val="20"/>
        </w:rPr>
        <w:instrText xml:space="preserve"> REF Eq1 \h </w:instrText>
      </w:r>
      <w:r w:rsidR="000508C8" w:rsidRPr="00591686">
        <w:rPr>
          <w:rFonts w:ascii="Times New Roman" w:hAnsi="Times New Roman" w:cs="Times New Roman"/>
          <w:sz w:val="20"/>
          <w:szCs w:val="20"/>
        </w:rPr>
      </w:r>
      <w:r w:rsidR="000508C8" w:rsidRPr="00591686">
        <w:rPr>
          <w:rFonts w:ascii="Times New Roman" w:hAnsi="Times New Roman" w:cs="Times New Roman"/>
          <w:sz w:val="20"/>
          <w:szCs w:val="20"/>
        </w:rPr>
        <w:fldChar w:fldCharType="separate"/>
      </w:r>
      <w:r w:rsidR="000508C8" w:rsidRPr="00591686">
        <w:rPr>
          <w:rFonts w:ascii="Times New Roman" w:hAnsi="Times New Roman" w:cs="Times New Roman"/>
          <w:sz w:val="20"/>
          <w:szCs w:val="20"/>
        </w:rPr>
        <w:t>1</w:t>
      </w:r>
      <w:r w:rsidR="000508C8"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the function </w:t>
      </w:r>
      <m:oMath>
        <m:r>
          <w:rPr>
            <w:rFonts w:ascii="Cambria Math" w:eastAsiaTheme="minorEastAsia" w:hAnsi="Cambria Math" w:cs="Times New Roman"/>
            <w:sz w:val="20"/>
            <w:szCs w:val="20"/>
          </w:rPr>
          <m:t xml:space="preserve">½ </m:t>
        </m:r>
        <m:sSup>
          <m:sSupPr>
            <m:ctrlPr>
              <w:rPr>
                <w:rFonts w:ascii="Cambria Math" w:eastAsiaTheme="minorEastAsia" w:hAnsi="Cambria Math" w:cs="Times New Roman"/>
                <w:i/>
                <w:sz w:val="20"/>
                <w:szCs w:val="20"/>
              </w:rPr>
            </m:ctrlPr>
          </m:sSupPr>
          <m:e>
            <m:r>
              <w:rPr>
                <w:rFonts w:ascii="Cambria Math" w:hAnsi="Cambria Math" w:cs="Times New Roman"/>
                <w:sz w:val="20"/>
                <w:szCs w:val="20"/>
              </w:rPr>
              <m:t>σ</m:t>
            </m:r>
          </m:e>
          <m:sup>
            <m:r>
              <w:rPr>
                <w:rFonts w:ascii="Cambria Math" w:eastAsiaTheme="minorEastAsia"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is referred to as the diffusion function. </w:t>
      </w:r>
      <w:r w:rsidR="009D7310" w:rsidRPr="00591686">
        <w:rPr>
          <w:rFonts w:ascii="Times New Roman" w:hAnsi="Times New Roman" w:cs="Times New Roman"/>
          <w:sz w:val="20"/>
          <w:szCs w:val="20"/>
        </w:rPr>
        <w:t xml:space="preserve">The role of </w:t>
      </w:r>
      <m:oMath>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x;θ</m:t>
            </m:r>
          </m:e>
        </m:d>
      </m:oMath>
      <w:r w:rsidR="009D7310" w:rsidRPr="00591686">
        <w:rPr>
          <w:rFonts w:ascii="Times New Roman" w:eastAsiaTheme="minorEastAsia" w:hAnsi="Times New Roman" w:cs="Times New Roman"/>
          <w:sz w:val="20"/>
          <w:szCs w:val="20"/>
        </w:rPr>
        <w:t xml:space="preserve"> is to weigh the impact of noise source per state </w:t>
      </w:r>
      <m:oMath>
        <m:r>
          <w:rPr>
            <w:rFonts w:ascii="Cambria Math" w:hAnsi="Cambria Math" w:cs="Times New Roman"/>
            <w:sz w:val="20"/>
            <w:szCs w:val="20"/>
          </w:rPr>
          <m:t>x</m:t>
        </m:r>
      </m:oMath>
      <w:r w:rsidR="009D7310" w:rsidRPr="00591686">
        <w:rPr>
          <w:rFonts w:ascii="Times New Roman" w:eastAsiaTheme="minorEastAsia" w:hAnsi="Times New Roman" w:cs="Times New Roman"/>
          <w:sz w:val="20"/>
          <w:szCs w:val="20"/>
        </w:rPr>
        <w:t xml:space="preserve"> measuring the noise intensity.</w:t>
      </w:r>
      <w:r w:rsidR="00781FFB" w:rsidRPr="00591686">
        <w:rPr>
          <w:rFonts w:ascii="Times New Roman" w:eastAsiaTheme="minorEastAsia" w:hAnsi="Times New Roman" w:cs="Times New Roman"/>
          <w:sz w:val="20"/>
          <w:szCs w:val="20"/>
        </w:rPr>
        <w:t xml:space="preserve"> </w:t>
      </w:r>
    </w:p>
    <w:p w14:paraId="431F844B" w14:textId="34DF5071" w:rsidR="0046277A" w:rsidRPr="00591686" w:rsidRDefault="0046277A" w:rsidP="0046277A">
      <w:pPr>
        <w:jc w:val="both"/>
        <w:rPr>
          <w:rFonts w:ascii="Times New Roman" w:hAnsi="Times New Roman" w:cs="Times New Roman"/>
          <w:sz w:val="20"/>
          <w:szCs w:val="20"/>
        </w:rPr>
      </w:pPr>
      <w:r w:rsidRPr="00591686">
        <w:rPr>
          <w:rFonts w:ascii="Times New Roman" w:hAnsi="Times New Roman" w:cs="Times New Roman"/>
          <w:sz w:val="20"/>
          <w:szCs w:val="20"/>
        </w:rPr>
        <w:t xml:space="preserve">A </w:t>
      </w:r>
      <w:proofErr w:type="spellStart"/>
      <w:r w:rsidR="00842486">
        <w:rPr>
          <w:rFonts w:ascii="Times New Roman" w:hAnsi="Times New Roman" w:cs="Times New Roman"/>
          <w:sz w:val="20"/>
          <w:szCs w:val="20"/>
        </w:rPr>
        <w:t>Langevin</w:t>
      </w:r>
      <w:proofErr w:type="spellEnd"/>
      <w:r w:rsidRPr="00591686">
        <w:rPr>
          <w:rFonts w:ascii="Times New Roman" w:hAnsi="Times New Roman" w:cs="Times New Roman"/>
          <w:sz w:val="20"/>
          <w:szCs w:val="20"/>
        </w:rPr>
        <w:t xml:space="preserve"> model </w:t>
      </w:r>
      <w:r w:rsidRPr="00591686">
        <w:rPr>
          <w:rFonts w:ascii="Times New Roman" w:eastAsiaTheme="minorEastAsia" w:hAnsi="Times New Roman" w:cs="Times New Roman"/>
          <w:sz w:val="20"/>
          <w:szCs w:val="20"/>
        </w:rPr>
        <w:t>(</w:t>
      </w:r>
      <w:r w:rsidR="000508C8" w:rsidRPr="00591686">
        <w:rPr>
          <w:rFonts w:ascii="Times New Roman" w:hAnsi="Times New Roman" w:cs="Times New Roman"/>
          <w:sz w:val="20"/>
          <w:szCs w:val="20"/>
        </w:rPr>
        <w:fldChar w:fldCharType="begin"/>
      </w:r>
      <w:r w:rsidR="000508C8" w:rsidRPr="00591686">
        <w:rPr>
          <w:rFonts w:ascii="Times New Roman" w:eastAsiaTheme="minorEastAsia" w:hAnsi="Times New Roman" w:cs="Times New Roman"/>
          <w:sz w:val="20"/>
          <w:szCs w:val="20"/>
        </w:rPr>
        <w:instrText xml:space="preserve"> REF Eq1 \h </w:instrText>
      </w:r>
      <w:r w:rsidR="000508C8" w:rsidRPr="00591686">
        <w:rPr>
          <w:rFonts w:ascii="Times New Roman" w:hAnsi="Times New Roman" w:cs="Times New Roman"/>
          <w:sz w:val="20"/>
          <w:szCs w:val="20"/>
        </w:rPr>
      </w:r>
      <w:r w:rsidR="000508C8" w:rsidRPr="00591686">
        <w:rPr>
          <w:rFonts w:ascii="Times New Roman" w:hAnsi="Times New Roman" w:cs="Times New Roman"/>
          <w:sz w:val="20"/>
          <w:szCs w:val="20"/>
        </w:rPr>
        <w:fldChar w:fldCharType="separate"/>
      </w:r>
      <w:r w:rsidR="000508C8" w:rsidRPr="00591686">
        <w:rPr>
          <w:rFonts w:ascii="Times New Roman" w:hAnsi="Times New Roman" w:cs="Times New Roman"/>
          <w:sz w:val="20"/>
          <w:szCs w:val="20"/>
        </w:rPr>
        <w:t>1</w:t>
      </w:r>
      <w:r w:rsidR="000508C8"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is termed </w:t>
      </w:r>
      <w:r w:rsidRPr="00591686">
        <w:rPr>
          <w:rFonts w:ascii="Times New Roman" w:hAnsi="Times New Roman" w:cs="Times New Roman"/>
          <w:i/>
          <w:iCs/>
          <w:sz w:val="20"/>
          <w:szCs w:val="20"/>
        </w:rPr>
        <w:t>'additive'</w:t>
      </w:r>
      <w:r w:rsidRPr="00591686">
        <w:rPr>
          <w:rFonts w:ascii="Times New Roman" w:hAnsi="Times New Roman" w:cs="Times New Roman"/>
          <w:sz w:val="20"/>
          <w:szCs w:val="20"/>
        </w:rPr>
        <w:t xml:space="preserve"> if the diffusion function </w:t>
      </w:r>
      <m:oMath>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is constant, meaning it does not vary with the state variable </w:t>
      </w:r>
      <m:oMath>
        <m:r>
          <w:rPr>
            <w:rFonts w:ascii="Cambria Math" w:hAnsi="Cambria Math" w:cs="Times New Roman"/>
            <w:sz w:val="20"/>
            <w:szCs w:val="20"/>
          </w:rPr>
          <m:t>x</m:t>
        </m:r>
      </m:oMath>
      <w:r w:rsidRPr="00591686">
        <w:rPr>
          <w:rFonts w:ascii="Times New Roman" w:hAnsi="Times New Roman" w:cs="Times New Roman"/>
          <w:sz w:val="20"/>
          <w:szCs w:val="20"/>
        </w:rPr>
        <w:t xml:space="preserve"> (although it may depend on parameters </w:t>
      </w:r>
      <m:oMath>
        <m:r>
          <w:rPr>
            <w:rFonts w:ascii="Cambria Math" w:hAnsi="Cambria Math" w:cs="Times New Roman"/>
            <w:sz w:val="20"/>
            <w:szCs w:val="20"/>
          </w:rPr>
          <m:t>θ</m:t>
        </m:r>
      </m:oMath>
      <w:r w:rsidRPr="00591686">
        <w:rPr>
          <w:rFonts w:ascii="Times New Roman" w:hAnsi="Times New Roman" w:cs="Times New Roman"/>
          <w:sz w:val="20"/>
          <w:szCs w:val="20"/>
        </w:rPr>
        <w:t xml:space="preserve">). Otherwise, the </w:t>
      </w:r>
      <w:proofErr w:type="spellStart"/>
      <w:r w:rsidR="00F54F6D">
        <w:rPr>
          <w:rFonts w:ascii="Times New Roman" w:hAnsi="Times New Roman" w:cs="Times New Roman"/>
          <w:sz w:val="20"/>
          <w:szCs w:val="20"/>
        </w:rPr>
        <w:t>Langevin</w:t>
      </w:r>
      <w:proofErr w:type="spellEnd"/>
      <w:r w:rsidRPr="00591686">
        <w:rPr>
          <w:rFonts w:ascii="Times New Roman" w:hAnsi="Times New Roman" w:cs="Times New Roman"/>
          <w:sz w:val="20"/>
          <w:szCs w:val="20"/>
        </w:rPr>
        <w:t xml:space="preserve"> model is termed </w:t>
      </w:r>
      <w:r w:rsidRPr="00591686">
        <w:rPr>
          <w:rFonts w:ascii="Times New Roman" w:hAnsi="Times New Roman" w:cs="Times New Roman"/>
          <w:i/>
          <w:iCs/>
          <w:sz w:val="20"/>
          <w:szCs w:val="20"/>
        </w:rPr>
        <w:t>'multiplicative'</w:t>
      </w:r>
      <w:r w:rsidRPr="00591686">
        <w:rPr>
          <w:rFonts w:ascii="Times New Roman" w:hAnsi="Times New Roman" w:cs="Times New Roman"/>
          <w:sz w:val="20"/>
          <w:szCs w:val="20"/>
        </w:rPr>
        <w:t xml:space="preserve">. </w:t>
      </w:r>
    </w:p>
    <w:p w14:paraId="66FFCA9C" w14:textId="77777777" w:rsidR="0046277A" w:rsidRPr="00591686" w:rsidRDefault="0046277A" w:rsidP="0046277A">
      <w:pPr>
        <w:pStyle w:val="Heading2"/>
        <w:spacing w:after="60"/>
        <w:ind w:left="345" w:hanging="158"/>
        <w:rPr>
          <w:b/>
          <w:bCs/>
          <w:sz w:val="20"/>
          <w:szCs w:val="20"/>
        </w:rPr>
      </w:pPr>
      <w:bookmarkStart w:id="19" w:name="Subsection32"/>
      <w:r w:rsidRPr="00591686">
        <w:rPr>
          <w:b/>
          <w:bCs/>
          <w:sz w:val="20"/>
          <w:szCs w:val="20"/>
        </w:rPr>
        <w:t>Spline models</w:t>
      </w:r>
    </w:p>
    <w:bookmarkEnd w:id="16"/>
    <w:bookmarkEnd w:id="19"/>
    <w:p w14:paraId="5A5D652D" w14:textId="21B0001D" w:rsidR="000F2B94" w:rsidRPr="00591686" w:rsidRDefault="000F2B94" w:rsidP="008616B5">
      <w:pPr>
        <w:jc w:val="both"/>
        <w:rPr>
          <w:rFonts w:ascii="Times New Roman" w:hAnsi="Times New Roman" w:cs="Times New Roman"/>
          <w:sz w:val="20"/>
          <w:szCs w:val="20"/>
        </w:rPr>
      </w:pPr>
      <w:r w:rsidRPr="00591686">
        <w:rPr>
          <w:rFonts w:ascii="Times New Roman" w:hAnsi="Times New Roman" w:cs="Times New Roman"/>
          <w:sz w:val="20"/>
          <w:szCs w:val="20"/>
        </w:rPr>
        <w:t xml:space="preserve">Spline models are also parametric but they have a flexible form that can adapt to the shape of many nonlinear </w:t>
      </w:r>
      <w:r w:rsidR="008F5C91" w:rsidRPr="00591686">
        <w:rPr>
          <w:rFonts w:ascii="Times New Roman" w:hAnsi="Times New Roman" w:cs="Times New Roman"/>
          <w:sz w:val="20"/>
          <w:szCs w:val="20"/>
        </w:rPr>
        <w:t>functions</w:t>
      </w:r>
      <w:r w:rsidRPr="00591686">
        <w:rPr>
          <w:rFonts w:ascii="Times New Roman" w:hAnsi="Times New Roman" w:cs="Times New Roman"/>
          <w:sz w:val="20"/>
          <w:szCs w:val="20"/>
        </w:rPr>
        <w:t>. Splines are</w:t>
      </w:r>
      <w:r w:rsidR="0020566B">
        <w:rPr>
          <w:rFonts w:ascii="Times New Roman" w:hAnsi="Times New Roman" w:cs="Times New Roman"/>
          <w:sz w:val="20"/>
          <w:szCs w:val="20"/>
        </w:rPr>
        <w:t xml:space="preserve"> an</w:t>
      </w:r>
      <w:r w:rsidRPr="00591686">
        <w:rPr>
          <w:rFonts w:ascii="Times New Roman" w:hAnsi="Times New Roman" w:cs="Times New Roman"/>
          <w:sz w:val="20"/>
          <w:szCs w:val="20"/>
        </w:rPr>
        <w:t xml:space="preserve"> accurate tool for univariate data and fast to compute.  To distinguish this modeling approach from parametric reconstruction we call it ‘</w:t>
      </w:r>
      <w:r w:rsidRPr="00591686">
        <w:rPr>
          <w:rFonts w:ascii="Times New Roman" w:hAnsi="Times New Roman" w:cs="Times New Roman"/>
          <w:i/>
          <w:iCs/>
          <w:sz w:val="20"/>
          <w:szCs w:val="20"/>
        </w:rPr>
        <w:t>spline reconstruction</w:t>
      </w:r>
      <w:r w:rsidR="0020566B">
        <w:rPr>
          <w:rFonts w:ascii="Times New Roman" w:hAnsi="Times New Roman" w:cs="Times New Roman"/>
          <w:i/>
          <w:iCs/>
          <w:sz w:val="20"/>
          <w:szCs w:val="20"/>
        </w:rPr>
        <w:t>’</w:t>
      </w:r>
      <w:r w:rsidR="008F5C91" w:rsidRPr="00591686">
        <w:rPr>
          <w:rFonts w:ascii="Times New Roman" w:hAnsi="Times New Roman" w:cs="Times New Roman"/>
          <w:sz w:val="20"/>
          <w:szCs w:val="20"/>
        </w:rPr>
        <w:t>.</w:t>
      </w:r>
      <w:r w:rsidRPr="00591686">
        <w:rPr>
          <w:rFonts w:ascii="Times New Roman" w:hAnsi="Times New Roman" w:cs="Times New Roman"/>
          <w:sz w:val="20"/>
          <w:szCs w:val="20"/>
        </w:rPr>
        <w:t xml:space="preserve"> </w:t>
      </w:r>
    </w:p>
    <w:p w14:paraId="28D88B87" w14:textId="61C3B2F0" w:rsidR="005E0C7B" w:rsidRPr="00591686" w:rsidRDefault="005E0C7B" w:rsidP="00270C04">
      <w:pPr>
        <w:spacing w:after="360"/>
        <w:jc w:val="both"/>
        <w:rPr>
          <w:rFonts w:ascii="Times New Roman" w:hAnsi="Times New Roman" w:cs="Times New Roman"/>
          <w:i/>
          <w:iCs/>
          <w:sz w:val="20"/>
          <w:szCs w:val="20"/>
        </w:rPr>
      </w:pPr>
      <w:r w:rsidRPr="00591686">
        <w:rPr>
          <w:rFonts w:ascii="Times New Roman" w:hAnsi="Times New Roman" w:cs="Times New Roman"/>
          <w:sz w:val="20"/>
          <w:szCs w:val="20"/>
        </w:rPr>
        <w:t xml:space="preserve">Spline models are also parametric, but they offer a flexible form that can adjust to the shape of many nonlinear functions. In this </w:t>
      </w:r>
      <w:r w:rsidR="008616B5" w:rsidRPr="00591686">
        <w:rPr>
          <w:rFonts w:ascii="Times New Roman" w:hAnsi="Times New Roman" w:cs="Times New Roman"/>
          <w:sz w:val="20"/>
          <w:szCs w:val="20"/>
        </w:rPr>
        <w:t xml:space="preserve">modeling </w:t>
      </w:r>
      <w:r w:rsidRPr="00591686">
        <w:rPr>
          <w:rFonts w:ascii="Times New Roman" w:hAnsi="Times New Roman" w:cs="Times New Roman"/>
          <w:sz w:val="20"/>
          <w:szCs w:val="20"/>
        </w:rPr>
        <w:t xml:space="preserve">approach, the model parameters correspond to the values of the drift and diffusion functions over a relatively coarse mesh of the state space, known as the </w:t>
      </w:r>
      <w:r w:rsidRPr="00591686">
        <w:rPr>
          <w:rFonts w:ascii="Times New Roman" w:hAnsi="Times New Roman" w:cs="Times New Roman"/>
          <w:i/>
          <w:iCs/>
          <w:sz w:val="20"/>
          <w:szCs w:val="20"/>
        </w:rPr>
        <w:t>'knot sequence'</w:t>
      </w:r>
      <w:r w:rsidRPr="00591686">
        <w:rPr>
          <w:rFonts w:ascii="Times New Roman" w:hAnsi="Times New Roman" w:cs="Times New Roman"/>
          <w:sz w:val="20"/>
          <w:szCs w:val="20"/>
        </w:rPr>
        <w:t>.</w:t>
      </w:r>
      <w:r w:rsidR="0016248C" w:rsidRPr="00591686">
        <w:rPr>
          <w:rFonts w:ascii="Times New Roman" w:hAnsi="Times New Roman" w:cs="Times New Roman"/>
          <w:sz w:val="20"/>
          <w:szCs w:val="20"/>
        </w:rPr>
        <w:t xml:space="preserve"> </w:t>
      </w:r>
      <w:r w:rsidR="0016248C" w:rsidRPr="00591686">
        <w:rPr>
          <w:rFonts w:ascii="Times New Roman" w:hAnsi="Times New Roman" w:cs="Times New Roman"/>
          <w:i/>
          <w:iCs/>
          <w:sz w:val="20"/>
          <w:szCs w:val="20"/>
        </w:rPr>
        <w:t>What makes it convenient to work with splines is the fact that splines are linear</w:t>
      </w:r>
      <w:r w:rsidR="004D1617" w:rsidRPr="00591686">
        <w:rPr>
          <w:rFonts w:ascii="Times New Roman" w:hAnsi="Times New Roman" w:cs="Times New Roman"/>
          <w:i/>
          <w:iCs/>
          <w:sz w:val="20"/>
          <w:szCs w:val="20"/>
        </w:rPr>
        <w:t xml:space="preserve"> functions</w:t>
      </w:r>
      <w:r w:rsidR="0016248C" w:rsidRPr="00591686">
        <w:rPr>
          <w:rFonts w:ascii="Times New Roman" w:hAnsi="Times New Roman" w:cs="Times New Roman"/>
          <w:i/>
          <w:iCs/>
          <w:sz w:val="20"/>
          <w:szCs w:val="20"/>
        </w:rPr>
        <w:t xml:space="preserve"> in terms of parameters</w:t>
      </w:r>
      <w:r w:rsidR="00E62CA9" w:rsidRPr="00591686">
        <w:rPr>
          <w:rFonts w:ascii="Times New Roman" w:hAnsi="Times New Roman" w:cs="Times New Roman"/>
          <w:i/>
          <w:iCs/>
          <w:sz w:val="20"/>
          <w:szCs w:val="20"/>
        </w:rPr>
        <w:t>, even though they are</w:t>
      </w:r>
      <w:r w:rsidR="0016248C" w:rsidRPr="00591686">
        <w:rPr>
          <w:rFonts w:ascii="Times New Roman" w:hAnsi="Times New Roman" w:cs="Times New Roman"/>
          <w:i/>
          <w:iCs/>
          <w:sz w:val="20"/>
          <w:szCs w:val="20"/>
        </w:rPr>
        <w:t xml:space="preserve"> non-linear in</w:t>
      </w:r>
      <w:r w:rsidR="00E62CA9" w:rsidRPr="00591686">
        <w:rPr>
          <w:rFonts w:ascii="Times New Roman" w:hAnsi="Times New Roman" w:cs="Times New Roman"/>
          <w:i/>
          <w:iCs/>
          <w:sz w:val="20"/>
          <w:szCs w:val="20"/>
        </w:rPr>
        <w:t xml:space="preserve"> terms of</w:t>
      </w:r>
      <w:r w:rsidR="0016248C" w:rsidRPr="00591686">
        <w:rPr>
          <w:rFonts w:ascii="Times New Roman" w:hAnsi="Times New Roman" w:cs="Times New Roman"/>
          <w:i/>
          <w:iCs/>
          <w:sz w:val="20"/>
          <w:szCs w:val="20"/>
        </w:rPr>
        <w:t xml:space="preserve"> state variables</w:t>
      </w:r>
      <w:r w:rsidR="0016248C" w:rsidRPr="00591686">
        <w:rPr>
          <w:rFonts w:ascii="Times New Roman" w:hAnsi="Times New Roman" w:cs="Times New Roman"/>
          <w:sz w:val="20"/>
          <w:szCs w:val="20"/>
        </w:rPr>
        <w:t>.</w:t>
      </w:r>
      <w:r w:rsidRPr="00591686">
        <w:rPr>
          <w:rFonts w:ascii="Times New Roman" w:hAnsi="Times New Roman" w:cs="Times New Roman"/>
          <w:sz w:val="20"/>
          <w:szCs w:val="20"/>
        </w:rPr>
        <w:t xml:space="preserve"> Unlike in parametric reconstruction, the user does not need to specify a model him/herself. Splines are particularly useful for univariate data and are computationally efficient. This package only considers spline modeling for univariate data. To differentiate this modeling approach from parametric reconstruction, we refer to it as </w:t>
      </w:r>
      <w:r w:rsidRPr="00591686">
        <w:rPr>
          <w:rFonts w:ascii="Times New Roman" w:hAnsi="Times New Roman" w:cs="Times New Roman"/>
          <w:i/>
          <w:iCs/>
          <w:sz w:val="20"/>
          <w:szCs w:val="20"/>
        </w:rPr>
        <w:t xml:space="preserve">'spline reconstruction'. </w:t>
      </w:r>
    </w:p>
    <w:p w14:paraId="074E9A63" w14:textId="4DFB4188" w:rsidR="00270C04" w:rsidRPr="00591686" w:rsidRDefault="00270C04" w:rsidP="00270C04">
      <w:pPr>
        <w:pStyle w:val="Heading1"/>
        <w:spacing w:before="0" w:after="160"/>
        <w:ind w:left="288" w:hanging="288"/>
        <w:rPr>
          <w:rFonts w:cs="Times New Roman"/>
          <w:b w:val="0"/>
          <w:bCs/>
          <w:sz w:val="22"/>
          <w:szCs w:val="22"/>
        </w:rPr>
      </w:pPr>
      <w:bookmarkStart w:id="20" w:name="section4"/>
      <w:r w:rsidRPr="00591686">
        <w:rPr>
          <w:rFonts w:cs="Times New Roman"/>
          <w:bCs/>
          <w:sz w:val="22"/>
          <w:szCs w:val="22"/>
        </w:rPr>
        <w:t xml:space="preserve">Two </w:t>
      </w:r>
      <w:r w:rsidR="008102C9" w:rsidRPr="00591686">
        <w:rPr>
          <w:rFonts w:cs="Times New Roman"/>
          <w:bCs/>
          <w:sz w:val="22"/>
          <w:szCs w:val="22"/>
        </w:rPr>
        <w:t>optimization solvers</w:t>
      </w:r>
    </w:p>
    <w:bookmarkEnd w:id="20"/>
    <w:p w14:paraId="6DEE0F02" w14:textId="03B3EE94" w:rsidR="00170C09" w:rsidRPr="00591686" w:rsidRDefault="00170C09" w:rsidP="00CE2C7C">
      <w:pPr>
        <w:spacing w:after="360"/>
        <w:jc w:val="both"/>
        <w:rPr>
          <w:rFonts w:ascii="Times New Roman" w:hAnsi="Times New Roman" w:cs="Times New Roman"/>
          <w:sz w:val="20"/>
          <w:szCs w:val="20"/>
        </w:rPr>
      </w:pPr>
      <w:r w:rsidRPr="00591686">
        <w:rPr>
          <w:rFonts w:ascii="Times New Roman" w:hAnsi="Times New Roman" w:cs="Times New Roman"/>
          <w:sz w:val="20"/>
          <w:szCs w:val="20"/>
        </w:rPr>
        <w:t>We use</w:t>
      </w:r>
      <w:r w:rsidR="008A1AB9" w:rsidRPr="00591686">
        <w:rPr>
          <w:rFonts w:ascii="Times New Roman" w:hAnsi="Times New Roman" w:cs="Times New Roman"/>
          <w:sz w:val="20"/>
          <w:szCs w:val="20"/>
        </w:rPr>
        <w:t xml:space="preserve"> two different optimization solvers in this package. The first solver is </w:t>
      </w:r>
      <w:r w:rsidR="008A1AB9" w:rsidRPr="00591686">
        <w:rPr>
          <w:rFonts w:ascii="Consolas" w:hAnsi="Consolas" w:cs="Times New Roman"/>
          <w:sz w:val="20"/>
          <w:szCs w:val="20"/>
        </w:rPr>
        <w:t>‘</w:t>
      </w:r>
      <w:proofErr w:type="spellStart"/>
      <w:r w:rsidR="008A1AB9" w:rsidRPr="00591686">
        <w:rPr>
          <w:rFonts w:ascii="Consolas" w:hAnsi="Consolas" w:cs="Times New Roman"/>
          <w:sz w:val="20"/>
          <w:szCs w:val="20"/>
        </w:rPr>
        <w:t>fmincon</w:t>
      </w:r>
      <w:proofErr w:type="spellEnd"/>
      <w:r w:rsidR="008A1AB9" w:rsidRPr="00591686">
        <w:rPr>
          <w:rFonts w:ascii="Consolas" w:hAnsi="Consolas" w:cs="Times New Roman"/>
          <w:sz w:val="20"/>
          <w:szCs w:val="20"/>
        </w:rPr>
        <w:t>’</w:t>
      </w:r>
      <w:r w:rsidR="008A1AB9" w:rsidRPr="00591686">
        <w:rPr>
          <w:rFonts w:ascii="Times New Roman" w:hAnsi="Times New Roman" w:cs="Times New Roman"/>
          <w:sz w:val="20"/>
          <w:szCs w:val="20"/>
        </w:rPr>
        <w:t xml:space="preserve"> which is a </w:t>
      </w:r>
      <w:proofErr w:type="spellStart"/>
      <w:r w:rsidR="008A1AB9" w:rsidRPr="00591686">
        <w:rPr>
          <w:rFonts w:ascii="Times New Roman" w:hAnsi="Times New Roman" w:cs="Times New Roman"/>
          <w:sz w:val="20"/>
          <w:szCs w:val="20"/>
        </w:rPr>
        <w:t>bult</w:t>
      </w:r>
      <w:proofErr w:type="spellEnd"/>
      <w:r w:rsidR="008A1AB9" w:rsidRPr="00591686">
        <w:rPr>
          <w:rFonts w:ascii="Times New Roman" w:hAnsi="Times New Roman" w:cs="Times New Roman"/>
          <w:sz w:val="20"/>
          <w:szCs w:val="20"/>
        </w:rPr>
        <w:t>-in MATLAB solver. The second solver is</w:t>
      </w:r>
      <w:r w:rsidR="001F1894" w:rsidRPr="00591686">
        <w:rPr>
          <w:rFonts w:ascii="Times New Roman" w:hAnsi="Times New Roman" w:cs="Times New Roman"/>
          <w:sz w:val="20"/>
          <w:szCs w:val="20"/>
        </w:rPr>
        <w:t xml:space="preserve"> the 'Grey wolf optimizer' </w:t>
      </w:r>
      <w:r w:rsidR="008A1AB9" w:rsidRPr="00591686">
        <w:rPr>
          <w:rFonts w:ascii="Times New Roman" w:hAnsi="Times New Roman" w:cs="Times New Roman"/>
          <w:sz w:val="20"/>
          <w:szCs w:val="20"/>
        </w:rPr>
        <w:t xml:space="preserve">(GWO) </w:t>
      </w:r>
      <w:r w:rsidR="008A1AB9"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&lt;EndNote&gt;&lt;Cite&gt;&lt;Author&gt;Mirjalili&lt;/Author&gt;&lt;Year&gt;2014&lt;/Year&gt;&lt;RecNum&gt;52&lt;/RecNum&gt;&lt;DisplayText&gt;(Mirjalili et al. 2014)&lt;/DisplayText&gt;&lt;record&gt;&lt;rec-number&gt;52&lt;/rec-number&gt;&lt;foreign-keys&gt;&lt;key app="EN" db-id="sadv2x5z6w0asfefwau5e0ah92xsaz9p5fz9" timestamp="0"&gt;52&lt;/key&gt;&lt;/foreign-keys&gt;&lt;ref-type name="Journal Article"&gt;17&lt;/ref-type&gt;&lt;contributors&gt;&lt;authors&gt;&lt;author&gt;Mirjalili, Seyedali&lt;/author&gt;&lt;author&gt;Mirjalili, Seyed Mohammad&lt;/author&gt;&lt;author&gt;Lewis, Andrew %J Advances in engineering software&lt;/author&gt;&lt;/authors&gt;&lt;/contributors&gt;&lt;titles&gt;&lt;title&gt;Grey wolf optimizer&lt;/title&gt;&lt;/titles&gt;&lt;pages&gt;46-61&lt;/pages&gt;&lt;volume&gt;69&lt;/volume&gt;&lt;dates&gt;&lt;year&gt;2014&lt;/year&gt;&lt;/dates&gt;&lt;isbn&gt;0965-9978&lt;/isbn&gt;&lt;urls&gt;&lt;/urls&gt;&lt;/record&gt;&lt;/Cite&gt;&lt;/EndNote&gt;</w:instrText>
      </w:r>
      <w:r w:rsidR="008A1AB9" w:rsidRPr="00591686">
        <w:rPr>
          <w:rFonts w:ascii="Times New Roman" w:hAnsi="Times New Roman" w:cs="Times New Roman"/>
          <w:sz w:val="20"/>
          <w:szCs w:val="20"/>
        </w:rPr>
        <w:fldChar w:fldCharType="separate"/>
      </w:r>
      <w:r w:rsidR="008A1AB9" w:rsidRPr="00591686">
        <w:rPr>
          <w:rFonts w:ascii="Times New Roman" w:hAnsi="Times New Roman" w:cs="Times New Roman"/>
          <w:noProof/>
          <w:sz w:val="20"/>
          <w:szCs w:val="20"/>
        </w:rPr>
        <w:t>(Mirjalili et al. 2014)</w:t>
      </w:r>
      <w:r w:rsidR="008A1AB9" w:rsidRPr="00591686">
        <w:rPr>
          <w:rFonts w:ascii="Times New Roman" w:hAnsi="Times New Roman" w:cs="Times New Roman"/>
          <w:sz w:val="20"/>
          <w:szCs w:val="20"/>
        </w:rPr>
        <w:fldChar w:fldCharType="end"/>
      </w:r>
      <w:r w:rsidR="00FA2FD2" w:rsidRPr="00591686">
        <w:rPr>
          <w:rFonts w:ascii="Times New Roman" w:hAnsi="Times New Roman" w:cs="Times New Roman"/>
          <w:sz w:val="20"/>
          <w:szCs w:val="20"/>
        </w:rPr>
        <w:t xml:space="preserve">, </w:t>
      </w:r>
      <w:r w:rsidR="008A1AB9" w:rsidRPr="00591686">
        <w:rPr>
          <w:rFonts w:ascii="Times New Roman" w:hAnsi="Times New Roman" w:cs="Times New Roman"/>
          <w:sz w:val="20"/>
          <w:szCs w:val="20"/>
        </w:rPr>
        <w:t xml:space="preserve">actually an improved GWO </w:t>
      </w:r>
      <w:r w:rsidR="008A1AB9"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&lt;EndNote&gt;&lt;Cite&gt;&lt;Author&gt;Nadimi-Shahraki&lt;/Author&gt;&lt;Year&gt;2021&lt;/Year&gt;&lt;RecNum&gt;66&lt;/RecNum&gt;&lt;DisplayText&gt;(Nadimi-Shahraki et al. 2021)&lt;/DisplayText&gt;&lt;record&gt;&lt;rec-number&gt;66&lt;/rec-number&gt;&lt;foreign-keys&gt;&lt;key app="EN" db-id="sadv2x5z6w0asfefwau5e0ah92xsaz9p5fz9" timestamp="1701099241"&gt;66&lt;/key&gt;&lt;/foreign-keys&gt;&lt;ref-type name="Journal Article"&gt;17&lt;/ref-type&gt;&lt;contributors&gt;&lt;authors&gt;&lt;author&gt;Nadimi-Shahraki, Mohammad H&lt;/author&gt;&lt;author&gt;Taghian, Shokooh&lt;/author&gt;&lt;author&gt;Mirjalili, Seyedali&lt;/author&gt;&lt;/authors&gt;&lt;/contributors&gt;&lt;titles&gt;&lt;title&gt;An improved grey wolf optimizer for solving engineering problems&lt;/title&gt;&lt;secondary-title&gt;Expert Systems with Applications&lt;/secondary-title&gt;&lt;/titles&gt;&lt;periodical&gt;&lt;full-title&gt;Expert Systems with Applications&lt;/full-title&gt;&lt;/periodical&gt;&lt;pages&gt;113917&lt;/pages&gt;&lt;volume&gt;166&lt;/volume&gt;&lt;dates&gt;&lt;year&gt;2021&lt;/year&gt;&lt;/dates&gt;&lt;isbn&gt;0957-4174&lt;/isbn&gt;&lt;urls&gt;&lt;/urls&gt;&lt;/record&gt;&lt;/Cite&gt;&lt;/EndNote&gt;</w:instrText>
      </w:r>
      <w:r w:rsidR="008A1AB9" w:rsidRPr="00591686">
        <w:rPr>
          <w:rFonts w:ascii="Times New Roman" w:hAnsi="Times New Roman" w:cs="Times New Roman"/>
          <w:sz w:val="20"/>
          <w:szCs w:val="20"/>
        </w:rPr>
        <w:fldChar w:fldCharType="separate"/>
      </w:r>
      <w:r w:rsidR="008A1AB9" w:rsidRPr="00591686">
        <w:rPr>
          <w:rFonts w:ascii="Times New Roman" w:hAnsi="Times New Roman" w:cs="Times New Roman"/>
          <w:noProof/>
          <w:sz w:val="20"/>
          <w:szCs w:val="20"/>
        </w:rPr>
        <w:t>(Nadimi-Shahraki et al. 2021)</w:t>
      </w:r>
      <w:r w:rsidR="008A1AB9" w:rsidRPr="00591686">
        <w:rPr>
          <w:rFonts w:ascii="Times New Roman" w:hAnsi="Times New Roman" w:cs="Times New Roman"/>
          <w:sz w:val="20"/>
          <w:szCs w:val="20"/>
        </w:rPr>
        <w:fldChar w:fldCharType="end"/>
      </w:r>
      <w:r w:rsidR="00FA2FD2" w:rsidRPr="00591686">
        <w:rPr>
          <w:rFonts w:ascii="Times New Roman" w:hAnsi="Times New Roman" w:cs="Times New Roman"/>
          <w:sz w:val="20"/>
          <w:szCs w:val="20"/>
        </w:rPr>
        <w:t xml:space="preserve">, abbreviated as </w:t>
      </w:r>
      <w:r w:rsidR="00FA2FD2" w:rsidRPr="00591686">
        <w:rPr>
          <w:rFonts w:ascii="Consolas" w:hAnsi="Consolas" w:cs="Times New Roman"/>
          <w:sz w:val="20"/>
          <w:szCs w:val="20"/>
        </w:rPr>
        <w:t>‘</w:t>
      </w:r>
      <w:proofErr w:type="spellStart"/>
      <w:r w:rsidR="00FA2FD2" w:rsidRPr="00591686">
        <w:rPr>
          <w:rFonts w:ascii="Consolas" w:hAnsi="Consolas" w:cs="Times New Roman"/>
          <w:sz w:val="20"/>
          <w:szCs w:val="20"/>
        </w:rPr>
        <w:t>gwo</w:t>
      </w:r>
      <w:proofErr w:type="spellEnd"/>
      <w:r w:rsidR="00FA2FD2" w:rsidRPr="00591686">
        <w:rPr>
          <w:rFonts w:ascii="Consolas" w:hAnsi="Consolas" w:cs="Times New Roman"/>
          <w:sz w:val="20"/>
          <w:szCs w:val="20"/>
        </w:rPr>
        <w:t>’</w:t>
      </w:r>
      <w:r w:rsidR="00FA2FD2" w:rsidRPr="00591686">
        <w:rPr>
          <w:rFonts w:ascii="Times New Roman" w:hAnsi="Times New Roman" w:cs="Times New Roman"/>
          <w:sz w:val="20"/>
          <w:szCs w:val="20"/>
        </w:rPr>
        <w:t>, in this package</w:t>
      </w:r>
      <w:r w:rsidR="008A1AB9" w:rsidRPr="00591686">
        <w:rPr>
          <w:rFonts w:ascii="Times New Roman" w:hAnsi="Times New Roman" w:cs="Times New Roman"/>
          <w:sz w:val="20"/>
          <w:szCs w:val="20"/>
        </w:rPr>
        <w:t xml:space="preserve">. </w:t>
      </w:r>
      <w:proofErr w:type="spellStart"/>
      <w:r w:rsidR="00050805" w:rsidRPr="00591686">
        <w:rPr>
          <w:rFonts w:ascii="Consolas" w:hAnsi="Consolas" w:cs="Times New Roman"/>
          <w:sz w:val="20"/>
          <w:szCs w:val="20"/>
        </w:rPr>
        <w:t>fmincon</w:t>
      </w:r>
      <w:proofErr w:type="spellEnd"/>
      <w:r w:rsidR="00050805" w:rsidRPr="00591686">
        <w:rPr>
          <w:rFonts w:ascii="Times New Roman" w:hAnsi="Times New Roman" w:cs="Times New Roman"/>
          <w:sz w:val="20"/>
          <w:szCs w:val="20"/>
        </w:rPr>
        <w:t xml:space="preserve"> is a local solver but is a fast solver. </w:t>
      </w:r>
      <w:proofErr w:type="spellStart"/>
      <w:r w:rsidR="00FA2FD2" w:rsidRPr="00591686">
        <w:rPr>
          <w:rFonts w:ascii="Consolas" w:hAnsi="Consolas" w:cs="Times New Roman"/>
          <w:sz w:val="20"/>
          <w:szCs w:val="20"/>
        </w:rPr>
        <w:t>gwo</w:t>
      </w:r>
      <w:proofErr w:type="spellEnd"/>
      <w:r w:rsidR="00050805" w:rsidRPr="00591686">
        <w:rPr>
          <w:rFonts w:ascii="Times New Roman" w:hAnsi="Times New Roman" w:cs="Times New Roman"/>
          <w:sz w:val="20"/>
          <w:szCs w:val="20"/>
        </w:rPr>
        <w:t xml:space="preserve">, on the other hand, is a global solver and is slower. We also </w:t>
      </w:r>
      <w:r w:rsidR="001F1894" w:rsidRPr="00591686">
        <w:rPr>
          <w:rFonts w:ascii="Times New Roman" w:hAnsi="Times New Roman" w:cs="Times New Roman"/>
          <w:sz w:val="20"/>
          <w:szCs w:val="20"/>
        </w:rPr>
        <w:t>utilize</w:t>
      </w:r>
      <w:r w:rsidR="00050805" w:rsidRPr="00591686">
        <w:rPr>
          <w:rFonts w:ascii="Times New Roman" w:hAnsi="Times New Roman" w:cs="Times New Roman"/>
          <w:sz w:val="20"/>
          <w:szCs w:val="20"/>
        </w:rPr>
        <w:t xml:space="preserve"> the </w:t>
      </w:r>
      <w:proofErr w:type="spellStart"/>
      <w:r w:rsidR="00050805" w:rsidRPr="00591686">
        <w:rPr>
          <w:rFonts w:ascii="Times New Roman" w:hAnsi="Times New Roman" w:cs="Times New Roman"/>
          <w:sz w:val="20"/>
          <w:szCs w:val="20"/>
        </w:rPr>
        <w:t>MultiStart</w:t>
      </w:r>
      <w:proofErr w:type="spellEnd"/>
      <w:r w:rsidR="00050805" w:rsidRPr="00591686">
        <w:rPr>
          <w:rFonts w:ascii="Times New Roman" w:hAnsi="Times New Roman" w:cs="Times New Roman"/>
          <w:sz w:val="20"/>
          <w:szCs w:val="20"/>
        </w:rPr>
        <w:t xml:space="preserve"> option to turn </w:t>
      </w:r>
      <w:proofErr w:type="spellStart"/>
      <w:r w:rsidR="00050805" w:rsidRPr="00591686">
        <w:rPr>
          <w:rFonts w:ascii="Consolas" w:hAnsi="Consolas" w:cs="Times New Roman"/>
          <w:sz w:val="20"/>
          <w:szCs w:val="20"/>
        </w:rPr>
        <w:t>fmincon</w:t>
      </w:r>
      <w:proofErr w:type="spellEnd"/>
      <w:r w:rsidR="00050805" w:rsidRPr="00591686">
        <w:rPr>
          <w:rFonts w:ascii="Times New Roman" w:hAnsi="Times New Roman" w:cs="Times New Roman"/>
          <w:sz w:val="20"/>
          <w:szCs w:val="20"/>
        </w:rPr>
        <w:t xml:space="preserve"> into a global solver.</w:t>
      </w:r>
      <w:r w:rsidR="00B22B24" w:rsidRPr="00591686">
        <w:rPr>
          <w:rFonts w:ascii="Times New Roman" w:hAnsi="Times New Roman" w:cs="Times New Roman"/>
          <w:sz w:val="20"/>
          <w:szCs w:val="20"/>
        </w:rPr>
        <w:t xml:space="preserve"> </w:t>
      </w:r>
      <w:proofErr w:type="spellStart"/>
      <w:r w:rsidR="00B22B24" w:rsidRPr="00591686">
        <w:rPr>
          <w:rFonts w:ascii="Consolas" w:hAnsi="Consolas" w:cs="Times New Roman"/>
          <w:sz w:val="20"/>
          <w:szCs w:val="20"/>
        </w:rPr>
        <w:t>fmincon</w:t>
      </w:r>
      <w:proofErr w:type="spellEnd"/>
      <w:r w:rsidR="00B22B24" w:rsidRPr="00591686">
        <w:rPr>
          <w:rFonts w:ascii="Times New Roman" w:hAnsi="Times New Roman" w:cs="Times New Roman"/>
          <w:sz w:val="20"/>
          <w:szCs w:val="20"/>
        </w:rPr>
        <w:t xml:space="preserve"> is our </w:t>
      </w:r>
      <w:r w:rsidR="00092142" w:rsidRPr="00591686">
        <w:rPr>
          <w:rFonts w:ascii="Times New Roman" w:hAnsi="Times New Roman" w:cs="Times New Roman"/>
          <w:sz w:val="20"/>
          <w:szCs w:val="20"/>
        </w:rPr>
        <w:t>default</w:t>
      </w:r>
      <w:r w:rsidR="00B22B24" w:rsidRPr="00591686">
        <w:rPr>
          <w:rFonts w:ascii="Times New Roman" w:hAnsi="Times New Roman" w:cs="Times New Roman"/>
          <w:sz w:val="20"/>
          <w:szCs w:val="20"/>
        </w:rPr>
        <w:t xml:space="preserve"> solver.</w:t>
      </w:r>
      <w:r w:rsidR="00FA2FD2" w:rsidRPr="00591686">
        <w:rPr>
          <w:rFonts w:ascii="Times New Roman" w:hAnsi="Times New Roman" w:cs="Times New Roman"/>
          <w:sz w:val="20"/>
          <w:szCs w:val="20"/>
        </w:rPr>
        <w:t xml:space="preserve"> </w:t>
      </w:r>
      <w:r w:rsidR="00B22B24" w:rsidRPr="00591686">
        <w:rPr>
          <w:rFonts w:ascii="Times New Roman" w:hAnsi="Times New Roman" w:cs="Times New Roman"/>
          <w:sz w:val="20"/>
          <w:szCs w:val="20"/>
        </w:rPr>
        <w:t xml:space="preserve"> </w:t>
      </w:r>
      <w:r w:rsidR="00050805" w:rsidRPr="00591686">
        <w:rPr>
          <w:rFonts w:ascii="Times New Roman" w:hAnsi="Times New Roman" w:cs="Times New Roman"/>
          <w:sz w:val="20"/>
          <w:szCs w:val="20"/>
        </w:rPr>
        <w:t xml:space="preserve">   </w:t>
      </w:r>
    </w:p>
    <w:p w14:paraId="4000F2BB" w14:textId="639F7472" w:rsidR="00270C04" w:rsidRPr="00591686" w:rsidRDefault="00270C04" w:rsidP="00270C04">
      <w:pPr>
        <w:pStyle w:val="Heading1"/>
        <w:spacing w:before="0" w:after="160"/>
        <w:ind w:left="288" w:hanging="288"/>
        <w:jc w:val="both"/>
        <w:rPr>
          <w:rFonts w:cs="Times New Roman"/>
          <w:sz w:val="22"/>
          <w:szCs w:val="22"/>
        </w:rPr>
      </w:pPr>
      <w:bookmarkStart w:id="21" w:name="section5"/>
      <w:r w:rsidRPr="00591686">
        <w:rPr>
          <w:rFonts w:cs="Times New Roman"/>
          <w:sz w:val="22"/>
          <w:szCs w:val="22"/>
        </w:rPr>
        <w:lastRenderedPageBreak/>
        <w:t>A short description about the inputs and outputs of the main codes</w:t>
      </w:r>
    </w:p>
    <w:bookmarkEnd w:id="21"/>
    <w:p w14:paraId="1EBE8144" w14:textId="614E325D" w:rsidR="00170C09" w:rsidRPr="00591686" w:rsidRDefault="0031684F" w:rsidP="00270C04">
      <w:pPr>
        <w:rPr>
          <w:rFonts w:ascii="Times New Roman" w:hAnsi="Times New Roman" w:cs="Times New Roman"/>
          <w:sz w:val="20"/>
          <w:szCs w:val="20"/>
        </w:rPr>
      </w:pPr>
      <w:r w:rsidRPr="00591686">
        <w:rPr>
          <w:rFonts w:ascii="Times New Roman" w:hAnsi="Times New Roman" w:cs="Times New Roman"/>
          <w:sz w:val="20"/>
          <w:szCs w:val="20"/>
        </w:rPr>
        <w:t xml:space="preserve">The main code in the package is called </w:t>
      </w:r>
      <w:r w:rsidRPr="00591686">
        <w:rPr>
          <w:rFonts w:ascii="Consolas" w:hAnsi="Consolas" w:cs="Calibri"/>
          <w:sz w:val="20"/>
          <w:szCs w:val="20"/>
        </w:rPr>
        <w:t>‘</w:t>
      </w:r>
      <w:proofErr w:type="spellStart"/>
      <w:r w:rsidRPr="00591686">
        <w:rPr>
          <w:rFonts w:ascii="Consolas" w:eastAsia="Times New Roman" w:hAnsi="Consolas" w:cs="Calibri"/>
          <w:sz w:val="20"/>
          <w:szCs w:val="20"/>
        </w:rPr>
        <w:t>euler_reconstruction.m</w:t>
      </w:r>
      <w:proofErr w:type="spellEnd"/>
      <w:r w:rsidRPr="00591686">
        <w:rPr>
          <w:rFonts w:ascii="Consolas" w:hAnsi="Consolas" w:cs="Calibri"/>
          <w:sz w:val="20"/>
          <w:szCs w:val="20"/>
        </w:rPr>
        <w:t>’</w:t>
      </w:r>
      <w:r w:rsidRPr="00591686">
        <w:rPr>
          <w:rFonts w:ascii="Times New Roman" w:hAnsi="Times New Roman" w:cs="Times New Roman"/>
          <w:sz w:val="20"/>
          <w:szCs w:val="20"/>
        </w:rPr>
        <w:t xml:space="preserve">. </w:t>
      </w:r>
      <w:r w:rsidR="00583FD4" w:rsidRPr="00591686">
        <w:rPr>
          <w:rFonts w:ascii="Times New Roman" w:hAnsi="Times New Roman" w:cs="Times New Roman"/>
          <w:sz w:val="20"/>
          <w:szCs w:val="20"/>
        </w:rPr>
        <w:t>Below, we explain its inputs and outputs</w:t>
      </w:r>
      <w:r w:rsidR="00140EAA" w:rsidRPr="00591686">
        <w:rPr>
          <w:rFonts w:ascii="Times New Roman" w:hAnsi="Times New Roman" w:cs="Times New Roman"/>
          <w:sz w:val="20"/>
          <w:szCs w:val="20"/>
        </w:rPr>
        <w:t xml:space="preserve"> here. Have a look here but the best way to learn is to run several examples after this section.</w:t>
      </w:r>
      <w:r w:rsidR="006212A2" w:rsidRPr="00591686">
        <w:rPr>
          <w:rFonts w:ascii="Times New Roman" w:hAnsi="Times New Roman" w:cs="Times New Roman"/>
          <w:sz w:val="20"/>
          <w:szCs w:val="20"/>
        </w:rPr>
        <w:t xml:space="preserve"> </w:t>
      </w:r>
    </w:p>
    <w:p w14:paraId="467A4062" w14:textId="1EB08F32" w:rsidR="007B5A5F" w:rsidRPr="00591686" w:rsidRDefault="00092142" w:rsidP="007B5A5F">
      <w:pPr>
        <w:spacing w:after="0" w:line="240" w:lineRule="auto"/>
        <w:rPr>
          <w:rFonts w:ascii="Consolas" w:eastAsia="Times New Roman" w:hAnsi="Consolas" w:cs="Calibri"/>
          <w:color w:val="000000" w:themeColor="text1"/>
          <w:sz w:val="20"/>
          <w:szCs w:val="20"/>
        </w:rPr>
      </w:pPr>
      <w:r w:rsidRPr="00591686">
        <w:rPr>
          <w:rFonts w:ascii="Consolas" w:eastAsia="Times New Roman" w:hAnsi="Consolas" w:cs="Calibri"/>
          <w:color w:val="000000" w:themeColor="text1"/>
          <w:sz w:val="20"/>
          <w:szCs w:val="20"/>
        </w:rPr>
        <w:t>R</w:t>
      </w:r>
      <w:r w:rsidR="007B5A5F" w:rsidRPr="00591686">
        <w:rPr>
          <w:rFonts w:ascii="Consolas" w:eastAsia="Times New Roman" w:hAnsi="Consolas" w:cs="Calibri"/>
          <w:color w:val="000000" w:themeColor="text1"/>
          <w:sz w:val="20"/>
          <w:szCs w:val="20"/>
        </w:rPr>
        <w:t>es</w:t>
      </w:r>
      <w:r w:rsidRPr="00591686">
        <w:rPr>
          <w:rFonts w:ascii="Consolas" w:eastAsia="Times New Roman" w:hAnsi="Consolas" w:cs="Calibri"/>
          <w:color w:val="000000" w:themeColor="text1"/>
          <w:sz w:val="20"/>
          <w:szCs w:val="20"/>
        </w:rPr>
        <w:t xml:space="preserve"> </w:t>
      </w:r>
      <w:r w:rsidR="007B5A5F" w:rsidRPr="00591686">
        <w:rPr>
          <w:rFonts w:ascii="Consolas" w:eastAsia="Times New Roman" w:hAnsi="Consolas" w:cs="Calibri"/>
          <w:color w:val="000000" w:themeColor="text1"/>
          <w:sz w:val="20"/>
          <w:szCs w:val="20"/>
        </w:rPr>
        <w:t>=</w:t>
      </w:r>
      <w:r w:rsidRPr="00591686">
        <w:rPr>
          <w:rFonts w:ascii="Consolas" w:eastAsia="Times New Roman" w:hAnsi="Consolas" w:cs="Calibri"/>
          <w:color w:val="000000" w:themeColor="text1"/>
          <w:sz w:val="20"/>
          <w:szCs w:val="20"/>
        </w:rPr>
        <w:t xml:space="preserve"> </w:t>
      </w:r>
      <w:proofErr w:type="spellStart"/>
      <w:r w:rsidR="007B5A5F" w:rsidRPr="00591686">
        <w:rPr>
          <w:rFonts w:ascii="Consolas" w:eastAsia="Times New Roman" w:hAnsi="Consolas" w:cs="Calibri"/>
          <w:color w:val="000000" w:themeColor="text1"/>
          <w:sz w:val="20"/>
          <w:szCs w:val="20"/>
        </w:rPr>
        <w:t>euler_reconstruction</w:t>
      </w:r>
      <w:proofErr w:type="spellEnd"/>
      <w:r w:rsidR="007B5A5F" w:rsidRPr="00591686">
        <w:rPr>
          <w:rFonts w:ascii="Consolas" w:eastAsia="Times New Roman" w:hAnsi="Consolas" w:cs="Calibri"/>
          <w:color w:val="000000" w:themeColor="text1"/>
          <w:sz w:val="20"/>
          <w:szCs w:val="20"/>
        </w:rPr>
        <w:t>(</w:t>
      </w:r>
      <w:proofErr w:type="gramStart"/>
      <w:r w:rsidR="007B5A5F" w:rsidRPr="00591686">
        <w:rPr>
          <w:rFonts w:ascii="Consolas" w:eastAsia="Times New Roman" w:hAnsi="Consolas" w:cs="Calibri"/>
          <w:color w:val="000000" w:themeColor="text1"/>
          <w:sz w:val="20"/>
          <w:szCs w:val="20"/>
        </w:rPr>
        <w:t>data,</w:t>
      </w:r>
      <w:proofErr w:type="spellStart"/>
      <w:r w:rsidR="007B5A5F" w:rsidRPr="00591686">
        <w:rPr>
          <w:rFonts w:ascii="Consolas" w:eastAsia="Times New Roman" w:hAnsi="Consolas" w:cs="Calibri"/>
          <w:color w:val="000000" w:themeColor="text1"/>
          <w:sz w:val="20"/>
          <w:szCs w:val="20"/>
        </w:rPr>
        <w:t>dt</w:t>
      </w:r>
      <w:proofErr w:type="spellEnd"/>
      <w:proofErr w:type="gramEnd"/>
      <w:r w:rsidR="007B5A5F" w:rsidRPr="00591686">
        <w:rPr>
          <w:rFonts w:ascii="Consolas" w:eastAsia="Times New Roman" w:hAnsi="Consolas" w:cs="Calibri"/>
          <w:color w:val="000000" w:themeColor="text1"/>
          <w:sz w:val="20"/>
          <w:szCs w:val="20"/>
        </w:rPr>
        <w:t>,'</w:t>
      </w:r>
      <w:proofErr w:type="spellStart"/>
      <w:r w:rsidR="007B5A5F" w:rsidRPr="00591686">
        <w:rPr>
          <w:rFonts w:ascii="Consolas" w:eastAsia="Times New Roman" w:hAnsi="Consolas" w:cs="Calibri"/>
          <w:color w:val="000000" w:themeColor="text1"/>
          <w:sz w:val="20"/>
          <w:szCs w:val="20"/>
        </w:rPr>
        <w:t>name',value</w:t>
      </w:r>
      <w:proofErr w:type="spellEnd"/>
      <w:r w:rsidR="007B5A5F" w:rsidRPr="00591686">
        <w:rPr>
          <w:rFonts w:ascii="Consolas" w:eastAsia="Times New Roman" w:hAnsi="Consolas" w:cs="Calibri"/>
          <w:color w:val="000000" w:themeColor="text1"/>
          <w:sz w:val="20"/>
          <w:szCs w:val="20"/>
        </w:rPr>
        <w:t>,...)</w:t>
      </w:r>
    </w:p>
    <w:p w14:paraId="7C0870D6" w14:textId="77777777" w:rsidR="00422828" w:rsidRPr="00591686" w:rsidRDefault="00422828" w:rsidP="007B5A5F">
      <w:pPr>
        <w:spacing w:after="0" w:line="240" w:lineRule="auto"/>
        <w:rPr>
          <w:rFonts w:ascii="Calibri" w:eastAsia="Times New Roman" w:hAnsi="Calibri" w:cs="Calibri"/>
          <w:color w:val="000000" w:themeColor="text1"/>
          <w:sz w:val="20"/>
          <w:szCs w:val="20"/>
        </w:rPr>
      </w:pPr>
    </w:p>
    <w:p w14:paraId="5B04D14F" w14:textId="5FA64134" w:rsidR="007B5A5F" w:rsidRPr="00591686" w:rsidRDefault="007B5A5F" w:rsidP="007B5A5F">
      <w:pPr>
        <w:spacing w:after="0" w:line="240" w:lineRule="auto"/>
        <w:rPr>
          <w:rFonts w:ascii="Calibri" w:eastAsia="Times New Roman" w:hAnsi="Calibri" w:cs="Calibri"/>
          <w:color w:val="000000" w:themeColor="text1"/>
          <w:sz w:val="20"/>
          <w:szCs w:val="20"/>
        </w:rPr>
      </w:pPr>
      <w:r w:rsidRPr="00591686">
        <w:rPr>
          <w:rFonts w:ascii="Consolas" w:eastAsia="Times New Roman" w:hAnsi="Consolas" w:cs="Calibri"/>
          <w:color w:val="000000" w:themeColor="text1"/>
          <w:sz w:val="20"/>
          <w:szCs w:val="20"/>
        </w:rPr>
        <w:t>data</w:t>
      </w:r>
      <w:r w:rsidR="00422828" w:rsidRPr="00591686">
        <w:rPr>
          <w:rFonts w:ascii="Calibri" w:eastAsia="Times New Roman" w:hAnsi="Calibri" w:cs="Calibri"/>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V</w:t>
      </w:r>
      <w:r w:rsidRPr="00591686">
        <w:rPr>
          <w:rFonts w:ascii="Times New Roman" w:eastAsia="Times New Roman" w:hAnsi="Times New Roman" w:cs="Times New Roman"/>
          <w:color w:val="000000" w:themeColor="text1"/>
          <w:sz w:val="20"/>
          <w:szCs w:val="20"/>
        </w:rPr>
        <w:t>ector with a fixed time step</w:t>
      </w:r>
      <w:r w:rsidRPr="00591686">
        <w:rPr>
          <w:rFonts w:ascii="Calibri" w:eastAsia="Times New Roman" w:hAnsi="Calibri" w:cs="Calibri"/>
          <w:color w:val="000000" w:themeColor="text1"/>
          <w:sz w:val="20"/>
          <w:szCs w:val="20"/>
        </w:rPr>
        <w:t xml:space="preserve"> </w:t>
      </w:r>
    </w:p>
    <w:p w14:paraId="56BCC5CD" w14:textId="77777777" w:rsidR="00422828" w:rsidRPr="00591686" w:rsidRDefault="00422828" w:rsidP="007B5A5F">
      <w:pPr>
        <w:spacing w:after="0" w:line="240" w:lineRule="auto"/>
        <w:rPr>
          <w:rFonts w:ascii="Calibri" w:eastAsia="Times New Roman" w:hAnsi="Calibri" w:cs="Calibri"/>
          <w:color w:val="000000" w:themeColor="text1"/>
          <w:sz w:val="20"/>
          <w:szCs w:val="20"/>
        </w:rPr>
      </w:pPr>
    </w:p>
    <w:p w14:paraId="62DE9824" w14:textId="595E0AE8"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proofErr w:type="spellStart"/>
      <w:r w:rsidRPr="00591686">
        <w:rPr>
          <w:rFonts w:ascii="Consolas" w:eastAsia="Times New Roman" w:hAnsi="Consolas" w:cs="Calibri"/>
          <w:color w:val="000000" w:themeColor="text1"/>
          <w:sz w:val="20"/>
          <w:szCs w:val="20"/>
        </w:rPr>
        <w:t>dt</w:t>
      </w:r>
      <w:proofErr w:type="spellEnd"/>
      <w:r w:rsidR="00422828" w:rsidRPr="00591686">
        <w:rPr>
          <w:rFonts w:ascii="Calibri" w:eastAsia="Times New Roman" w:hAnsi="Calibri" w:cs="Calibri"/>
          <w:color w:val="000000" w:themeColor="text1"/>
          <w:sz w:val="20"/>
          <w:szCs w:val="20"/>
        </w:rPr>
        <w:t xml:space="preserve">: </w:t>
      </w:r>
      <w:r w:rsidR="007E6ABA" w:rsidRPr="00591686">
        <w:rPr>
          <w:rFonts w:ascii="Calibri" w:eastAsia="Times New Roman" w:hAnsi="Calibri" w:cs="Calibri"/>
          <w:color w:val="000000" w:themeColor="text1"/>
          <w:sz w:val="20"/>
          <w:szCs w:val="20"/>
        </w:rPr>
        <w:t>T</w:t>
      </w:r>
      <w:r w:rsidRPr="00591686">
        <w:rPr>
          <w:rFonts w:ascii="Times New Roman" w:eastAsia="Times New Roman" w:hAnsi="Times New Roman" w:cs="Times New Roman"/>
          <w:color w:val="000000" w:themeColor="text1"/>
          <w:sz w:val="20"/>
          <w:szCs w:val="20"/>
        </w:rPr>
        <w:t>he fixed time step between consecutive data points</w:t>
      </w:r>
    </w:p>
    <w:p w14:paraId="09C8647B" w14:textId="77777777" w:rsidR="00422828" w:rsidRPr="00591686" w:rsidRDefault="00422828" w:rsidP="007B5A5F">
      <w:pPr>
        <w:spacing w:after="0" w:line="240" w:lineRule="auto"/>
        <w:rPr>
          <w:rFonts w:ascii="Times New Roman" w:eastAsia="Times New Roman" w:hAnsi="Times New Roman" w:cs="Times New Roman"/>
          <w:color w:val="000000" w:themeColor="text1"/>
          <w:sz w:val="20"/>
          <w:szCs w:val="20"/>
        </w:rPr>
      </w:pPr>
    </w:p>
    <w:p w14:paraId="107F921F" w14:textId="763FC5CA" w:rsidR="007B5A5F" w:rsidRPr="00591686" w:rsidRDefault="007B5A5F" w:rsidP="00092142">
      <w:pPr>
        <w:spacing w:after="120" w:line="240" w:lineRule="auto"/>
        <w:rPr>
          <w:rFonts w:ascii="Times New Roman" w:eastAsia="Times New Roman" w:hAnsi="Times New Roman" w:cs="Times New Roman"/>
          <w:i/>
          <w:iCs/>
          <w:color w:val="000000" w:themeColor="text1"/>
        </w:rPr>
      </w:pPr>
      <w:r w:rsidRPr="00591686">
        <w:rPr>
          <w:rFonts w:ascii="Times New Roman" w:eastAsia="Times New Roman" w:hAnsi="Times New Roman" w:cs="Times New Roman"/>
          <w:b/>
          <w:bCs/>
          <w:i/>
          <w:iCs/>
          <w:color w:val="000000" w:themeColor="text1"/>
        </w:rPr>
        <w:t>name-value pairs</w:t>
      </w:r>
    </w:p>
    <w:p w14:paraId="12E190B3" w14:textId="7C54C3ED" w:rsidR="007B5A5F" w:rsidRPr="00591686" w:rsidRDefault="007B5A5F" w:rsidP="004C772B">
      <w:pPr>
        <w:spacing w:after="0" w:line="240" w:lineRule="auto"/>
        <w:jc w:val="both"/>
        <w:rPr>
          <w:rFonts w:ascii="Calibri" w:eastAsia="Times New Roman" w:hAnsi="Calibri" w:cs="Calibri"/>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lb</w:t>
      </w:r>
      <w:proofErr w:type="spellEnd"/>
      <w:r w:rsidRPr="00591686">
        <w:rPr>
          <w:rFonts w:ascii="Consolas" w:eastAsia="Times New Roman" w:hAnsi="Consolas" w:cs="Calibri"/>
          <w:color w:val="000000" w:themeColor="text1"/>
          <w:sz w:val="20"/>
          <w:szCs w:val="20"/>
        </w:rPr>
        <w:t>'</w:t>
      </w:r>
      <w:r w:rsidR="00422828" w:rsidRPr="00591686">
        <w:rPr>
          <w:rFonts w:ascii="Calibri" w:eastAsia="Times New Roman" w:hAnsi="Calibri" w:cs="Calibri"/>
          <w:color w:val="000000" w:themeColor="text1"/>
          <w:sz w:val="20"/>
          <w:szCs w:val="20"/>
        </w:rPr>
        <w:t>:</w:t>
      </w:r>
      <w:r w:rsidRPr="00591686">
        <w:rPr>
          <w:rFonts w:ascii="Calibri" w:eastAsia="Times New Roman" w:hAnsi="Calibri" w:cs="Calibri"/>
          <w:color w:val="000000" w:themeColor="text1"/>
          <w:sz w:val="20"/>
          <w:szCs w:val="20"/>
        </w:rPr>
        <w:t xml:space="preserve"> </w:t>
      </w:r>
      <w:r w:rsidR="00422828" w:rsidRPr="00591686">
        <w:rPr>
          <w:rFonts w:ascii="Calibri" w:eastAsia="Times New Roman" w:hAnsi="Calibri" w:cs="Calibri"/>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V</w:t>
      </w:r>
      <w:r w:rsidRPr="00591686">
        <w:rPr>
          <w:rFonts w:ascii="Times New Roman" w:eastAsia="Times New Roman" w:hAnsi="Times New Roman" w:cs="Times New Roman"/>
          <w:color w:val="000000" w:themeColor="text1"/>
          <w:sz w:val="20"/>
          <w:szCs w:val="20"/>
        </w:rPr>
        <w:t>ector with the lower bounds of all parameters</w:t>
      </w:r>
      <w:r w:rsidR="00422828" w:rsidRPr="00591686">
        <w:rPr>
          <w:rFonts w:ascii="Times New Roman" w:eastAsia="Times New Roman" w:hAnsi="Times New Roman" w:cs="Times New Roman"/>
          <w:color w:val="000000" w:themeColor="text1"/>
          <w:sz w:val="20"/>
          <w:szCs w:val="20"/>
        </w:rPr>
        <w:t>. F</w:t>
      </w:r>
      <w:r w:rsidRPr="00591686">
        <w:rPr>
          <w:rFonts w:ascii="Times New Roman" w:eastAsia="Times New Roman" w:hAnsi="Times New Roman" w:cs="Times New Roman"/>
          <w:color w:val="000000" w:themeColor="text1"/>
          <w:sz w:val="20"/>
          <w:szCs w:val="20"/>
        </w:rPr>
        <w:t>or</w:t>
      </w:r>
      <w:r w:rsidR="00422828" w:rsidRPr="00591686">
        <w:rPr>
          <w:rFonts w:ascii="Times New Roman" w:eastAsia="Times New Roman" w:hAnsi="Times New Roman" w:cs="Times New Roman"/>
          <w:color w:val="000000" w:themeColor="text1"/>
          <w:sz w:val="20"/>
          <w:szCs w:val="20"/>
        </w:rPr>
        <w:t xml:space="preserve"> spline models the default is </w:t>
      </w:r>
      <w:r w:rsidRPr="00591686">
        <w:rPr>
          <w:rFonts w:ascii="Times New Roman" w:eastAsia="Times New Roman" w:hAnsi="Times New Roman" w:cs="Times New Roman"/>
          <w:color w:val="000000" w:themeColor="text1"/>
          <w:sz w:val="20"/>
          <w:szCs w:val="20"/>
        </w:rPr>
        <w:t>-10 for</w:t>
      </w:r>
      <w:r w:rsidR="00422828" w:rsidRPr="00591686">
        <w:rPr>
          <w:rFonts w:ascii="Times New Roman" w:eastAsia="Times New Roman" w:hAnsi="Times New Roman" w:cs="Times New Roman"/>
          <w:color w:val="000000" w:themeColor="text1"/>
          <w:sz w:val="20"/>
          <w:szCs w:val="20"/>
        </w:rPr>
        <w:t xml:space="preserve"> all knot values of mu</w:t>
      </w:r>
      <w:r w:rsidRPr="00591686">
        <w:rPr>
          <w:rFonts w:ascii="Times New Roman" w:eastAsia="Times New Roman" w:hAnsi="Times New Roman" w:cs="Times New Roman"/>
          <w:color w:val="000000" w:themeColor="text1"/>
          <w:sz w:val="20"/>
          <w:szCs w:val="20"/>
        </w:rPr>
        <w:t xml:space="preserve"> and 0 for</w:t>
      </w:r>
      <w:r w:rsidR="00422828" w:rsidRPr="00591686">
        <w:rPr>
          <w:rFonts w:ascii="Times New Roman" w:eastAsia="Times New Roman" w:hAnsi="Times New Roman" w:cs="Times New Roman"/>
          <w:color w:val="000000" w:themeColor="text1"/>
          <w:sz w:val="20"/>
          <w:szCs w:val="20"/>
        </w:rPr>
        <w:t xml:space="preserve"> all knot values of</w:t>
      </w:r>
      <w:r w:rsidRPr="00591686">
        <w:rPr>
          <w:rFonts w:ascii="Times New Roman" w:eastAsia="Times New Roman" w:hAnsi="Times New Roman" w:cs="Times New Roman"/>
          <w:color w:val="000000" w:themeColor="text1"/>
          <w:sz w:val="20"/>
          <w:szCs w:val="20"/>
        </w:rPr>
        <w:t xml:space="preserve"> sigma</w:t>
      </w:r>
      <w:r w:rsidR="00092142" w:rsidRPr="00591686">
        <w:rPr>
          <w:rFonts w:ascii="Times New Roman" w:eastAsia="Times New Roman" w:hAnsi="Times New Roman" w:cs="Times New Roman"/>
          <w:color w:val="000000" w:themeColor="text1"/>
          <w:sz w:val="20"/>
          <w:szCs w:val="20"/>
        </w:rPr>
        <w:t>.</w:t>
      </w:r>
    </w:p>
    <w:p w14:paraId="4E1BB311" w14:textId="77777777" w:rsidR="004C772B" w:rsidRPr="00591686" w:rsidRDefault="004C772B" w:rsidP="004C772B">
      <w:pPr>
        <w:spacing w:after="0" w:line="240" w:lineRule="auto"/>
        <w:jc w:val="both"/>
        <w:rPr>
          <w:rFonts w:ascii="Calibri" w:eastAsia="Times New Roman" w:hAnsi="Calibri" w:cs="Calibri"/>
          <w:color w:val="000000" w:themeColor="text1"/>
          <w:sz w:val="20"/>
          <w:szCs w:val="20"/>
        </w:rPr>
      </w:pPr>
    </w:p>
    <w:p w14:paraId="222E5480" w14:textId="7446F9FC" w:rsidR="007B5A5F" w:rsidRPr="00591686" w:rsidRDefault="007B5A5F" w:rsidP="00792F22">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ub</w:t>
      </w:r>
      <w:proofErr w:type="spellEnd"/>
      <w:r w:rsidRPr="00591686">
        <w:rPr>
          <w:rFonts w:ascii="Consolas" w:eastAsia="Times New Roman" w:hAnsi="Consolas" w:cs="Calibri"/>
          <w:color w:val="000000" w:themeColor="text1"/>
          <w:sz w:val="20"/>
          <w:szCs w:val="20"/>
        </w:rPr>
        <w:t>'</w:t>
      </w:r>
      <w:r w:rsidR="005310EF" w:rsidRPr="00591686">
        <w:rPr>
          <w:rFonts w:ascii="Calibri" w:eastAsia="Times New Roman" w:hAnsi="Calibri" w:cs="Calibri"/>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V</w:t>
      </w:r>
      <w:r w:rsidRPr="00591686">
        <w:rPr>
          <w:rFonts w:ascii="Times New Roman" w:eastAsia="Times New Roman" w:hAnsi="Times New Roman" w:cs="Times New Roman"/>
          <w:color w:val="000000" w:themeColor="text1"/>
          <w:sz w:val="20"/>
          <w:szCs w:val="20"/>
        </w:rPr>
        <w:t>ector with the lower bounds of all parameters</w:t>
      </w:r>
      <w:r w:rsidR="004C772B" w:rsidRPr="00591686">
        <w:rPr>
          <w:rFonts w:ascii="Times New Roman" w:eastAsia="Times New Roman" w:hAnsi="Times New Roman" w:cs="Times New Roman"/>
          <w:color w:val="000000" w:themeColor="text1"/>
          <w:sz w:val="20"/>
          <w:szCs w:val="20"/>
        </w:rPr>
        <w:t xml:space="preserve"> </w:t>
      </w:r>
      <w:r w:rsidR="0084616D" w:rsidRPr="00591686">
        <w:rPr>
          <w:rFonts w:ascii="Times New Roman" w:eastAsia="Times New Roman" w:hAnsi="Times New Roman" w:cs="Times New Roman"/>
          <w:color w:val="000000" w:themeColor="text1"/>
          <w:sz w:val="20"/>
          <w:szCs w:val="20"/>
        </w:rPr>
        <w:t>for</w:t>
      </w:r>
      <w:r w:rsidR="004C772B" w:rsidRPr="00591686">
        <w:rPr>
          <w:rFonts w:ascii="Times New Roman" w:eastAsia="Times New Roman" w:hAnsi="Times New Roman" w:cs="Times New Roman"/>
          <w:color w:val="000000" w:themeColor="text1"/>
          <w:sz w:val="20"/>
          <w:szCs w:val="20"/>
        </w:rPr>
        <w:t xml:space="preserve"> spline models the default is</w:t>
      </w:r>
      <w:r w:rsidRPr="00591686">
        <w:rPr>
          <w:rFonts w:ascii="Times New Roman" w:eastAsia="Times New Roman" w:hAnsi="Times New Roman" w:cs="Times New Roman"/>
          <w:color w:val="000000" w:themeColor="text1"/>
          <w:sz w:val="20"/>
          <w:szCs w:val="20"/>
        </w:rPr>
        <w:t xml:space="preserve"> 10</w:t>
      </w:r>
      <w:r w:rsidR="004C772B" w:rsidRPr="00591686">
        <w:rPr>
          <w:rFonts w:ascii="Times New Roman" w:eastAsia="Times New Roman" w:hAnsi="Times New Roman" w:cs="Times New Roman"/>
          <w:color w:val="000000" w:themeColor="text1"/>
          <w:sz w:val="20"/>
          <w:szCs w:val="20"/>
        </w:rPr>
        <w:t xml:space="preserve"> for all the knot values of mu and sigma</w:t>
      </w:r>
      <w:r w:rsidRPr="00591686">
        <w:rPr>
          <w:rFonts w:ascii="Times New Roman" w:eastAsia="Times New Roman" w:hAnsi="Times New Roman" w:cs="Times New Roman"/>
          <w:color w:val="000000" w:themeColor="text1"/>
          <w:sz w:val="20"/>
          <w:szCs w:val="20"/>
        </w:rPr>
        <w:t>)</w:t>
      </w:r>
    </w:p>
    <w:p w14:paraId="6C8D7EF7" w14:textId="77777777" w:rsidR="00CC1FD0" w:rsidRPr="00591686" w:rsidRDefault="00CC1FD0" w:rsidP="00792F22">
      <w:pPr>
        <w:spacing w:after="0" w:line="240" w:lineRule="auto"/>
        <w:jc w:val="both"/>
        <w:rPr>
          <w:rFonts w:ascii="Calibri" w:eastAsia="Times New Roman" w:hAnsi="Calibri" w:cs="Calibri"/>
          <w:color w:val="000000" w:themeColor="text1"/>
          <w:sz w:val="20"/>
          <w:szCs w:val="20"/>
        </w:rPr>
      </w:pPr>
    </w:p>
    <w:p w14:paraId="27C5B5DD" w14:textId="1710DFF3" w:rsidR="00CC1FD0" w:rsidRPr="00591686" w:rsidRDefault="00CC1FD0" w:rsidP="00CC1FD0">
      <w:pPr>
        <w:spacing w:after="0" w:line="240" w:lineRule="auto"/>
        <w:rPr>
          <w:rFonts w:ascii="Calibri" w:eastAsia="Times New Roman" w:hAnsi="Calibri" w:cs="Calibri"/>
          <w:sz w:val="20"/>
          <w:szCs w:val="20"/>
        </w:rPr>
      </w:pPr>
      <w:r w:rsidRPr="00591686">
        <w:rPr>
          <w:rFonts w:ascii="Consolas" w:eastAsia="Times New Roman" w:hAnsi="Consolas" w:cs="Calibri"/>
          <w:sz w:val="20"/>
          <w:szCs w:val="20"/>
        </w:rPr>
        <w:t>'L'</w:t>
      </w:r>
      <w:r w:rsidR="00A6513A" w:rsidRPr="00591686">
        <w:rPr>
          <w:rFonts w:ascii="Calibri" w:eastAsia="Times New Roman" w:hAnsi="Calibri" w:cs="Calibri"/>
          <w:sz w:val="20"/>
          <w:szCs w:val="20"/>
        </w:rPr>
        <w:t>:</w:t>
      </w:r>
      <w:r w:rsidRPr="00591686">
        <w:rPr>
          <w:rFonts w:ascii="Calibri" w:eastAsia="Times New Roman" w:hAnsi="Calibri" w:cs="Calibri"/>
          <w:sz w:val="20"/>
          <w:szCs w:val="20"/>
        </w:rPr>
        <w:t xml:space="preserve">  </w:t>
      </w:r>
      <w:r w:rsidR="007E6ABA" w:rsidRPr="00591686">
        <w:rPr>
          <w:rFonts w:ascii="Times New Roman" w:eastAsia="Times New Roman" w:hAnsi="Times New Roman" w:cs="Times New Roman"/>
          <w:sz w:val="20"/>
          <w:szCs w:val="20"/>
        </w:rPr>
        <w:t>L</w:t>
      </w:r>
      <w:r w:rsidRPr="00591686">
        <w:rPr>
          <w:rFonts w:ascii="Times New Roman" w:eastAsia="Times New Roman" w:hAnsi="Times New Roman" w:cs="Times New Roman"/>
          <w:sz w:val="20"/>
          <w:szCs w:val="20"/>
        </w:rPr>
        <w:t xml:space="preserve">eft boundary of the </w:t>
      </w:r>
      <w:r w:rsidR="003A3F3E" w:rsidRPr="00591686">
        <w:rPr>
          <w:rFonts w:ascii="Times New Roman" w:eastAsia="Times New Roman" w:hAnsi="Times New Roman" w:cs="Times New Roman"/>
          <w:sz w:val="20"/>
          <w:szCs w:val="20"/>
        </w:rPr>
        <w:t>data</w:t>
      </w:r>
      <w:r w:rsidRPr="00591686">
        <w:rPr>
          <w:rFonts w:ascii="Times New Roman" w:eastAsia="Times New Roman" w:hAnsi="Times New Roman" w:cs="Times New Roman"/>
          <w:sz w:val="20"/>
          <w:szCs w:val="20"/>
        </w:rPr>
        <w:t xml:space="preserve"> (default</w:t>
      </w:r>
      <w:r w:rsidR="00092142" w:rsidRPr="00591686">
        <w:rPr>
          <w:rFonts w:ascii="Times New Roman" w:eastAsia="Times New Roman" w:hAnsi="Times New Roman" w:cs="Times New Roman"/>
          <w:sz w:val="20"/>
          <w:szCs w:val="20"/>
        </w:rPr>
        <w:t xml:space="preserve"> is</w:t>
      </w:r>
      <w:r w:rsidRPr="00591686">
        <w:rPr>
          <w:rFonts w:ascii="Times New Roman" w:eastAsia="Times New Roman" w:hAnsi="Times New Roman" w:cs="Times New Roman"/>
          <w:sz w:val="20"/>
          <w:szCs w:val="20"/>
        </w:rPr>
        <w:t xml:space="preserve"> min(data))</w:t>
      </w:r>
      <w:r w:rsidR="00451C04" w:rsidRPr="00591686">
        <w:rPr>
          <w:rFonts w:ascii="Calibri" w:eastAsia="Times New Roman" w:hAnsi="Calibri" w:cs="Calibri"/>
          <w:sz w:val="20"/>
          <w:szCs w:val="20"/>
        </w:rPr>
        <w:t xml:space="preserve"> </w:t>
      </w:r>
    </w:p>
    <w:p w14:paraId="66DE96E1" w14:textId="3773A652" w:rsidR="00CC1FD0" w:rsidRPr="00591686" w:rsidRDefault="00CC1FD0" w:rsidP="00CC1FD0">
      <w:pPr>
        <w:spacing w:after="0" w:line="240" w:lineRule="auto"/>
        <w:rPr>
          <w:rFonts w:ascii="Calibri" w:eastAsia="Times New Roman" w:hAnsi="Calibri" w:cs="Calibri"/>
          <w:sz w:val="20"/>
          <w:szCs w:val="20"/>
        </w:rPr>
      </w:pPr>
      <w:r w:rsidRPr="00591686">
        <w:rPr>
          <w:rFonts w:ascii="Consolas" w:eastAsia="Times New Roman" w:hAnsi="Consolas" w:cs="Calibri"/>
          <w:sz w:val="20"/>
          <w:szCs w:val="20"/>
        </w:rPr>
        <w:t>'R'</w:t>
      </w:r>
      <w:r w:rsidR="00A6513A"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 xml:space="preserve">  </w:t>
      </w:r>
      <w:r w:rsidR="007E6ABA" w:rsidRPr="00591686">
        <w:rPr>
          <w:rFonts w:ascii="Times New Roman" w:eastAsia="Times New Roman" w:hAnsi="Times New Roman" w:cs="Times New Roman"/>
          <w:sz w:val="20"/>
          <w:szCs w:val="20"/>
        </w:rPr>
        <w:t>R</w:t>
      </w:r>
      <w:r w:rsidRPr="00591686">
        <w:rPr>
          <w:rFonts w:ascii="Times New Roman" w:eastAsia="Times New Roman" w:hAnsi="Times New Roman" w:cs="Times New Roman"/>
          <w:sz w:val="20"/>
          <w:szCs w:val="20"/>
        </w:rPr>
        <w:t xml:space="preserve">ight boundary for the </w:t>
      </w:r>
      <w:r w:rsidR="003A3F3E" w:rsidRPr="00591686">
        <w:rPr>
          <w:rFonts w:ascii="Times New Roman" w:eastAsia="Times New Roman" w:hAnsi="Times New Roman" w:cs="Times New Roman"/>
          <w:sz w:val="20"/>
          <w:szCs w:val="20"/>
        </w:rPr>
        <w:t>data</w:t>
      </w:r>
      <w:r w:rsidRPr="00591686">
        <w:rPr>
          <w:rFonts w:ascii="Times New Roman" w:eastAsia="Times New Roman" w:hAnsi="Times New Roman" w:cs="Times New Roman"/>
          <w:sz w:val="20"/>
          <w:szCs w:val="20"/>
        </w:rPr>
        <w:t xml:space="preserve"> (default</w:t>
      </w:r>
      <w:r w:rsidR="00092142" w:rsidRPr="00591686">
        <w:rPr>
          <w:rFonts w:ascii="Times New Roman" w:eastAsia="Times New Roman" w:hAnsi="Times New Roman" w:cs="Times New Roman"/>
          <w:sz w:val="20"/>
          <w:szCs w:val="20"/>
        </w:rPr>
        <w:t xml:space="preserve"> is</w:t>
      </w:r>
      <w:r w:rsidRPr="00591686">
        <w:rPr>
          <w:rFonts w:ascii="Times New Roman" w:eastAsia="Times New Roman" w:hAnsi="Times New Roman" w:cs="Times New Roman"/>
          <w:sz w:val="20"/>
          <w:szCs w:val="20"/>
        </w:rPr>
        <w:t xml:space="preserve"> max(data))</w:t>
      </w:r>
    </w:p>
    <w:p w14:paraId="554D0BE0" w14:textId="07CD7708" w:rsidR="00092142" w:rsidRPr="00591686" w:rsidRDefault="00092142" w:rsidP="00195DA1">
      <w:pPr>
        <w:spacing w:after="0" w:line="240" w:lineRule="auto"/>
        <w:jc w:val="both"/>
        <w:rPr>
          <w:rFonts w:ascii="Times New Roman" w:eastAsia="Times New Roman" w:hAnsi="Times New Roman" w:cs="Times New Roman"/>
          <w:sz w:val="20"/>
          <w:szCs w:val="20"/>
        </w:rPr>
      </w:pPr>
    </w:p>
    <w:p w14:paraId="0E9E7208" w14:textId="60EA6EFA" w:rsidR="00092142" w:rsidRPr="00591686" w:rsidRDefault="00092142" w:rsidP="00092142">
      <w:pPr>
        <w:spacing w:after="0" w:line="240" w:lineRule="auto"/>
        <w:jc w:val="both"/>
        <w:rPr>
          <w:rFonts w:ascii="Times New Roman" w:eastAsia="Times New Roman" w:hAnsi="Times New Roman" w:cs="Times New Roman"/>
          <w:sz w:val="20"/>
          <w:szCs w:val="20"/>
        </w:rPr>
      </w:pPr>
      <w:r w:rsidRPr="00591686">
        <w:rPr>
          <w:rFonts w:ascii="Times New Roman" w:eastAsia="Times New Roman" w:hAnsi="Times New Roman" w:cs="Times New Roman"/>
          <w:b/>
          <w:bCs/>
          <w:sz w:val="20"/>
          <w:szCs w:val="20"/>
        </w:rPr>
        <w:t>Note</w:t>
      </w:r>
      <w:r w:rsidRPr="00591686">
        <w:rPr>
          <w:rFonts w:ascii="Times New Roman" w:eastAsia="Times New Roman" w:hAnsi="Times New Roman" w:cs="Times New Roman"/>
          <w:sz w:val="20"/>
          <w:szCs w:val="20"/>
        </w:rPr>
        <w:t>: When working with small datasets, there may be fewer data points near the borders. This can adversely affect the quality of the fitted model, especially when using spline models (parametric models are not affected). To mitigate this issue, it is recommended to choose a relatively larger lower boundary and a smaller upper boundary for your data.</w:t>
      </w:r>
    </w:p>
    <w:p w14:paraId="0E1753F6" w14:textId="77777777" w:rsidR="004C772B" w:rsidRPr="00591686" w:rsidRDefault="004C772B" w:rsidP="004C772B">
      <w:pPr>
        <w:spacing w:after="0" w:line="240" w:lineRule="auto"/>
        <w:jc w:val="both"/>
        <w:rPr>
          <w:rFonts w:ascii="Consolas" w:eastAsia="Times New Roman" w:hAnsi="Consolas" w:cs="Times New Roman"/>
          <w:color w:val="000000" w:themeColor="text1"/>
          <w:sz w:val="20"/>
          <w:szCs w:val="20"/>
        </w:rPr>
      </w:pPr>
    </w:p>
    <w:p w14:paraId="666C7FC0" w14:textId="60B9B2F8" w:rsidR="007B5A5F" w:rsidRPr="00591686" w:rsidRDefault="007B5A5F" w:rsidP="00792F22">
      <w:pPr>
        <w:spacing w:after="0" w:line="240" w:lineRule="auto"/>
        <w:jc w:val="both"/>
        <w:rPr>
          <w:rFonts w:ascii="Consolas" w:eastAsia="Times New Roman" w:hAnsi="Consolas" w:cs="Times New Roman"/>
          <w:color w:val="000000" w:themeColor="text1"/>
          <w:sz w:val="20"/>
          <w:szCs w:val="20"/>
        </w:rPr>
      </w:pPr>
      <w:r w:rsidRPr="00591686">
        <w:rPr>
          <w:rFonts w:ascii="Consolas" w:eastAsia="Times New Roman" w:hAnsi="Consolas" w:cs="Calibri"/>
          <w:color w:val="000000" w:themeColor="text1"/>
          <w:sz w:val="20"/>
          <w:szCs w:val="20"/>
        </w:rPr>
        <w:t>'solver'</w:t>
      </w:r>
      <w:r w:rsidR="0084616D"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O</w:t>
      </w:r>
      <w:r w:rsidR="0084616D" w:rsidRPr="00591686">
        <w:rPr>
          <w:rFonts w:ascii="Times New Roman" w:eastAsia="Times New Roman" w:hAnsi="Times New Roman" w:cs="Times New Roman"/>
          <w:color w:val="000000" w:themeColor="text1"/>
          <w:sz w:val="20"/>
          <w:szCs w:val="20"/>
        </w:rPr>
        <w:t xml:space="preserve">ptimization </w:t>
      </w:r>
      <w:r w:rsidRPr="00591686">
        <w:rPr>
          <w:rFonts w:ascii="Times New Roman" w:eastAsia="Times New Roman" w:hAnsi="Times New Roman" w:cs="Times New Roman"/>
          <w:color w:val="000000" w:themeColor="text1"/>
          <w:sz w:val="20"/>
          <w:szCs w:val="20"/>
        </w:rPr>
        <w:t xml:space="preserve">solver for the </w:t>
      </w:r>
      <w:r w:rsidR="0084616D" w:rsidRPr="00591686">
        <w:rPr>
          <w:rFonts w:ascii="Times New Roman" w:eastAsia="Times New Roman" w:hAnsi="Times New Roman" w:cs="Times New Roman"/>
          <w:color w:val="000000" w:themeColor="text1"/>
          <w:sz w:val="20"/>
          <w:szCs w:val="20"/>
        </w:rPr>
        <w:t>maximum-likelihood estimation</w:t>
      </w:r>
      <w:r w:rsidR="00092142" w:rsidRPr="00591686">
        <w:rPr>
          <w:rFonts w:ascii="Times New Roman" w:eastAsia="Times New Roman" w:hAnsi="Times New Roman" w:cs="Times New Roman"/>
          <w:color w:val="000000" w:themeColor="text1"/>
          <w:sz w:val="20"/>
          <w:szCs w:val="20"/>
        </w:rPr>
        <w:t xml:space="preserve"> problem</w:t>
      </w:r>
      <w:r w:rsidR="0084616D" w:rsidRPr="00591686">
        <w:rPr>
          <w:rFonts w:ascii="Times New Roman" w:eastAsia="Times New Roman" w:hAnsi="Times New Roman" w:cs="Times New Roman"/>
          <w:color w:val="000000" w:themeColor="text1"/>
          <w:sz w:val="20"/>
          <w:szCs w:val="20"/>
        </w:rPr>
        <w:t xml:space="preserve">. The solvers are </w:t>
      </w:r>
      <w:r w:rsidR="0084616D" w:rsidRPr="00591686">
        <w:rPr>
          <w:rFonts w:ascii="Consolas" w:eastAsia="Times New Roman" w:hAnsi="Consolas" w:cs="Times New Roman"/>
          <w:color w:val="000000" w:themeColor="text1"/>
          <w:sz w:val="20"/>
          <w:szCs w:val="20"/>
        </w:rPr>
        <w:t>'</w:t>
      </w:r>
      <w:proofErr w:type="spellStart"/>
      <w:r w:rsidR="0084616D" w:rsidRPr="00591686">
        <w:rPr>
          <w:rFonts w:ascii="Consolas" w:eastAsia="Times New Roman" w:hAnsi="Consolas" w:cs="Times New Roman"/>
          <w:color w:val="000000" w:themeColor="text1"/>
          <w:sz w:val="20"/>
          <w:szCs w:val="20"/>
        </w:rPr>
        <w:t>fmincon</w:t>
      </w:r>
      <w:proofErr w:type="spellEnd"/>
      <w:r w:rsidR="0084616D" w:rsidRPr="00591686">
        <w:rPr>
          <w:rFonts w:ascii="Consolas" w:eastAsia="Times New Roman" w:hAnsi="Consolas" w:cs="Times New Roman"/>
          <w:color w:val="000000" w:themeColor="text1"/>
          <w:sz w:val="20"/>
          <w:szCs w:val="20"/>
        </w:rPr>
        <w:t>'</w:t>
      </w:r>
      <w:r w:rsidR="00AF76B8" w:rsidRPr="00591686">
        <w:rPr>
          <w:rFonts w:ascii="Times New Roman" w:eastAsia="Times New Roman" w:hAnsi="Times New Roman" w:cs="Times New Roman"/>
          <w:color w:val="000000" w:themeColor="text1"/>
          <w:sz w:val="20"/>
          <w:szCs w:val="20"/>
        </w:rPr>
        <w:t xml:space="preserve"> </w:t>
      </w:r>
      <w:r w:rsidR="0084616D" w:rsidRPr="00591686">
        <w:rPr>
          <w:rFonts w:ascii="Times New Roman" w:eastAsia="Times New Roman" w:hAnsi="Times New Roman" w:cs="Times New Roman"/>
          <w:color w:val="000000" w:themeColor="text1"/>
          <w:sz w:val="20"/>
          <w:szCs w:val="20"/>
        </w:rPr>
        <w:t xml:space="preserve">and </w:t>
      </w:r>
      <w:r w:rsidR="0084616D" w:rsidRPr="00591686">
        <w:rPr>
          <w:rFonts w:ascii="Consolas" w:eastAsia="Times New Roman" w:hAnsi="Consolas" w:cs="Times New Roman"/>
          <w:color w:val="000000" w:themeColor="text1"/>
          <w:sz w:val="20"/>
          <w:szCs w:val="20"/>
        </w:rPr>
        <w:t>‘</w:t>
      </w:r>
      <w:proofErr w:type="spellStart"/>
      <w:r w:rsidR="00243580" w:rsidRPr="00591686">
        <w:rPr>
          <w:rFonts w:ascii="Consolas" w:eastAsia="Times New Roman" w:hAnsi="Consolas" w:cs="Times New Roman"/>
          <w:color w:val="000000" w:themeColor="text1"/>
          <w:sz w:val="20"/>
          <w:szCs w:val="20"/>
        </w:rPr>
        <w:t>gwo</w:t>
      </w:r>
      <w:proofErr w:type="spellEnd"/>
      <w:r w:rsidR="0084616D" w:rsidRPr="00591686">
        <w:rPr>
          <w:rFonts w:ascii="Consolas" w:eastAsia="Times New Roman" w:hAnsi="Consolas"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(default</w:t>
      </w:r>
      <w:r w:rsidR="0084616D" w:rsidRPr="00591686">
        <w:rPr>
          <w:rFonts w:ascii="Times New Roman" w:eastAsia="Times New Roman" w:hAnsi="Times New Roman" w:cs="Times New Roman"/>
          <w:color w:val="000000" w:themeColor="text1"/>
          <w:sz w:val="20"/>
          <w:szCs w:val="20"/>
        </w:rPr>
        <w:t xml:space="preserve"> is</w:t>
      </w:r>
      <w:r w:rsidRPr="00591686">
        <w:rPr>
          <w:rFonts w:ascii="Times New Roman" w:eastAsia="Times New Roman" w:hAnsi="Times New Roman" w:cs="Times New Roman"/>
          <w:color w:val="000000" w:themeColor="text1"/>
          <w:sz w:val="20"/>
          <w:szCs w:val="20"/>
        </w:rPr>
        <w:t xml:space="preserve"> </w:t>
      </w:r>
      <w:proofErr w:type="spellStart"/>
      <w:r w:rsidRPr="00591686">
        <w:rPr>
          <w:rFonts w:ascii="Consolas" w:eastAsia="Times New Roman" w:hAnsi="Consolas" w:cs="Times New Roman"/>
          <w:color w:val="000000" w:themeColor="text1"/>
          <w:sz w:val="20"/>
          <w:szCs w:val="20"/>
        </w:rPr>
        <w:t>fmincon</w:t>
      </w:r>
      <w:proofErr w:type="spellEnd"/>
      <w:r w:rsidRPr="00591686">
        <w:rPr>
          <w:rFonts w:ascii="Times New Roman" w:eastAsia="Times New Roman" w:hAnsi="Times New Roman" w:cs="Times New Roman"/>
          <w:color w:val="000000" w:themeColor="text1"/>
          <w:sz w:val="20"/>
          <w:szCs w:val="20"/>
        </w:rPr>
        <w:t>)</w:t>
      </w:r>
      <w:r w:rsidR="0084616D" w:rsidRPr="00591686">
        <w:rPr>
          <w:rFonts w:ascii="Times New Roman" w:eastAsia="Times New Roman" w:hAnsi="Times New Roman" w:cs="Times New Roman"/>
          <w:color w:val="000000" w:themeColor="text1"/>
          <w:sz w:val="20"/>
          <w:szCs w:val="20"/>
        </w:rPr>
        <w:t xml:space="preserve">. </w:t>
      </w:r>
      <w:r w:rsidR="00243580" w:rsidRPr="00591686">
        <w:rPr>
          <w:rFonts w:ascii="Consolas" w:eastAsia="Times New Roman" w:hAnsi="Consolas" w:cs="Times New Roman"/>
          <w:color w:val="000000" w:themeColor="text1"/>
          <w:sz w:val="20"/>
          <w:szCs w:val="20"/>
        </w:rPr>
        <w:t>‘</w:t>
      </w:r>
      <w:proofErr w:type="spellStart"/>
      <w:r w:rsidR="00243580" w:rsidRPr="00591686">
        <w:rPr>
          <w:rFonts w:ascii="Consolas" w:eastAsia="Times New Roman" w:hAnsi="Consolas" w:cs="Times New Roman"/>
          <w:color w:val="000000" w:themeColor="text1"/>
          <w:sz w:val="20"/>
          <w:szCs w:val="20"/>
        </w:rPr>
        <w:t>gwo</w:t>
      </w:r>
      <w:proofErr w:type="spellEnd"/>
      <w:r w:rsidR="00243580" w:rsidRPr="00591686">
        <w:rPr>
          <w:rFonts w:ascii="Consolas" w:eastAsia="Times New Roman" w:hAnsi="Consolas" w:cs="Times New Roman"/>
          <w:color w:val="000000" w:themeColor="text1"/>
          <w:sz w:val="20"/>
          <w:szCs w:val="20"/>
        </w:rPr>
        <w:t>’</w:t>
      </w:r>
      <w:r w:rsidR="0084616D" w:rsidRPr="00591686">
        <w:rPr>
          <w:rFonts w:ascii="Times New Roman" w:eastAsia="Times New Roman" w:hAnsi="Times New Roman" w:cs="Times New Roman"/>
          <w:color w:val="000000" w:themeColor="text1"/>
          <w:sz w:val="20"/>
          <w:szCs w:val="20"/>
        </w:rPr>
        <w:t xml:space="preserve"> is a global solver but is slow</w:t>
      </w:r>
      <w:r w:rsidR="002713DD" w:rsidRPr="00591686">
        <w:rPr>
          <w:rFonts w:ascii="Times New Roman" w:eastAsia="Times New Roman" w:hAnsi="Times New Roman" w:cs="Times New Roman"/>
          <w:color w:val="000000" w:themeColor="text1"/>
          <w:sz w:val="20"/>
          <w:szCs w:val="20"/>
        </w:rPr>
        <w:t>er.</w:t>
      </w:r>
      <w:r w:rsidR="00243580" w:rsidRPr="00591686">
        <w:rPr>
          <w:rFonts w:ascii="Times New Roman" w:eastAsia="Times New Roman" w:hAnsi="Times New Roman" w:cs="Times New Roman"/>
          <w:color w:val="000000" w:themeColor="text1"/>
          <w:sz w:val="20"/>
          <w:szCs w:val="20"/>
        </w:rPr>
        <w:t xml:space="preserve"> </w:t>
      </w:r>
    </w:p>
    <w:p w14:paraId="7FD0F3E5" w14:textId="0E298B5C" w:rsidR="0098401A" w:rsidRPr="00591686" w:rsidRDefault="0098401A" w:rsidP="00792F22">
      <w:pPr>
        <w:spacing w:after="0" w:line="240" w:lineRule="auto"/>
        <w:jc w:val="both"/>
        <w:rPr>
          <w:rFonts w:ascii="Consolas" w:eastAsia="Times New Roman" w:hAnsi="Consolas" w:cs="Times New Roman"/>
          <w:color w:val="000000" w:themeColor="text1"/>
          <w:sz w:val="20"/>
          <w:szCs w:val="20"/>
        </w:rPr>
      </w:pPr>
    </w:p>
    <w:p w14:paraId="645342E4" w14:textId="4686016E" w:rsidR="0098401A" w:rsidRPr="00591686" w:rsidRDefault="0098401A" w:rsidP="00DB2BB2">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sz w:val="20"/>
          <w:szCs w:val="20"/>
        </w:rPr>
        <w:t>gradient_fun</w:t>
      </w:r>
      <w:proofErr w:type="spellEnd"/>
      <w:r w:rsidRPr="00591686">
        <w:rPr>
          <w:rFonts w:ascii="Consolas" w:eastAsia="Times New Roman" w:hAnsi="Consolas" w:cs="Calibri"/>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T</w:t>
      </w:r>
      <w:r w:rsidR="00D1210E" w:rsidRPr="00591686">
        <w:rPr>
          <w:rFonts w:ascii="Times New Roman" w:eastAsia="Times New Roman" w:hAnsi="Times New Roman" w:cs="Times New Roman"/>
          <w:color w:val="000000" w:themeColor="text1"/>
          <w:sz w:val="20"/>
          <w:szCs w:val="20"/>
        </w:rPr>
        <w:t>he gradient vector of the objective function. All the optimization solvers can work without this but we recommend to use this option</w:t>
      </w:r>
      <w:r w:rsidR="00DB2BB2" w:rsidRPr="00591686">
        <w:rPr>
          <w:rFonts w:ascii="Times New Roman" w:eastAsia="Times New Roman" w:hAnsi="Times New Roman" w:cs="Times New Roman"/>
          <w:color w:val="000000" w:themeColor="text1"/>
          <w:sz w:val="20"/>
          <w:szCs w:val="20"/>
        </w:rPr>
        <w:t xml:space="preserve"> whenever applicable</w:t>
      </w:r>
      <w:r w:rsidR="00D1210E" w:rsidRPr="00591686">
        <w:rPr>
          <w:rFonts w:ascii="Times New Roman" w:eastAsia="Times New Roman" w:hAnsi="Times New Roman" w:cs="Times New Roman"/>
          <w:color w:val="000000" w:themeColor="text1"/>
          <w:sz w:val="20"/>
          <w:szCs w:val="20"/>
        </w:rPr>
        <w:t>.</w:t>
      </w:r>
    </w:p>
    <w:p w14:paraId="0F734DBC" w14:textId="5579CE95" w:rsidR="00D1210E" w:rsidRPr="00591686" w:rsidRDefault="00D1210E" w:rsidP="0098401A">
      <w:pPr>
        <w:spacing w:after="0" w:line="240" w:lineRule="auto"/>
        <w:rPr>
          <w:rFonts w:ascii="Consolas" w:eastAsia="Times New Roman" w:hAnsi="Consolas" w:cs="Times New Roman"/>
          <w:color w:val="000000" w:themeColor="text1"/>
          <w:sz w:val="20"/>
          <w:szCs w:val="20"/>
        </w:rPr>
      </w:pPr>
    </w:p>
    <w:p w14:paraId="689F2752" w14:textId="303E1557" w:rsidR="00DB2BB2" w:rsidRPr="00591686" w:rsidRDefault="00DB2BB2" w:rsidP="00DB2BB2">
      <w:pPr>
        <w:spacing w:after="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b/>
          <w:bCs/>
          <w:color w:val="000000" w:themeColor="text1"/>
          <w:sz w:val="20"/>
          <w:szCs w:val="20"/>
        </w:rPr>
        <w:t>Note</w:t>
      </w:r>
      <w:r w:rsidRPr="00591686">
        <w:rPr>
          <w:rFonts w:ascii="Times New Roman" w:eastAsia="Times New Roman" w:hAnsi="Times New Roman" w:cs="Times New Roman"/>
          <w:color w:val="000000" w:themeColor="text1"/>
          <w:sz w:val="20"/>
          <w:szCs w:val="20"/>
        </w:rPr>
        <w:t xml:space="preserve">: This option is applicable only to parametric models (but </w:t>
      </w:r>
      <w:r w:rsidR="0061282A" w:rsidRPr="00591686">
        <w:rPr>
          <w:rFonts w:ascii="Times New Roman" w:eastAsia="Times New Roman" w:hAnsi="Times New Roman" w:cs="Times New Roman"/>
          <w:color w:val="000000" w:themeColor="text1"/>
          <w:sz w:val="20"/>
          <w:szCs w:val="20"/>
        </w:rPr>
        <w:t>is not applicable to</w:t>
      </w:r>
      <w:r w:rsidRPr="00591686">
        <w:rPr>
          <w:rFonts w:ascii="Times New Roman" w:eastAsia="Times New Roman" w:hAnsi="Times New Roman" w:cs="Times New Roman"/>
          <w:color w:val="000000" w:themeColor="text1"/>
          <w:sz w:val="20"/>
          <w:szCs w:val="20"/>
        </w:rPr>
        <w:t xml:space="preserve"> '</w:t>
      </w:r>
      <w:proofErr w:type="spellStart"/>
      <w:r w:rsidRPr="00591686">
        <w:rPr>
          <w:rFonts w:ascii="Times New Roman" w:eastAsia="Times New Roman" w:hAnsi="Times New Roman" w:cs="Times New Roman"/>
          <w:color w:val="000000" w:themeColor="text1"/>
          <w:sz w:val="20"/>
          <w:szCs w:val="20"/>
        </w:rPr>
        <w:t>Hermite</w:t>
      </w:r>
      <w:proofErr w:type="spellEnd"/>
      <w:r w:rsidRPr="00591686">
        <w:rPr>
          <w:rFonts w:ascii="Times New Roman" w:eastAsia="Times New Roman" w:hAnsi="Times New Roman" w:cs="Times New Roman"/>
          <w:color w:val="000000" w:themeColor="text1"/>
          <w:sz w:val="20"/>
          <w:szCs w:val="20"/>
        </w:rPr>
        <w:t xml:space="preserve"> reconstruction'). For nonlinear parametric models, it is recommended to utilize </w:t>
      </w:r>
      <w:r w:rsidR="005D4D56" w:rsidRPr="00591686">
        <w:rPr>
          <w:rFonts w:ascii="Times New Roman" w:eastAsia="Times New Roman" w:hAnsi="Times New Roman" w:cs="Times New Roman"/>
          <w:color w:val="000000" w:themeColor="text1"/>
          <w:sz w:val="20"/>
          <w:szCs w:val="20"/>
        </w:rPr>
        <w:t>this option</w:t>
      </w:r>
      <w:r w:rsidRPr="00591686">
        <w:rPr>
          <w:rFonts w:ascii="Times New Roman" w:eastAsia="Times New Roman" w:hAnsi="Times New Roman" w:cs="Times New Roman"/>
          <w:color w:val="000000" w:themeColor="text1"/>
          <w:sz w:val="20"/>
          <w:szCs w:val="20"/>
        </w:rPr>
        <w:t>. This approach helps prevent the solver from becoming stuck at points that are not even local minima (stagnation).</w:t>
      </w:r>
    </w:p>
    <w:p w14:paraId="2CF3D2BF" w14:textId="77777777" w:rsidR="00DB2BB2" w:rsidRPr="00591686" w:rsidRDefault="00DB2BB2" w:rsidP="00792F22">
      <w:pPr>
        <w:spacing w:after="0" w:line="240" w:lineRule="auto"/>
        <w:jc w:val="both"/>
        <w:rPr>
          <w:rFonts w:ascii="Times New Roman" w:eastAsia="Times New Roman" w:hAnsi="Times New Roman" w:cs="Times New Roman"/>
          <w:color w:val="000000" w:themeColor="text1"/>
          <w:sz w:val="20"/>
          <w:szCs w:val="20"/>
        </w:rPr>
      </w:pPr>
    </w:p>
    <w:p w14:paraId="6E5E7A8C" w14:textId="69CB004E" w:rsidR="007B5A5F" w:rsidRPr="00591686" w:rsidRDefault="007B5A5F" w:rsidP="007B5A5F">
      <w:pPr>
        <w:spacing w:after="0" w:line="240" w:lineRule="auto"/>
        <w:rPr>
          <w:rFonts w:ascii="Consolas" w:eastAsia="Times New Roman" w:hAnsi="Consolas"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useparallel</w:t>
      </w:r>
      <w:proofErr w:type="spellEnd"/>
      <w:r w:rsidRPr="00591686">
        <w:rPr>
          <w:rFonts w:ascii="Consolas" w:eastAsia="Times New Roman" w:hAnsi="Consolas" w:cs="Calibri"/>
          <w:color w:val="000000" w:themeColor="text1"/>
          <w:sz w:val="20"/>
          <w:szCs w:val="20"/>
        </w:rPr>
        <w:t>'</w:t>
      </w:r>
      <w:r w:rsidR="0084616D"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U</w:t>
      </w:r>
      <w:r w:rsidRPr="00591686">
        <w:rPr>
          <w:rFonts w:ascii="Times New Roman" w:eastAsia="Times New Roman" w:hAnsi="Times New Roman" w:cs="Times New Roman"/>
          <w:color w:val="000000" w:themeColor="text1"/>
          <w:sz w:val="20"/>
          <w:szCs w:val="20"/>
        </w:rPr>
        <w:t>se parallel computing (default</w:t>
      </w:r>
      <w:r w:rsidR="0084616D" w:rsidRPr="00591686">
        <w:rPr>
          <w:rFonts w:ascii="Times New Roman" w:eastAsia="Times New Roman" w:hAnsi="Times New Roman" w:cs="Times New Roman"/>
          <w:color w:val="000000" w:themeColor="text1"/>
          <w:sz w:val="20"/>
          <w:szCs w:val="20"/>
        </w:rPr>
        <w:t xml:space="preserve"> is</w:t>
      </w:r>
      <w:r w:rsidRPr="00591686">
        <w:rPr>
          <w:rFonts w:ascii="Times New Roman" w:eastAsia="Times New Roman" w:hAnsi="Times New Roman" w:cs="Times New Roman"/>
          <w:color w:val="000000" w:themeColor="text1"/>
          <w:sz w:val="20"/>
          <w:szCs w:val="20"/>
        </w:rPr>
        <w:t xml:space="preserve"> false)</w:t>
      </w:r>
    </w:p>
    <w:p w14:paraId="41EF5315" w14:textId="77777777" w:rsidR="0084616D" w:rsidRPr="00591686" w:rsidRDefault="0084616D" w:rsidP="007B5A5F">
      <w:pPr>
        <w:spacing w:after="0" w:line="240" w:lineRule="auto"/>
        <w:rPr>
          <w:rFonts w:ascii="Consolas" w:eastAsia="Times New Roman" w:hAnsi="Consolas" w:cs="Times New Roman"/>
          <w:color w:val="000000" w:themeColor="text1"/>
          <w:sz w:val="20"/>
          <w:szCs w:val="20"/>
        </w:rPr>
      </w:pPr>
    </w:p>
    <w:p w14:paraId="39904F4F" w14:textId="46587485"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search_agents</w:t>
      </w:r>
      <w:proofErr w:type="spellEnd"/>
      <w:r w:rsidRPr="00591686">
        <w:rPr>
          <w:rFonts w:ascii="Consolas" w:eastAsia="Times New Roman" w:hAnsi="Consolas" w:cs="Calibri"/>
          <w:color w:val="000000" w:themeColor="text1"/>
          <w:sz w:val="20"/>
          <w:szCs w:val="20"/>
        </w:rPr>
        <w:t>'</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N</w:t>
      </w:r>
      <w:r w:rsidRPr="00591686">
        <w:rPr>
          <w:rFonts w:ascii="Times New Roman" w:eastAsia="Times New Roman" w:hAnsi="Times New Roman" w:cs="Times New Roman"/>
          <w:color w:val="000000" w:themeColor="text1"/>
          <w:sz w:val="20"/>
          <w:szCs w:val="20"/>
        </w:rPr>
        <w:t>umber of search</w:t>
      </w:r>
      <w:r w:rsidR="00FB5E7A" w:rsidRPr="00591686">
        <w:rPr>
          <w:rFonts w:ascii="Times New Roman" w:eastAsia="Times New Roman" w:hAnsi="Times New Roman" w:cs="Times New Roman"/>
          <w:color w:val="000000" w:themeColor="text1"/>
          <w:sz w:val="20"/>
          <w:szCs w:val="20"/>
        </w:rPr>
        <w:t>ing</w:t>
      </w:r>
      <w:r w:rsidRPr="00591686">
        <w:rPr>
          <w:rFonts w:ascii="Times New Roman" w:eastAsia="Times New Roman" w:hAnsi="Times New Roman" w:cs="Times New Roman"/>
          <w:color w:val="000000" w:themeColor="text1"/>
          <w:sz w:val="20"/>
          <w:szCs w:val="20"/>
        </w:rPr>
        <w:t xml:space="preserve"> agents</w:t>
      </w:r>
      <w:r w:rsidR="0084616D" w:rsidRPr="00591686">
        <w:rPr>
          <w:rFonts w:ascii="Times New Roman" w:eastAsia="Times New Roman" w:hAnsi="Times New Roman" w:cs="Times New Roman"/>
          <w:color w:val="000000" w:themeColor="text1"/>
          <w:sz w:val="20"/>
          <w:szCs w:val="20"/>
        </w:rPr>
        <w:t xml:space="preserve"> (default is 5) </w:t>
      </w:r>
    </w:p>
    <w:p w14:paraId="5B62EF41" w14:textId="77777777" w:rsidR="0084616D" w:rsidRPr="00591686" w:rsidRDefault="0084616D" w:rsidP="007B5A5F">
      <w:pPr>
        <w:spacing w:after="0" w:line="240" w:lineRule="auto"/>
        <w:rPr>
          <w:rFonts w:ascii="Consolas" w:eastAsia="Times New Roman" w:hAnsi="Consolas" w:cs="Times New Roman"/>
          <w:color w:val="000000" w:themeColor="text1"/>
          <w:sz w:val="20"/>
          <w:szCs w:val="20"/>
        </w:rPr>
      </w:pPr>
    </w:p>
    <w:p w14:paraId="703F6CAD" w14:textId="3C752ECB"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maxiter</w:t>
      </w:r>
      <w:proofErr w:type="spellEnd"/>
      <w:r w:rsidRPr="00591686">
        <w:rPr>
          <w:rFonts w:ascii="Consolas" w:eastAsia="Times New Roman" w:hAnsi="Consolas" w:cs="Calibri"/>
          <w:color w:val="000000" w:themeColor="text1"/>
          <w:sz w:val="20"/>
          <w:szCs w:val="20"/>
        </w:rPr>
        <w:t>'</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M</w:t>
      </w:r>
      <w:r w:rsidRPr="00591686">
        <w:rPr>
          <w:rFonts w:ascii="Times New Roman" w:eastAsia="Times New Roman" w:hAnsi="Times New Roman" w:cs="Times New Roman"/>
          <w:color w:val="000000" w:themeColor="text1"/>
          <w:sz w:val="20"/>
          <w:szCs w:val="20"/>
        </w:rPr>
        <w:t>aximum number of iterations</w:t>
      </w:r>
      <w:r w:rsidR="0084616D" w:rsidRPr="00591686">
        <w:rPr>
          <w:rFonts w:ascii="Times New Roman" w:eastAsia="Times New Roman" w:hAnsi="Times New Roman" w:cs="Times New Roman"/>
          <w:color w:val="000000" w:themeColor="text1"/>
          <w:sz w:val="20"/>
          <w:szCs w:val="20"/>
        </w:rPr>
        <w:t xml:space="preserve"> (default is </w:t>
      </w:r>
      <w:r w:rsidR="007E6ABA" w:rsidRPr="00591686">
        <w:rPr>
          <w:rFonts w:ascii="Consolas" w:eastAsia="Times New Roman" w:hAnsi="Consolas" w:cs="Times New Roman"/>
          <w:color w:val="000000" w:themeColor="text1"/>
          <w:sz w:val="20"/>
          <w:szCs w:val="20"/>
        </w:rPr>
        <w:t>'</w:t>
      </w:r>
      <w:proofErr w:type="spellStart"/>
      <w:r w:rsidR="0084616D" w:rsidRPr="00591686">
        <w:rPr>
          <w:rFonts w:ascii="Consolas" w:eastAsia="Times New Roman" w:hAnsi="Consolas" w:cs="Times New Roman"/>
          <w:color w:val="000000" w:themeColor="text1"/>
          <w:sz w:val="20"/>
          <w:szCs w:val="20"/>
        </w:rPr>
        <w:t>realmax</w:t>
      </w:r>
      <w:proofErr w:type="spellEnd"/>
      <w:r w:rsidR="007E6ABA" w:rsidRPr="00591686">
        <w:rPr>
          <w:rFonts w:ascii="Consolas" w:eastAsia="Times New Roman" w:hAnsi="Consolas" w:cs="Times New Roman"/>
          <w:color w:val="000000" w:themeColor="text1"/>
          <w:sz w:val="20"/>
          <w:szCs w:val="20"/>
        </w:rPr>
        <w:t>'</w:t>
      </w:r>
      <w:r w:rsidR="0084616D" w:rsidRPr="00591686">
        <w:rPr>
          <w:rFonts w:ascii="Times New Roman" w:eastAsia="Times New Roman" w:hAnsi="Times New Roman" w:cs="Times New Roman"/>
          <w:color w:val="000000" w:themeColor="text1"/>
          <w:sz w:val="20"/>
          <w:szCs w:val="20"/>
        </w:rPr>
        <w:t xml:space="preserve"> which</w:t>
      </w:r>
      <w:r w:rsidR="005D4D56" w:rsidRPr="00591686">
        <w:rPr>
          <w:rFonts w:ascii="Times New Roman" w:eastAsia="Times New Roman" w:hAnsi="Times New Roman" w:cs="Times New Roman"/>
          <w:color w:val="000000" w:themeColor="text1"/>
          <w:sz w:val="20"/>
          <w:szCs w:val="20"/>
        </w:rPr>
        <w:t>, in practice,</w:t>
      </w:r>
      <w:r w:rsidR="0084616D" w:rsidRPr="00591686">
        <w:rPr>
          <w:rFonts w:ascii="Times New Roman" w:eastAsia="Times New Roman" w:hAnsi="Times New Roman" w:cs="Times New Roman"/>
          <w:color w:val="000000" w:themeColor="text1"/>
          <w:sz w:val="20"/>
          <w:szCs w:val="20"/>
        </w:rPr>
        <w:t xml:space="preserve"> means infinity)</w:t>
      </w:r>
    </w:p>
    <w:p w14:paraId="479B0CE3" w14:textId="7B28D0F2" w:rsidR="007B5A5F" w:rsidRPr="00591686" w:rsidRDefault="007B5A5F" w:rsidP="007B5A5F">
      <w:pPr>
        <w:spacing w:after="0" w:line="240" w:lineRule="auto"/>
        <w:rPr>
          <w:rFonts w:ascii="Consolas" w:eastAsia="Times New Roman" w:hAnsi="Consolas" w:cs="Times New Roman"/>
          <w:color w:val="000000" w:themeColor="text1"/>
          <w:sz w:val="20"/>
          <w:szCs w:val="20"/>
        </w:rPr>
      </w:pPr>
    </w:p>
    <w:p w14:paraId="224A3609" w14:textId="6A5B277B" w:rsidR="007B5A5F" w:rsidRPr="00591686" w:rsidRDefault="007B5A5F"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nknots</w:t>
      </w:r>
      <w:proofErr w:type="spellEnd"/>
      <w:r w:rsidRPr="00591686">
        <w:rPr>
          <w:rFonts w:ascii="Consolas" w:eastAsia="Times New Roman" w:hAnsi="Consolas" w:cs="Calibri"/>
          <w:color w:val="000000" w:themeColor="text1"/>
          <w:sz w:val="20"/>
          <w:szCs w:val="20"/>
        </w:rPr>
        <w:t>'</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46518F" w:rsidRPr="00591686">
        <w:rPr>
          <w:rFonts w:ascii="Times New Roman" w:eastAsia="Times New Roman" w:hAnsi="Times New Roman" w:cs="Times New Roman"/>
          <w:color w:val="000000" w:themeColor="text1"/>
          <w:sz w:val="20"/>
          <w:szCs w:val="20"/>
        </w:rPr>
        <w:t>I</w:t>
      </w:r>
      <w:r w:rsidR="002A0370" w:rsidRPr="00591686">
        <w:rPr>
          <w:rFonts w:ascii="Times New Roman" w:eastAsia="Times New Roman" w:hAnsi="Times New Roman" w:cs="Times New Roman"/>
          <w:color w:val="000000" w:themeColor="text1"/>
          <w:sz w:val="20"/>
          <w:szCs w:val="20"/>
        </w:rPr>
        <w:t xml:space="preserve">s a </w:t>
      </w:r>
      <w:r w:rsidR="00E156D8" w:rsidRPr="00591686">
        <w:rPr>
          <w:rFonts w:ascii="Times New Roman" w:eastAsia="Times New Roman" w:hAnsi="Times New Roman" w:cs="Times New Roman"/>
          <w:color w:val="000000" w:themeColor="text1"/>
          <w:sz w:val="20"/>
          <w:szCs w:val="20"/>
        </w:rPr>
        <w:t>two-element</w:t>
      </w:r>
      <w:r w:rsidR="002A0370" w:rsidRPr="00591686">
        <w:rPr>
          <w:rFonts w:ascii="Times New Roman" w:eastAsia="Times New Roman" w:hAnsi="Times New Roman" w:cs="Times New Roman"/>
          <w:color w:val="000000" w:themeColor="text1"/>
          <w:sz w:val="20"/>
          <w:szCs w:val="20"/>
        </w:rPr>
        <w:t xml:space="preserve"> vector where the first (second) element specifies the number of knots you want to allocate for </w:t>
      </w:r>
      <w:r w:rsidR="002A0370" w:rsidRPr="00591686">
        <w:rPr>
          <w:rFonts w:ascii="Consolas" w:eastAsia="Times New Roman" w:hAnsi="Consolas" w:cs="Times New Roman"/>
          <w:color w:val="000000" w:themeColor="text1"/>
          <w:sz w:val="20"/>
          <w:szCs w:val="20"/>
        </w:rPr>
        <w:t>mu</w:t>
      </w:r>
      <w:r w:rsidR="002A0370" w:rsidRPr="00591686">
        <w:rPr>
          <w:rFonts w:ascii="Times New Roman" w:eastAsia="Times New Roman" w:hAnsi="Times New Roman" w:cs="Times New Roman"/>
          <w:color w:val="000000" w:themeColor="text1"/>
          <w:sz w:val="20"/>
          <w:szCs w:val="20"/>
        </w:rPr>
        <w:t xml:space="preserve"> (</w:t>
      </w:r>
      <w:r w:rsidR="002A0370" w:rsidRPr="00591686">
        <w:rPr>
          <w:rFonts w:ascii="Consolas" w:eastAsia="Times New Roman" w:hAnsi="Consolas" w:cs="Times New Roman"/>
          <w:color w:val="000000" w:themeColor="text1"/>
          <w:sz w:val="20"/>
          <w:szCs w:val="20"/>
        </w:rPr>
        <w:t>sigma</w:t>
      </w:r>
      <w:r w:rsidR="002A0370" w:rsidRPr="00591686">
        <w:rPr>
          <w:rFonts w:ascii="Times New Roman" w:eastAsia="Times New Roman" w:hAnsi="Times New Roman" w:cs="Times New Roman"/>
          <w:color w:val="000000" w:themeColor="text1"/>
          <w:sz w:val="20"/>
          <w:szCs w:val="20"/>
        </w:rPr>
        <w:t xml:space="preserve">). For additive noise use </w:t>
      </w:r>
      <w:r w:rsidRPr="00591686">
        <w:rPr>
          <w:rFonts w:ascii="Consolas" w:eastAsia="Times New Roman" w:hAnsi="Consolas" w:cs="Times New Roman"/>
          <w:color w:val="000000" w:themeColor="text1"/>
          <w:sz w:val="20"/>
          <w:szCs w:val="20"/>
        </w:rPr>
        <w:t>[n 1]</w:t>
      </w:r>
      <w:r w:rsidR="002A0370" w:rsidRPr="00591686">
        <w:rPr>
          <w:rFonts w:ascii="Times New Roman" w:eastAsia="Times New Roman" w:hAnsi="Times New Roman" w:cs="Times New Roman"/>
          <w:color w:val="000000" w:themeColor="text1"/>
          <w:sz w:val="20"/>
          <w:szCs w:val="20"/>
        </w:rPr>
        <w:t xml:space="preserve"> which means you use </w:t>
      </w:r>
      <w:proofErr w:type="spellStart"/>
      <w:r w:rsidR="002A0370" w:rsidRPr="00591686">
        <w:rPr>
          <w:rFonts w:ascii="Consolas" w:eastAsia="Times New Roman" w:hAnsi="Consolas" w:cs="Times New Roman"/>
          <w:color w:val="000000" w:themeColor="text1"/>
          <w:sz w:val="20"/>
          <w:szCs w:val="20"/>
        </w:rPr>
        <w:t>n</w:t>
      </w:r>
      <w:proofErr w:type="spellEnd"/>
      <w:r w:rsidR="002A0370" w:rsidRPr="00591686">
        <w:rPr>
          <w:rFonts w:ascii="Times New Roman" w:eastAsia="Times New Roman" w:hAnsi="Times New Roman" w:cs="Times New Roman"/>
          <w:color w:val="000000" w:themeColor="text1"/>
          <w:sz w:val="20"/>
          <w:szCs w:val="20"/>
        </w:rPr>
        <w:t xml:space="preserve"> knots for </w:t>
      </w:r>
      <w:r w:rsidR="002A0370" w:rsidRPr="00591686">
        <w:rPr>
          <w:rFonts w:ascii="Consolas" w:eastAsia="Times New Roman" w:hAnsi="Consolas" w:cs="Times New Roman"/>
          <w:color w:val="000000" w:themeColor="text1"/>
          <w:sz w:val="20"/>
          <w:szCs w:val="20"/>
        </w:rPr>
        <w:t>mu</w:t>
      </w:r>
      <w:r w:rsidR="002A0370" w:rsidRPr="00591686">
        <w:rPr>
          <w:rFonts w:ascii="Times New Roman" w:eastAsia="Times New Roman" w:hAnsi="Times New Roman" w:cs="Times New Roman"/>
          <w:color w:val="000000" w:themeColor="text1"/>
          <w:sz w:val="20"/>
          <w:szCs w:val="20"/>
        </w:rPr>
        <w:t xml:space="preserve"> and a single knot for </w:t>
      </w:r>
      <w:r w:rsidR="002A0370" w:rsidRPr="00591686">
        <w:rPr>
          <w:rFonts w:ascii="Consolas" w:eastAsia="Times New Roman" w:hAnsi="Consolas" w:cs="Times New Roman"/>
          <w:color w:val="000000" w:themeColor="text1"/>
          <w:sz w:val="20"/>
          <w:szCs w:val="20"/>
        </w:rPr>
        <w:t>sigma</w:t>
      </w:r>
      <w:r w:rsidRPr="00591686">
        <w:rPr>
          <w:rFonts w:ascii="Times New Roman" w:eastAsia="Times New Roman" w:hAnsi="Times New Roman" w:cs="Times New Roman"/>
          <w:color w:val="000000" w:themeColor="text1"/>
          <w:sz w:val="20"/>
          <w:szCs w:val="20"/>
        </w:rPr>
        <w:t xml:space="preserve"> (default</w:t>
      </w:r>
      <w:r w:rsidR="002A0370" w:rsidRPr="00591686">
        <w:rPr>
          <w:rFonts w:ascii="Times New Roman" w:eastAsia="Times New Roman" w:hAnsi="Times New Roman" w:cs="Times New Roman"/>
          <w:color w:val="000000" w:themeColor="text1"/>
          <w:sz w:val="20"/>
          <w:szCs w:val="20"/>
        </w:rPr>
        <w:t xml:space="preserve"> is</w:t>
      </w: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[8 8]</w:t>
      </w:r>
      <w:r w:rsidRPr="00591686">
        <w:rPr>
          <w:rFonts w:ascii="Times New Roman" w:eastAsia="Times New Roman" w:hAnsi="Times New Roman" w:cs="Times New Roman"/>
          <w:color w:val="000000" w:themeColor="text1"/>
          <w:sz w:val="20"/>
          <w:szCs w:val="20"/>
        </w:rPr>
        <w:t>)</w:t>
      </w:r>
      <w:r w:rsidR="0046518F" w:rsidRPr="00591686">
        <w:rPr>
          <w:rFonts w:ascii="Times New Roman" w:eastAsia="Times New Roman" w:hAnsi="Times New Roman" w:cs="Times New Roman"/>
          <w:color w:val="000000" w:themeColor="text1"/>
          <w:sz w:val="20"/>
          <w:szCs w:val="20"/>
        </w:rPr>
        <w:t>.</w:t>
      </w:r>
    </w:p>
    <w:p w14:paraId="59D518E2" w14:textId="77777777" w:rsidR="002A0370" w:rsidRPr="00591686" w:rsidRDefault="002A0370" w:rsidP="007B5A5F">
      <w:pPr>
        <w:spacing w:after="0" w:line="240" w:lineRule="auto"/>
        <w:rPr>
          <w:rFonts w:ascii="Consolas" w:eastAsia="Times New Roman" w:hAnsi="Consolas" w:cs="Times New Roman"/>
          <w:color w:val="000000" w:themeColor="text1"/>
          <w:sz w:val="20"/>
          <w:szCs w:val="20"/>
        </w:rPr>
      </w:pPr>
    </w:p>
    <w:p w14:paraId="1407BB62" w14:textId="542EF25F" w:rsidR="007B5A5F" w:rsidRPr="00591686" w:rsidRDefault="007B5A5F" w:rsidP="007B5A5F">
      <w:pPr>
        <w:spacing w:after="0" w:line="240" w:lineRule="auto"/>
        <w:rPr>
          <w:rFonts w:ascii="Consolas" w:eastAsia="Times New Roman" w:hAnsi="Consolas" w:cs="Times New Roman"/>
          <w:color w:val="000000" w:themeColor="text1"/>
          <w:sz w:val="20"/>
          <w:szCs w:val="20"/>
        </w:rPr>
      </w:pPr>
      <w:r w:rsidRPr="00591686">
        <w:rPr>
          <w:rFonts w:ascii="Consolas" w:eastAsia="Times New Roman" w:hAnsi="Consolas" w:cstheme="minorHAnsi"/>
          <w:color w:val="000000" w:themeColor="text1"/>
          <w:sz w:val="20"/>
          <w:szCs w:val="20"/>
        </w:rPr>
        <w:t>'knots'</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46518F" w:rsidRPr="00591686">
        <w:rPr>
          <w:rFonts w:ascii="Times New Roman" w:eastAsia="Times New Roman" w:hAnsi="Times New Roman" w:cs="Times New Roman"/>
          <w:color w:val="000000" w:themeColor="text1"/>
          <w:sz w:val="20"/>
          <w:szCs w:val="20"/>
        </w:rPr>
        <w:t>T</w:t>
      </w:r>
      <w:r w:rsidRPr="00591686">
        <w:rPr>
          <w:rFonts w:ascii="Times New Roman" w:eastAsia="Times New Roman" w:hAnsi="Times New Roman" w:cs="Times New Roman"/>
          <w:color w:val="000000" w:themeColor="text1"/>
          <w:sz w:val="20"/>
          <w:szCs w:val="20"/>
        </w:rPr>
        <w:t>he values of the knots</w:t>
      </w:r>
      <w:r w:rsidR="0046518F" w:rsidRPr="00591686">
        <w:rPr>
          <w:rFonts w:ascii="Times New Roman" w:eastAsia="Times New Roman" w:hAnsi="Times New Roman" w:cs="Times New Roman"/>
          <w:color w:val="000000" w:themeColor="text1"/>
          <w:sz w:val="20"/>
          <w:szCs w:val="20"/>
        </w:rPr>
        <w:t xml:space="preserve"> (alternative to </w:t>
      </w:r>
      <w:proofErr w:type="spellStart"/>
      <w:r w:rsidR="0046518F" w:rsidRPr="00591686">
        <w:rPr>
          <w:rFonts w:ascii="Consolas" w:eastAsia="Times New Roman" w:hAnsi="Consolas" w:cs="Times New Roman"/>
          <w:color w:val="000000" w:themeColor="text1"/>
          <w:sz w:val="20"/>
          <w:szCs w:val="20"/>
        </w:rPr>
        <w:t>nknots</w:t>
      </w:r>
      <w:proofErr w:type="spellEnd"/>
      <w:r w:rsidR="0046518F" w:rsidRPr="00591686">
        <w:rPr>
          <w:rFonts w:ascii="Times New Roman" w:eastAsia="Times New Roman" w:hAnsi="Times New Roman" w:cs="Times New Roman"/>
          <w:color w:val="000000" w:themeColor="text1"/>
          <w:sz w:val="20"/>
          <w:szCs w:val="20"/>
        </w:rPr>
        <w:t>).</w:t>
      </w:r>
    </w:p>
    <w:p w14:paraId="000C6E18" w14:textId="77E82F16" w:rsidR="00461A69" w:rsidRPr="00591686" w:rsidRDefault="00461A69" w:rsidP="007B5A5F">
      <w:pPr>
        <w:spacing w:after="0" w:line="240" w:lineRule="auto"/>
        <w:rPr>
          <w:rFonts w:ascii="Consolas" w:eastAsia="Times New Roman" w:hAnsi="Consolas" w:cs="Times New Roman"/>
          <w:color w:val="000000" w:themeColor="text1"/>
          <w:sz w:val="20"/>
          <w:szCs w:val="20"/>
        </w:rPr>
      </w:pPr>
    </w:p>
    <w:p w14:paraId="79797390" w14:textId="67539357" w:rsidR="007B5A5F" w:rsidRPr="00591686" w:rsidRDefault="00461A69" w:rsidP="00AB5F28">
      <w:pPr>
        <w:spacing w:after="12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'spline'</w:t>
      </w:r>
      <w:r w:rsidR="00C90F74" w:rsidRPr="00591686">
        <w:rPr>
          <w:rFonts w:ascii="Consolas" w:eastAsia="Times New Roman" w:hAnsi="Consolas" w:cs="Times New Roman"/>
          <w:color w:val="000000" w:themeColor="text1"/>
          <w:sz w:val="20"/>
          <w:szCs w:val="20"/>
        </w:rPr>
        <w:t xml:space="preserve">: </w:t>
      </w:r>
      <w:r w:rsidR="00C90F74" w:rsidRPr="00591686">
        <w:rPr>
          <w:rFonts w:ascii="Times New Roman" w:eastAsia="Times New Roman" w:hAnsi="Times New Roman" w:cs="Times New Roman"/>
          <w:color w:val="000000" w:themeColor="text1"/>
          <w:sz w:val="20"/>
          <w:szCs w:val="20"/>
        </w:rPr>
        <w:t xml:space="preserve">a </w:t>
      </w:r>
      <w:r w:rsidR="00D731B3" w:rsidRPr="00591686">
        <w:rPr>
          <w:rFonts w:ascii="Times New Roman" w:eastAsia="Times New Roman" w:hAnsi="Times New Roman" w:cs="Times New Roman"/>
          <w:color w:val="000000" w:themeColor="text1"/>
          <w:sz w:val="20"/>
          <w:szCs w:val="20"/>
        </w:rPr>
        <w:t>two-element</w:t>
      </w:r>
      <w:r w:rsidR="00C90F74" w:rsidRPr="00591686">
        <w:rPr>
          <w:rFonts w:ascii="Times New Roman" w:eastAsia="Times New Roman" w:hAnsi="Times New Roman" w:cs="Times New Roman"/>
          <w:color w:val="000000" w:themeColor="text1"/>
          <w:sz w:val="20"/>
          <w:szCs w:val="20"/>
        </w:rPr>
        <w:t xml:space="preserve"> string which specifies the</w:t>
      </w:r>
      <w:r w:rsidRPr="00591686">
        <w:rPr>
          <w:rFonts w:ascii="Times New Roman" w:eastAsia="Times New Roman" w:hAnsi="Times New Roman" w:cs="Times New Roman"/>
          <w:color w:val="000000" w:themeColor="text1"/>
          <w:sz w:val="20"/>
          <w:szCs w:val="20"/>
        </w:rPr>
        <w:t xml:space="preserve"> type</w:t>
      </w:r>
      <w:r w:rsidR="00C90F74" w:rsidRPr="00591686">
        <w:rPr>
          <w:rFonts w:ascii="Times New Roman" w:eastAsia="Times New Roman" w:hAnsi="Times New Roman" w:cs="Times New Roman"/>
          <w:color w:val="000000" w:themeColor="text1"/>
          <w:sz w:val="20"/>
          <w:szCs w:val="20"/>
        </w:rPr>
        <w:t>s</w:t>
      </w:r>
      <w:r w:rsidRPr="00591686">
        <w:rPr>
          <w:rFonts w:ascii="Times New Roman" w:eastAsia="Times New Roman" w:hAnsi="Times New Roman" w:cs="Times New Roman"/>
          <w:color w:val="000000" w:themeColor="text1"/>
          <w:sz w:val="20"/>
          <w:szCs w:val="20"/>
        </w:rPr>
        <w:t xml:space="preserve"> of splines for mu and sigma</w:t>
      </w:r>
      <w:r w:rsidR="00C90F74" w:rsidRPr="00591686">
        <w:rPr>
          <w:rFonts w:ascii="Times New Roman" w:eastAsia="Times New Roman" w:hAnsi="Times New Roman" w:cs="Times New Roman"/>
          <w:color w:val="000000" w:themeColor="text1"/>
          <w:sz w:val="20"/>
          <w:szCs w:val="20"/>
        </w:rPr>
        <w:t xml:space="preserve"> (the default is </w:t>
      </w:r>
      <w:r w:rsidR="00C90F74" w:rsidRPr="00591686">
        <w:rPr>
          <w:rFonts w:ascii="Consolas" w:eastAsia="Times New Roman" w:hAnsi="Consolas" w:cs="Times New Roman"/>
          <w:color w:val="000000" w:themeColor="text1"/>
          <w:sz w:val="20"/>
          <w:szCs w:val="20"/>
        </w:rPr>
        <w:t>'CC'</w:t>
      </w:r>
      <w:r w:rsidR="00C90F74" w:rsidRPr="00591686">
        <w:rPr>
          <w:rFonts w:ascii="Times New Roman" w:eastAsia="Times New Roman" w:hAnsi="Times New Roman" w:cs="Times New Roman"/>
          <w:color w:val="000000" w:themeColor="text1"/>
          <w:sz w:val="20"/>
          <w:szCs w:val="20"/>
        </w:rPr>
        <w:t>)</w:t>
      </w:r>
      <w:r w:rsidR="00D731B3" w:rsidRPr="00591686">
        <w:rPr>
          <w:rFonts w:ascii="Times New Roman" w:eastAsia="Times New Roman" w:hAnsi="Times New Roman" w:cs="Times New Roman"/>
          <w:color w:val="000000" w:themeColor="text1"/>
          <w:sz w:val="20"/>
          <w:szCs w:val="20"/>
        </w:rPr>
        <w:t xml:space="preserve">. </w:t>
      </w:r>
      <w:r w:rsidR="00FB5E7A" w:rsidRPr="00591686">
        <w:rPr>
          <w:rFonts w:ascii="Times New Roman" w:eastAsia="Times New Roman" w:hAnsi="Times New Roman" w:cs="Times New Roman"/>
          <w:color w:val="000000" w:themeColor="text1"/>
          <w:sz w:val="20"/>
          <w:szCs w:val="20"/>
        </w:rPr>
        <w:t>S</w:t>
      </w:r>
      <w:r w:rsidR="007B5A5F" w:rsidRPr="00591686">
        <w:rPr>
          <w:rFonts w:ascii="Times New Roman" w:eastAsia="Times New Roman" w:hAnsi="Times New Roman" w:cs="Times New Roman"/>
          <w:color w:val="000000" w:themeColor="text1"/>
          <w:sz w:val="20"/>
          <w:szCs w:val="20"/>
        </w:rPr>
        <w:t>pline</w:t>
      </w:r>
      <w:r w:rsidR="00FB5E7A" w:rsidRPr="00591686">
        <w:rPr>
          <w:rFonts w:ascii="Times New Roman" w:eastAsia="Times New Roman" w:hAnsi="Times New Roman" w:cs="Times New Roman"/>
          <w:color w:val="000000" w:themeColor="text1"/>
          <w:sz w:val="20"/>
          <w:szCs w:val="20"/>
        </w:rPr>
        <w:t xml:space="preserve"> types</w:t>
      </w:r>
      <w:r w:rsidR="007B5A5F" w:rsidRPr="00591686">
        <w:rPr>
          <w:rFonts w:ascii="Times New Roman" w:eastAsia="Times New Roman" w:hAnsi="Times New Roman" w:cs="Times New Roman"/>
          <w:color w:val="000000" w:themeColor="text1"/>
          <w:sz w:val="20"/>
          <w:szCs w:val="20"/>
        </w:rPr>
        <w:t xml:space="preserve"> for mu and sigma</w:t>
      </w:r>
      <w:r w:rsidR="00D731B3" w:rsidRPr="00591686">
        <w:rPr>
          <w:rFonts w:ascii="Times New Roman" w:eastAsia="Times New Roman" w:hAnsi="Times New Roman" w:cs="Times New Roman"/>
          <w:color w:val="000000" w:themeColor="text1"/>
          <w:sz w:val="20"/>
          <w:szCs w:val="20"/>
        </w:rPr>
        <w:t xml:space="preserve"> are as follow</w:t>
      </w:r>
      <w:r w:rsidR="007B5A5F" w:rsidRPr="00591686">
        <w:rPr>
          <w:rFonts w:ascii="Times New Roman" w:eastAsia="Times New Roman" w:hAnsi="Times New Roman" w:cs="Times New Roman"/>
          <w:color w:val="000000" w:themeColor="text1"/>
          <w:sz w:val="20"/>
          <w:szCs w:val="20"/>
        </w:rPr>
        <w:t xml:space="preserve"> </w:t>
      </w:r>
    </w:p>
    <w:p w14:paraId="43535658" w14:textId="14F43982"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'L'</w:t>
      </w:r>
      <w:r w:rsidRPr="00591686">
        <w:rPr>
          <w:rFonts w:ascii="Times New Roman" w:eastAsia="Times New Roman" w:hAnsi="Times New Roman" w:cs="Times New Roman"/>
          <w:color w:val="000000" w:themeColor="text1"/>
          <w:sz w:val="20"/>
          <w:szCs w:val="20"/>
        </w:rPr>
        <w:t xml:space="preserve"> = linear interpolation</w:t>
      </w:r>
      <w:r w:rsidR="00AB5F28" w:rsidRPr="00591686">
        <w:rPr>
          <w:rFonts w:ascii="Times New Roman" w:eastAsia="Times New Roman" w:hAnsi="Times New Roman" w:cs="Times New Roman"/>
          <w:color w:val="000000" w:themeColor="text1"/>
          <w:sz w:val="20"/>
          <w:szCs w:val="20"/>
        </w:rPr>
        <w:t xml:space="preserve"> (i.e., a straight line)</w:t>
      </w:r>
    </w:p>
    <w:p w14:paraId="6F2451B2" w14:textId="31F1C562"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'C'</w:t>
      </w:r>
      <w:r w:rsidRPr="00591686">
        <w:rPr>
          <w:rFonts w:ascii="Times New Roman" w:eastAsia="Times New Roman" w:hAnsi="Times New Roman" w:cs="Times New Roman"/>
          <w:color w:val="000000" w:themeColor="text1"/>
          <w:sz w:val="20"/>
          <w:szCs w:val="20"/>
        </w:rPr>
        <w:t xml:space="preserve"> = cubic spline</w:t>
      </w:r>
      <w:r w:rsidR="00FB5E7A" w:rsidRPr="00591686">
        <w:rPr>
          <w:rFonts w:ascii="Times New Roman" w:eastAsia="Times New Roman" w:hAnsi="Times New Roman" w:cs="Times New Roman"/>
          <w:color w:val="000000" w:themeColor="text1"/>
          <w:sz w:val="20"/>
          <w:szCs w:val="20"/>
        </w:rPr>
        <w:t xml:space="preserve"> interpolation</w:t>
      </w:r>
    </w:p>
    <w:p w14:paraId="5F5F10CC" w14:textId="7A67B5B2"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'Q'</w:t>
      </w:r>
      <w:r w:rsidRPr="00591686">
        <w:rPr>
          <w:rFonts w:ascii="Times New Roman" w:eastAsia="Times New Roman" w:hAnsi="Times New Roman" w:cs="Times New Roman"/>
          <w:color w:val="000000" w:themeColor="text1"/>
          <w:sz w:val="20"/>
          <w:szCs w:val="20"/>
        </w:rPr>
        <w:t xml:space="preserve"> = </w:t>
      </w:r>
      <w:r w:rsidR="00FB5E7A" w:rsidRPr="00591686">
        <w:rPr>
          <w:rFonts w:ascii="Times New Roman" w:eastAsia="Times New Roman" w:hAnsi="Times New Roman" w:cs="Times New Roman"/>
          <w:color w:val="000000" w:themeColor="text1"/>
          <w:sz w:val="20"/>
          <w:szCs w:val="20"/>
        </w:rPr>
        <w:t>quadratic spline interpolation</w:t>
      </w:r>
    </w:p>
    <w:p w14:paraId="5D145B1E" w14:textId="77B27608"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'P'</w:t>
      </w:r>
      <w:r w:rsidRPr="00591686">
        <w:rPr>
          <w:rFonts w:ascii="Times New Roman" w:eastAsia="Times New Roman" w:hAnsi="Times New Roman" w:cs="Times New Roman"/>
          <w:color w:val="000000" w:themeColor="text1"/>
          <w:sz w:val="20"/>
          <w:szCs w:val="20"/>
        </w:rPr>
        <w:t xml:space="preserve"> = </w:t>
      </w:r>
      <w:proofErr w:type="spellStart"/>
      <w:r w:rsidRPr="00591686">
        <w:rPr>
          <w:rFonts w:ascii="Consolas" w:eastAsia="Times New Roman" w:hAnsi="Consolas" w:cs="Times New Roman"/>
          <w:color w:val="000000" w:themeColor="text1"/>
          <w:sz w:val="20"/>
          <w:szCs w:val="20"/>
        </w:rPr>
        <w:t>pchip</w:t>
      </w:r>
      <w:proofErr w:type="spellEnd"/>
      <w:r w:rsidR="00FB5E7A" w:rsidRPr="00591686">
        <w:rPr>
          <w:rFonts w:ascii="Times New Roman" w:eastAsia="Times New Roman" w:hAnsi="Times New Roman" w:cs="Times New Roman"/>
          <w:color w:val="000000" w:themeColor="text1"/>
          <w:sz w:val="20"/>
          <w:szCs w:val="20"/>
        </w:rPr>
        <w:t xml:space="preserve"> spline interpolation (</w:t>
      </w:r>
      <w:proofErr w:type="spellStart"/>
      <w:r w:rsidR="00FB5E7A" w:rsidRPr="00591686">
        <w:rPr>
          <w:rFonts w:ascii="Consolas" w:eastAsia="Times New Roman" w:hAnsi="Consolas" w:cs="Times New Roman"/>
          <w:color w:val="000000" w:themeColor="text1"/>
          <w:sz w:val="20"/>
          <w:szCs w:val="20"/>
        </w:rPr>
        <w:t>pchip</w:t>
      </w:r>
      <w:proofErr w:type="spellEnd"/>
      <w:r w:rsidR="00FB5E7A" w:rsidRPr="00591686">
        <w:rPr>
          <w:rFonts w:ascii="Times New Roman" w:eastAsia="Times New Roman" w:hAnsi="Times New Roman" w:cs="Times New Roman"/>
          <w:color w:val="000000" w:themeColor="text1"/>
          <w:sz w:val="20"/>
          <w:szCs w:val="20"/>
        </w:rPr>
        <w:t xml:space="preserve"> respects the monotonicity in data)</w:t>
      </w:r>
      <w:r w:rsidRPr="00591686">
        <w:rPr>
          <w:rFonts w:ascii="Times New Roman" w:eastAsia="Times New Roman" w:hAnsi="Times New Roman" w:cs="Times New Roman"/>
          <w:color w:val="000000" w:themeColor="text1"/>
          <w:sz w:val="20"/>
          <w:szCs w:val="20"/>
        </w:rPr>
        <w:t xml:space="preserve"> </w:t>
      </w:r>
    </w:p>
    <w:p w14:paraId="70F87526" w14:textId="1467013A"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'SCS'</w:t>
      </w:r>
      <w:r w:rsidRPr="00591686">
        <w:rPr>
          <w:rFonts w:ascii="Times New Roman" w:eastAsia="Times New Roman" w:hAnsi="Times New Roman" w:cs="Times New Roman"/>
          <w:color w:val="000000" w:themeColor="text1"/>
          <w:sz w:val="20"/>
          <w:szCs w:val="20"/>
        </w:rPr>
        <w:t xml:space="preserve"> = cubic smoothing spline</w:t>
      </w:r>
    </w:p>
    <w:p w14:paraId="06B31830" w14:textId="14981C5B"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lastRenderedPageBreak/>
        <w:t xml:space="preserve">        </w:t>
      </w:r>
      <w:r w:rsidRPr="00591686">
        <w:rPr>
          <w:rFonts w:ascii="Consolas" w:eastAsia="Times New Roman" w:hAnsi="Consolas" w:cs="Times New Roman"/>
          <w:color w:val="000000" w:themeColor="text1"/>
          <w:sz w:val="20"/>
          <w:szCs w:val="20"/>
        </w:rPr>
        <w:t xml:space="preserve">'Approximate' </w:t>
      </w:r>
      <w:r w:rsidRPr="00591686">
        <w:rPr>
          <w:rFonts w:ascii="Times New Roman" w:eastAsia="Times New Roman" w:hAnsi="Times New Roman" w:cs="Times New Roman"/>
          <w:color w:val="000000" w:themeColor="text1"/>
          <w:sz w:val="20"/>
          <w:szCs w:val="20"/>
        </w:rPr>
        <w:t xml:space="preserve">= </w:t>
      </w:r>
      <w:r w:rsidR="004833D4" w:rsidRPr="00591686">
        <w:rPr>
          <w:rFonts w:ascii="Consolas" w:eastAsia="Times New Roman" w:hAnsi="Consolas" w:cs="Times New Roman"/>
          <w:color w:val="000000" w:themeColor="text1"/>
          <w:sz w:val="20"/>
          <w:szCs w:val="20"/>
        </w:rPr>
        <w:t>'SCS'</w:t>
      </w:r>
      <w:r w:rsidR="004833D4" w:rsidRPr="00591686">
        <w:rPr>
          <w:rFonts w:ascii="Times New Roman" w:eastAsia="Times New Roman" w:hAnsi="Times New Roman" w:cs="Times New Roman"/>
          <w:color w:val="000000" w:themeColor="text1"/>
          <w:sz w:val="20"/>
          <w:szCs w:val="20"/>
        </w:rPr>
        <w:t xml:space="preserve"> </w:t>
      </w:r>
      <w:r w:rsidRPr="00591686">
        <w:rPr>
          <w:rFonts w:ascii="Times New Roman" w:eastAsia="Times New Roman" w:hAnsi="Times New Roman" w:cs="Times New Roman"/>
          <w:color w:val="000000" w:themeColor="text1"/>
          <w:sz w:val="20"/>
          <w:szCs w:val="20"/>
        </w:rPr>
        <w:t xml:space="preserve">but uses </w:t>
      </w:r>
      <w:r w:rsidR="004833D4" w:rsidRPr="00591686">
        <w:rPr>
          <w:rFonts w:ascii="Consolas" w:eastAsia="Times New Roman" w:hAnsi="Consolas" w:cs="Times New Roman"/>
          <w:color w:val="000000" w:themeColor="text1"/>
          <w:sz w:val="20"/>
          <w:szCs w:val="20"/>
        </w:rPr>
        <w:t>'L'</w:t>
      </w:r>
      <w:r w:rsidRPr="00591686">
        <w:rPr>
          <w:rFonts w:ascii="Times New Roman" w:eastAsia="Times New Roman" w:hAnsi="Times New Roman" w:cs="Times New Roman"/>
          <w:color w:val="000000" w:themeColor="text1"/>
          <w:sz w:val="20"/>
          <w:szCs w:val="20"/>
        </w:rPr>
        <w:t xml:space="preserve"> for fast fitting</w:t>
      </w:r>
    </w:p>
    <w:p w14:paraId="17F5809C" w14:textId="4053AB00" w:rsidR="004833D4" w:rsidRPr="00591686" w:rsidRDefault="004833D4" w:rsidP="007B5A5F">
      <w:pPr>
        <w:spacing w:after="0" w:line="240" w:lineRule="auto"/>
        <w:rPr>
          <w:rFonts w:ascii="Times New Roman" w:eastAsia="Times New Roman" w:hAnsi="Times New Roman" w:cs="Times New Roman"/>
          <w:color w:val="000000" w:themeColor="text1"/>
          <w:sz w:val="20"/>
          <w:szCs w:val="20"/>
        </w:rPr>
      </w:pPr>
    </w:p>
    <w:p w14:paraId="02301413" w14:textId="293A332B" w:rsidR="004833D4" w:rsidRPr="00591686" w:rsidRDefault="004833D4"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w:t>
      </w:r>
      <w:r w:rsidR="00792F22" w:rsidRPr="00591686">
        <w:rPr>
          <w:rFonts w:ascii="Times New Roman" w:eastAsia="Times New Roman" w:hAnsi="Times New Roman" w:cs="Times New Roman"/>
          <w:color w:val="000000" w:themeColor="text1"/>
          <w:sz w:val="20"/>
          <w:szCs w:val="20"/>
        </w:rPr>
        <w:t>For</w:t>
      </w:r>
      <w:r w:rsidRPr="00591686">
        <w:rPr>
          <w:rFonts w:ascii="Times New Roman" w:eastAsia="Times New Roman" w:hAnsi="Times New Roman" w:cs="Times New Roman"/>
          <w:color w:val="000000" w:themeColor="text1"/>
          <w:sz w:val="20"/>
          <w:szCs w:val="20"/>
        </w:rPr>
        <w:t xml:space="preserve"> </w:t>
      </w:r>
      <w:r w:rsidR="00792F22" w:rsidRPr="00591686">
        <w:rPr>
          <w:rFonts w:ascii="Times New Roman" w:eastAsia="Times New Roman" w:hAnsi="Times New Roman" w:cs="Times New Roman"/>
          <w:color w:val="000000" w:themeColor="text1"/>
          <w:sz w:val="20"/>
          <w:szCs w:val="20"/>
        </w:rPr>
        <w:t>instance,</w:t>
      </w: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'LL'</w:t>
      </w:r>
      <w:r w:rsidRPr="00591686">
        <w:rPr>
          <w:rFonts w:ascii="Times New Roman" w:eastAsia="Times New Roman" w:hAnsi="Times New Roman" w:cs="Times New Roman"/>
          <w:color w:val="000000" w:themeColor="text1"/>
          <w:sz w:val="20"/>
          <w:szCs w:val="20"/>
        </w:rPr>
        <w:t xml:space="preserve"> means </w:t>
      </w:r>
      <w:r w:rsidR="006767E4" w:rsidRPr="00591686">
        <w:rPr>
          <w:rFonts w:ascii="Times New Roman" w:eastAsia="Times New Roman" w:hAnsi="Times New Roman" w:cs="Times New Roman"/>
          <w:color w:val="000000" w:themeColor="text1"/>
          <w:sz w:val="20"/>
          <w:szCs w:val="20"/>
        </w:rPr>
        <w:t xml:space="preserve">that you want to specify linear interpolation </w:t>
      </w:r>
      <w:r w:rsidR="006767E4" w:rsidRPr="00591686">
        <w:rPr>
          <w:rFonts w:ascii="Consolas" w:eastAsia="Times New Roman" w:hAnsi="Consolas" w:cs="Times New Roman"/>
          <w:color w:val="000000" w:themeColor="text1"/>
          <w:sz w:val="20"/>
          <w:szCs w:val="20"/>
        </w:rPr>
        <w:t>'L'</w:t>
      </w:r>
      <w:r w:rsidR="006767E4" w:rsidRPr="00591686">
        <w:rPr>
          <w:rFonts w:ascii="Times New Roman" w:eastAsia="Times New Roman" w:hAnsi="Times New Roman" w:cs="Times New Roman"/>
          <w:color w:val="000000" w:themeColor="text1"/>
          <w:sz w:val="20"/>
          <w:szCs w:val="20"/>
        </w:rPr>
        <w:t xml:space="preserve"> for both mu and sigma. </w:t>
      </w:r>
      <w:r w:rsidR="006767E4" w:rsidRPr="00591686">
        <w:rPr>
          <w:rFonts w:ascii="Consolas" w:eastAsia="Times New Roman" w:hAnsi="Consolas" w:cs="Times New Roman"/>
          <w:color w:val="000000" w:themeColor="text1"/>
          <w:sz w:val="20"/>
          <w:szCs w:val="20"/>
        </w:rPr>
        <w:t>'CL'</w:t>
      </w:r>
      <w:r w:rsidR="006767E4" w:rsidRPr="00591686">
        <w:rPr>
          <w:rFonts w:ascii="Times New Roman" w:eastAsia="Times New Roman" w:hAnsi="Times New Roman" w:cs="Times New Roman"/>
          <w:color w:val="000000" w:themeColor="text1"/>
          <w:sz w:val="20"/>
          <w:szCs w:val="20"/>
        </w:rPr>
        <w:t xml:space="preserve"> means that you want to specify cubic spline </w:t>
      </w:r>
      <w:r w:rsidR="006767E4" w:rsidRPr="00591686">
        <w:rPr>
          <w:rFonts w:ascii="Consolas" w:eastAsia="Times New Roman" w:hAnsi="Consolas" w:cs="Times New Roman"/>
          <w:color w:val="000000" w:themeColor="text1"/>
          <w:sz w:val="20"/>
          <w:szCs w:val="20"/>
        </w:rPr>
        <w:t>'C'</w:t>
      </w:r>
      <w:r w:rsidR="006767E4" w:rsidRPr="00591686">
        <w:rPr>
          <w:rFonts w:ascii="Times New Roman" w:eastAsia="Times New Roman" w:hAnsi="Times New Roman" w:cs="Times New Roman"/>
          <w:color w:val="000000" w:themeColor="text1"/>
          <w:sz w:val="20"/>
          <w:szCs w:val="20"/>
        </w:rPr>
        <w:t xml:space="preserve"> for </w:t>
      </w:r>
      <w:r w:rsidR="006767E4" w:rsidRPr="00591686">
        <w:rPr>
          <w:rFonts w:ascii="Consolas" w:eastAsia="Times New Roman" w:hAnsi="Consolas" w:cs="Times New Roman"/>
          <w:color w:val="000000" w:themeColor="text1"/>
          <w:sz w:val="20"/>
          <w:szCs w:val="20"/>
        </w:rPr>
        <w:t>mu</w:t>
      </w:r>
      <w:r w:rsidR="006767E4" w:rsidRPr="00591686">
        <w:rPr>
          <w:rFonts w:ascii="Times New Roman" w:eastAsia="Times New Roman" w:hAnsi="Times New Roman" w:cs="Times New Roman"/>
          <w:color w:val="000000" w:themeColor="text1"/>
          <w:sz w:val="20"/>
          <w:szCs w:val="20"/>
        </w:rPr>
        <w:t xml:space="preserve"> but a linear spline </w:t>
      </w:r>
      <w:r w:rsidR="006767E4" w:rsidRPr="00591686">
        <w:rPr>
          <w:rFonts w:ascii="Consolas" w:eastAsia="Times New Roman" w:hAnsi="Consolas" w:cs="Times New Roman"/>
          <w:color w:val="000000" w:themeColor="text1"/>
          <w:sz w:val="20"/>
          <w:szCs w:val="20"/>
        </w:rPr>
        <w:t>'L'</w:t>
      </w:r>
      <w:r w:rsidR="006767E4" w:rsidRPr="00591686">
        <w:rPr>
          <w:rFonts w:ascii="Times New Roman" w:eastAsia="Times New Roman" w:hAnsi="Times New Roman" w:cs="Times New Roman"/>
          <w:color w:val="000000" w:themeColor="text1"/>
          <w:sz w:val="20"/>
          <w:szCs w:val="20"/>
        </w:rPr>
        <w:t xml:space="preserve"> for </w:t>
      </w:r>
      <w:r w:rsidR="006767E4" w:rsidRPr="00591686">
        <w:rPr>
          <w:rFonts w:ascii="Consolas" w:eastAsia="Times New Roman" w:hAnsi="Consolas" w:cs="Times New Roman"/>
          <w:color w:val="000000" w:themeColor="text1"/>
          <w:sz w:val="20"/>
          <w:szCs w:val="20"/>
        </w:rPr>
        <w:t>sigma</w:t>
      </w:r>
      <w:r w:rsidR="006767E4" w:rsidRPr="00591686">
        <w:rPr>
          <w:rFonts w:ascii="Times New Roman" w:eastAsia="Times New Roman" w:hAnsi="Times New Roman" w:cs="Times New Roman"/>
          <w:color w:val="000000" w:themeColor="text1"/>
          <w:sz w:val="20"/>
          <w:szCs w:val="20"/>
        </w:rPr>
        <w:t xml:space="preserve">. Likewise, </w:t>
      </w:r>
      <w:r w:rsidRPr="00591686">
        <w:rPr>
          <w:rFonts w:ascii="Times New Roman" w:eastAsia="Times New Roman" w:hAnsi="Times New Roman" w:cs="Times New Roman"/>
          <w:color w:val="000000" w:themeColor="text1"/>
          <w:sz w:val="20"/>
          <w:szCs w:val="20"/>
        </w:rPr>
        <w:t>'</w:t>
      </w:r>
      <w:r w:rsidRPr="00591686">
        <w:rPr>
          <w:rFonts w:ascii="Consolas" w:eastAsia="Times New Roman" w:hAnsi="Consolas" w:cs="Times New Roman"/>
          <w:color w:val="000000" w:themeColor="text1"/>
          <w:sz w:val="20"/>
          <w:szCs w:val="20"/>
        </w:rPr>
        <w:t>SCSL'</w:t>
      </w:r>
      <w:r w:rsidR="006767E4" w:rsidRPr="00591686">
        <w:rPr>
          <w:rFonts w:ascii="Times New Roman" w:eastAsia="Times New Roman" w:hAnsi="Times New Roman" w:cs="Times New Roman"/>
          <w:color w:val="000000" w:themeColor="text1"/>
          <w:sz w:val="20"/>
          <w:szCs w:val="20"/>
        </w:rPr>
        <w:t xml:space="preserve"> means</w:t>
      </w: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'SCS'</w:t>
      </w:r>
      <w:r w:rsidRPr="00591686">
        <w:rPr>
          <w:rFonts w:ascii="Times New Roman" w:eastAsia="Times New Roman" w:hAnsi="Times New Roman" w:cs="Times New Roman"/>
          <w:color w:val="000000" w:themeColor="text1"/>
          <w:sz w:val="20"/>
          <w:szCs w:val="20"/>
        </w:rPr>
        <w:t xml:space="preserve"> for </w:t>
      </w:r>
      <w:r w:rsidRPr="00591686">
        <w:rPr>
          <w:rFonts w:ascii="Consolas" w:eastAsia="Times New Roman" w:hAnsi="Consolas" w:cs="Times New Roman"/>
          <w:color w:val="000000" w:themeColor="text1"/>
          <w:sz w:val="20"/>
          <w:szCs w:val="20"/>
        </w:rPr>
        <w:t>mu</w:t>
      </w:r>
      <w:r w:rsidRPr="00591686">
        <w:rPr>
          <w:rFonts w:ascii="Times New Roman" w:eastAsia="Times New Roman" w:hAnsi="Times New Roman" w:cs="Times New Roman"/>
          <w:color w:val="000000" w:themeColor="text1"/>
          <w:sz w:val="20"/>
          <w:szCs w:val="20"/>
        </w:rPr>
        <w:t xml:space="preserve"> and </w:t>
      </w:r>
      <w:r w:rsidRPr="00591686">
        <w:rPr>
          <w:rFonts w:ascii="Consolas" w:eastAsia="Times New Roman" w:hAnsi="Consolas" w:cs="Times New Roman"/>
          <w:color w:val="000000" w:themeColor="text1"/>
          <w:sz w:val="20"/>
          <w:szCs w:val="20"/>
        </w:rPr>
        <w:t>'L'</w:t>
      </w:r>
      <w:r w:rsidRPr="00591686">
        <w:rPr>
          <w:rFonts w:ascii="Times New Roman" w:eastAsia="Times New Roman" w:hAnsi="Times New Roman" w:cs="Times New Roman"/>
          <w:color w:val="000000" w:themeColor="text1"/>
          <w:sz w:val="20"/>
          <w:szCs w:val="20"/>
        </w:rPr>
        <w:t xml:space="preserve"> for </w:t>
      </w:r>
      <w:r w:rsidRPr="00591686">
        <w:rPr>
          <w:rFonts w:ascii="Consolas" w:eastAsia="Times New Roman" w:hAnsi="Consolas" w:cs="Times New Roman"/>
          <w:color w:val="000000" w:themeColor="text1"/>
          <w:sz w:val="20"/>
          <w:szCs w:val="20"/>
        </w:rPr>
        <w:t>sigma</w:t>
      </w:r>
      <w:r w:rsidRPr="00591686">
        <w:rPr>
          <w:rFonts w:ascii="Times New Roman" w:eastAsia="Times New Roman" w:hAnsi="Times New Roman" w:cs="Times New Roman"/>
          <w:color w:val="000000" w:themeColor="text1"/>
          <w:sz w:val="20"/>
          <w:szCs w:val="20"/>
        </w:rPr>
        <w:t>)</w:t>
      </w:r>
      <w:r w:rsidR="00E2571B" w:rsidRPr="00591686">
        <w:rPr>
          <w:rFonts w:ascii="Times New Roman" w:eastAsia="Times New Roman" w:hAnsi="Times New Roman" w:cs="Times New Roman"/>
          <w:color w:val="000000" w:themeColor="text1"/>
          <w:sz w:val="20"/>
          <w:szCs w:val="20"/>
        </w:rPr>
        <w:t>.</w:t>
      </w:r>
    </w:p>
    <w:p w14:paraId="64D40008" w14:textId="745F663F" w:rsidR="004833D4" w:rsidRPr="00591686" w:rsidRDefault="004833D4" w:rsidP="007B5A5F">
      <w:pPr>
        <w:spacing w:after="0" w:line="240" w:lineRule="auto"/>
        <w:rPr>
          <w:rFonts w:ascii="Consolas" w:eastAsia="Times New Roman" w:hAnsi="Consolas" w:cs="Times New Roman"/>
          <w:color w:val="000000" w:themeColor="text1"/>
          <w:sz w:val="20"/>
          <w:szCs w:val="20"/>
        </w:rPr>
      </w:pPr>
    </w:p>
    <w:p w14:paraId="0AE265B1" w14:textId="190B27A4" w:rsidR="007B6855" w:rsidRPr="00591686" w:rsidRDefault="007B6855" w:rsidP="001C4BAE">
      <w:pPr>
        <w:spacing w:after="120" w:line="240" w:lineRule="auto"/>
        <w:rPr>
          <w:rFonts w:ascii="Times New Roman" w:eastAsia="Times New Roman" w:hAnsi="Times New Roman" w:cs="Times New Roman"/>
          <w:i/>
          <w:iCs/>
          <w:color w:val="000000" w:themeColor="text1"/>
          <w:sz w:val="20"/>
          <w:szCs w:val="20"/>
        </w:rPr>
      </w:pPr>
      <w:r w:rsidRPr="00591686">
        <w:rPr>
          <w:rFonts w:ascii="Times New Roman" w:eastAsia="Times New Roman" w:hAnsi="Times New Roman" w:cs="Times New Roman"/>
          <w:i/>
          <w:iCs/>
          <w:color w:val="000000" w:themeColor="text1"/>
          <w:sz w:val="20"/>
          <w:szCs w:val="20"/>
        </w:rPr>
        <w:t>The following name -value pairs are only suitable for parametric models</w:t>
      </w:r>
    </w:p>
    <w:p w14:paraId="6BBB0BF0" w14:textId="015C75FB"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'mu'</w:t>
      </w:r>
      <w:r w:rsidR="007B6855"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parametric function handle for mu</w:t>
      </w:r>
      <w:r w:rsidR="001C4BAE" w:rsidRPr="00591686">
        <w:rPr>
          <w:rFonts w:ascii="Times New Roman" w:eastAsia="Times New Roman" w:hAnsi="Times New Roman" w:cs="Times New Roman"/>
          <w:color w:val="000000" w:themeColor="text1"/>
          <w:sz w:val="20"/>
          <w:szCs w:val="20"/>
        </w:rPr>
        <w:t>.</w:t>
      </w:r>
    </w:p>
    <w:p w14:paraId="2D3F4AD7" w14:textId="77777777" w:rsidR="006371CA" w:rsidRPr="00591686" w:rsidRDefault="006371CA" w:rsidP="007B5A5F">
      <w:pPr>
        <w:spacing w:after="0" w:line="240" w:lineRule="auto"/>
        <w:rPr>
          <w:rFonts w:ascii="Times New Roman" w:eastAsia="Times New Roman" w:hAnsi="Times New Roman" w:cs="Times New Roman"/>
          <w:color w:val="000000" w:themeColor="text1"/>
          <w:sz w:val="20"/>
          <w:szCs w:val="20"/>
        </w:rPr>
      </w:pPr>
    </w:p>
    <w:p w14:paraId="01C5E370" w14:textId="34E63848" w:rsidR="007B5A5F" w:rsidRPr="00591686" w:rsidRDefault="007B5A5F"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theme="minorHAnsi"/>
          <w:color w:val="000000" w:themeColor="text1"/>
          <w:sz w:val="20"/>
          <w:szCs w:val="20"/>
        </w:rPr>
        <w:t>'sigma'</w:t>
      </w:r>
      <w:r w:rsidR="00792F22"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parametric function handle for sigma (</w:t>
      </w:r>
      <w:r w:rsidR="006371CA" w:rsidRPr="00591686">
        <w:rPr>
          <w:rFonts w:ascii="Times New Roman" w:eastAsia="Times New Roman" w:hAnsi="Times New Roman" w:cs="Times New Roman"/>
          <w:color w:val="000000" w:themeColor="text1"/>
          <w:sz w:val="20"/>
          <w:szCs w:val="20"/>
        </w:rPr>
        <w:t xml:space="preserve">if it is </w:t>
      </w:r>
      <w:r w:rsidRPr="00591686">
        <w:rPr>
          <w:rFonts w:ascii="Times New Roman" w:eastAsia="Times New Roman" w:hAnsi="Times New Roman" w:cs="Times New Roman"/>
          <w:color w:val="000000" w:themeColor="text1"/>
          <w:sz w:val="20"/>
          <w:szCs w:val="20"/>
        </w:rPr>
        <w:t>empty</w:t>
      </w:r>
      <w:r w:rsidR="006371CA" w:rsidRPr="00591686">
        <w:rPr>
          <w:rFonts w:ascii="Times New Roman" w:eastAsia="Times New Roman" w:hAnsi="Times New Roman" w:cs="Times New Roman"/>
          <w:color w:val="000000" w:themeColor="text1"/>
          <w:sz w:val="20"/>
          <w:szCs w:val="20"/>
        </w:rPr>
        <w:t xml:space="preserve"> then an additive sigma (i.e., constant)</w:t>
      </w:r>
      <w:r w:rsidRPr="00591686">
        <w:rPr>
          <w:rFonts w:ascii="Times New Roman" w:eastAsia="Times New Roman" w:hAnsi="Times New Roman" w:cs="Times New Roman"/>
          <w:color w:val="000000" w:themeColor="text1"/>
          <w:sz w:val="20"/>
          <w:szCs w:val="20"/>
        </w:rPr>
        <w:t xml:space="preserve"> </w:t>
      </w:r>
      <w:r w:rsidR="006371CA" w:rsidRPr="00591686">
        <w:rPr>
          <w:rFonts w:ascii="Times New Roman" w:eastAsia="Times New Roman" w:hAnsi="Times New Roman" w:cs="Times New Roman"/>
          <w:color w:val="000000" w:themeColor="text1"/>
          <w:sz w:val="20"/>
          <w:szCs w:val="20"/>
        </w:rPr>
        <w:t>is considered</w:t>
      </w:r>
      <w:r w:rsidRPr="00591686">
        <w:rPr>
          <w:rFonts w:ascii="Times New Roman" w:eastAsia="Times New Roman" w:hAnsi="Times New Roman" w:cs="Times New Roman"/>
          <w:color w:val="000000" w:themeColor="text1"/>
          <w:sz w:val="20"/>
          <w:szCs w:val="20"/>
        </w:rPr>
        <w:t>)</w:t>
      </w:r>
    </w:p>
    <w:p w14:paraId="7F09F77F" w14:textId="77777777" w:rsidR="00E156D8" w:rsidRPr="00591686" w:rsidRDefault="00E156D8" w:rsidP="006371CA">
      <w:pPr>
        <w:spacing w:after="0" w:line="240" w:lineRule="auto"/>
        <w:jc w:val="both"/>
        <w:rPr>
          <w:rFonts w:ascii="Times New Roman" w:eastAsia="Times New Roman" w:hAnsi="Times New Roman" w:cs="Times New Roman"/>
          <w:color w:val="000000" w:themeColor="text1"/>
          <w:sz w:val="20"/>
          <w:szCs w:val="20"/>
        </w:rPr>
      </w:pPr>
    </w:p>
    <w:p w14:paraId="06DF6309" w14:textId="02CB79A6" w:rsidR="00E156D8" w:rsidRPr="00591686" w:rsidRDefault="00E156D8"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b/>
          <w:bCs/>
          <w:sz w:val="20"/>
          <w:szCs w:val="20"/>
        </w:rPr>
        <w:t>Note</w:t>
      </w:r>
      <w:r w:rsidRPr="00591686">
        <w:rPr>
          <w:rFonts w:ascii="Times New Roman" w:eastAsia="Times New Roman" w:hAnsi="Times New Roman" w:cs="Times New Roman"/>
          <w:sz w:val="20"/>
          <w:szCs w:val="20"/>
        </w:rPr>
        <w:t xml:space="preserve">: mu and sigma must be </w:t>
      </w:r>
      <w:proofErr w:type="spellStart"/>
      <w:r w:rsidRPr="00591686">
        <w:rPr>
          <w:rFonts w:ascii="Times New Roman" w:eastAsia="Times New Roman" w:hAnsi="Times New Roman" w:cs="Times New Roman"/>
          <w:sz w:val="20"/>
          <w:szCs w:val="20"/>
        </w:rPr>
        <w:t>vectorized</w:t>
      </w:r>
      <w:proofErr w:type="spellEnd"/>
      <w:r w:rsidRPr="00591686">
        <w:rPr>
          <w:rFonts w:ascii="Times New Roman" w:eastAsia="Times New Roman" w:hAnsi="Times New Roman" w:cs="Times New Roman"/>
          <w:sz w:val="20"/>
          <w:szCs w:val="20"/>
        </w:rPr>
        <w:t xml:space="preserve">. For instance, </w:t>
      </w:r>
      <w:r w:rsidRPr="00591686">
        <w:rPr>
          <w:rFonts w:ascii="Consolas" w:eastAsia="Times New Roman" w:hAnsi="Consolas" w:cs="Times New Roman"/>
          <w:sz w:val="20"/>
          <w:szCs w:val="20"/>
        </w:rPr>
        <w:t>mu = @(</w:t>
      </w:r>
      <w:proofErr w:type="spellStart"/>
      <w:proofErr w:type="gramStart"/>
      <w:r w:rsidRPr="00591686">
        <w:rPr>
          <w:rFonts w:ascii="Consolas" w:eastAsia="Times New Roman" w:hAnsi="Consolas" w:cs="Times New Roman"/>
          <w:sz w:val="20"/>
          <w:szCs w:val="20"/>
        </w:rPr>
        <w:t>x,par</w:t>
      </w:r>
      <w:proofErr w:type="spellEnd"/>
      <w:proofErr w:type="gramEnd"/>
      <w:r w:rsidRPr="00591686">
        <w:rPr>
          <w:rFonts w:ascii="Consolas" w:eastAsia="Times New Roman" w:hAnsi="Consolas" w:cs="Times New Roman"/>
          <w:sz w:val="20"/>
          <w:szCs w:val="20"/>
        </w:rPr>
        <w:t>)par(1)*x^3+par(2)*x</w:t>
      </w:r>
      <w:r w:rsidRPr="00591686">
        <w:rPr>
          <w:rFonts w:ascii="Times New Roman" w:eastAsia="Times New Roman" w:hAnsi="Times New Roman" w:cs="Times New Roman"/>
          <w:sz w:val="20"/>
          <w:szCs w:val="20"/>
        </w:rPr>
        <w:t xml:space="preserve"> is not suitable, rather </w:t>
      </w:r>
      <w:r w:rsidRPr="00591686">
        <w:rPr>
          <w:rFonts w:ascii="Consolas" w:eastAsia="Times New Roman" w:hAnsi="Consolas" w:cs="Times New Roman"/>
          <w:sz w:val="20"/>
          <w:szCs w:val="20"/>
        </w:rPr>
        <w:t>mu = @(x,par)par(1).*x.^3+par(2).*x</w:t>
      </w:r>
      <w:r w:rsidRPr="00591686">
        <w:rPr>
          <w:rFonts w:ascii="Times New Roman" w:eastAsia="Times New Roman" w:hAnsi="Times New Roman" w:cs="Times New Roman"/>
          <w:sz w:val="20"/>
          <w:szCs w:val="20"/>
        </w:rPr>
        <w:t xml:space="preserve"> is appropriate</w:t>
      </w:r>
      <w:r w:rsidR="001C4BAE"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 xml:space="preserve"> </w:t>
      </w:r>
    </w:p>
    <w:p w14:paraId="18437BD4" w14:textId="77777777" w:rsidR="006371CA" w:rsidRPr="00591686" w:rsidRDefault="006371CA" w:rsidP="007B5A5F">
      <w:pPr>
        <w:spacing w:after="0" w:line="240" w:lineRule="auto"/>
        <w:rPr>
          <w:rFonts w:ascii="Times New Roman" w:eastAsia="Times New Roman" w:hAnsi="Times New Roman" w:cs="Times New Roman"/>
          <w:color w:val="000000" w:themeColor="text1"/>
          <w:sz w:val="20"/>
          <w:szCs w:val="20"/>
        </w:rPr>
      </w:pPr>
    </w:p>
    <w:p w14:paraId="1FB2ECDF" w14:textId="26AA825A"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theme="minorHAnsi"/>
          <w:color w:val="000000" w:themeColor="text1"/>
          <w:sz w:val="20"/>
          <w:szCs w:val="20"/>
        </w:rPr>
        <w:t>'</w:t>
      </w:r>
      <w:proofErr w:type="spellStart"/>
      <w:r w:rsidRPr="00591686">
        <w:rPr>
          <w:rFonts w:ascii="Consolas" w:eastAsia="Times New Roman" w:hAnsi="Consolas" w:cstheme="minorHAnsi"/>
          <w:color w:val="000000" w:themeColor="text1"/>
          <w:sz w:val="20"/>
          <w:szCs w:val="20"/>
        </w:rPr>
        <w:t>npars</w:t>
      </w:r>
      <w:proofErr w:type="spellEnd"/>
      <w:r w:rsidRPr="00591686">
        <w:rPr>
          <w:rFonts w:ascii="Consolas" w:eastAsia="Times New Roman" w:hAnsi="Consolas" w:cstheme="minorHAnsi"/>
          <w:color w:val="000000" w:themeColor="text1"/>
          <w:sz w:val="20"/>
          <w:szCs w:val="20"/>
        </w:rPr>
        <w:t>'</w:t>
      </w:r>
      <w:r w:rsidR="00792F22"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(optional) number of parameters</w:t>
      </w:r>
      <w:r w:rsidR="001C4BAE" w:rsidRPr="00591686">
        <w:rPr>
          <w:rFonts w:ascii="Times New Roman" w:eastAsia="Times New Roman" w:hAnsi="Times New Roman" w:cs="Times New Roman"/>
          <w:color w:val="000000" w:themeColor="text1"/>
          <w:sz w:val="20"/>
          <w:szCs w:val="20"/>
        </w:rPr>
        <w:t>.</w:t>
      </w:r>
    </w:p>
    <w:p w14:paraId="4A54EE95" w14:textId="77777777" w:rsidR="00792F22" w:rsidRPr="00591686" w:rsidRDefault="00792F22" w:rsidP="007B5A5F">
      <w:pPr>
        <w:spacing w:after="0" w:line="240" w:lineRule="auto"/>
        <w:rPr>
          <w:rFonts w:ascii="Times New Roman" w:eastAsia="Times New Roman" w:hAnsi="Times New Roman" w:cs="Times New Roman"/>
          <w:color w:val="000000" w:themeColor="text1"/>
          <w:sz w:val="20"/>
          <w:szCs w:val="20"/>
        </w:rPr>
      </w:pPr>
    </w:p>
    <w:p w14:paraId="2E35EECC" w14:textId="35615E02" w:rsidR="007B5A5F" w:rsidRPr="00591686" w:rsidRDefault="007B5A5F" w:rsidP="00792F22">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gradient_fun</w:t>
      </w:r>
      <w:proofErr w:type="spellEnd"/>
      <w:r w:rsidRPr="00591686">
        <w:rPr>
          <w:rFonts w:ascii="Consolas" w:eastAsia="Times New Roman" w:hAnsi="Consolas" w:cs="Calibri"/>
          <w:color w:val="000000" w:themeColor="text1"/>
          <w:sz w:val="20"/>
          <w:szCs w:val="20"/>
        </w:rPr>
        <w:t>'</w:t>
      </w:r>
      <w:r w:rsidR="00792F22"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handle to gradient function (generated with </w:t>
      </w:r>
      <w:r w:rsidR="001C4BAE" w:rsidRPr="00591686">
        <w:rPr>
          <w:rFonts w:ascii="Consolas" w:eastAsia="Times New Roman" w:hAnsi="Consolas" w:cstheme="minorHAnsi"/>
          <w:color w:val="000000" w:themeColor="text1"/>
          <w:sz w:val="20"/>
          <w:szCs w:val="20"/>
        </w:rPr>
        <w:t>'</w:t>
      </w:r>
      <w:proofErr w:type="spellStart"/>
      <w:r w:rsidRPr="00591686">
        <w:rPr>
          <w:rFonts w:ascii="Consolas" w:eastAsia="Times New Roman" w:hAnsi="Consolas" w:cs="Times New Roman"/>
          <w:color w:val="000000" w:themeColor="text1"/>
          <w:sz w:val="20"/>
          <w:szCs w:val="20"/>
        </w:rPr>
        <w:t>eulergrad</w:t>
      </w:r>
      <w:proofErr w:type="spellEnd"/>
      <w:r w:rsidR="001C4BAE" w:rsidRPr="00591686">
        <w:rPr>
          <w:rFonts w:ascii="Consolas" w:eastAsia="Times New Roman" w:hAnsi="Consolas" w:cstheme="minorHAnsi"/>
          <w:color w:val="000000" w:themeColor="text1"/>
          <w:sz w:val="20"/>
          <w:szCs w:val="20"/>
        </w:rPr>
        <w:t>'</w:t>
      </w:r>
      <w:r w:rsidRPr="00591686">
        <w:rPr>
          <w:rFonts w:ascii="Times New Roman" w:eastAsia="Times New Roman" w:hAnsi="Times New Roman" w:cs="Times New Roman"/>
          <w:color w:val="000000" w:themeColor="text1"/>
          <w:sz w:val="20"/>
          <w:szCs w:val="20"/>
        </w:rPr>
        <w:t>)</w:t>
      </w:r>
      <w:r w:rsidR="00792F22" w:rsidRPr="00591686">
        <w:rPr>
          <w:rFonts w:ascii="Times New Roman" w:eastAsia="Times New Roman" w:hAnsi="Times New Roman" w:cs="Times New Roman"/>
          <w:color w:val="000000" w:themeColor="text1"/>
          <w:sz w:val="20"/>
          <w:szCs w:val="20"/>
        </w:rPr>
        <w:t xml:space="preserve">. If you want the code to calculate the gradient use this option (then you </w:t>
      </w:r>
      <w:r w:rsidR="00AF4523" w:rsidRPr="00591686">
        <w:rPr>
          <w:rFonts w:ascii="Times New Roman" w:eastAsia="Times New Roman" w:hAnsi="Times New Roman" w:cs="Times New Roman"/>
          <w:color w:val="000000" w:themeColor="text1"/>
          <w:sz w:val="20"/>
          <w:szCs w:val="20"/>
        </w:rPr>
        <w:t xml:space="preserve">might </w:t>
      </w:r>
      <w:r w:rsidR="00792F22" w:rsidRPr="00591686">
        <w:rPr>
          <w:rFonts w:ascii="Times New Roman" w:eastAsia="Times New Roman" w:hAnsi="Times New Roman" w:cs="Times New Roman"/>
          <w:color w:val="000000" w:themeColor="text1"/>
          <w:sz w:val="20"/>
          <w:szCs w:val="20"/>
        </w:rPr>
        <w:t>get a more accurate result)</w:t>
      </w:r>
      <w:r w:rsidR="00AF4523" w:rsidRPr="00591686">
        <w:rPr>
          <w:rFonts w:ascii="Times New Roman" w:eastAsia="Times New Roman" w:hAnsi="Times New Roman" w:cs="Times New Roman"/>
          <w:color w:val="000000" w:themeColor="text1"/>
          <w:sz w:val="20"/>
          <w:szCs w:val="20"/>
        </w:rPr>
        <w:t>.</w:t>
      </w:r>
    </w:p>
    <w:p w14:paraId="60D2CE43" w14:textId="123FD275" w:rsidR="005A24D5" w:rsidRPr="00591686" w:rsidRDefault="005A24D5" w:rsidP="00792F22">
      <w:pPr>
        <w:spacing w:after="0" w:line="240" w:lineRule="auto"/>
        <w:jc w:val="both"/>
        <w:rPr>
          <w:rFonts w:ascii="Consolas" w:eastAsia="Times New Roman" w:hAnsi="Consolas" w:cs="Times New Roman"/>
          <w:color w:val="000000" w:themeColor="text1"/>
          <w:sz w:val="20"/>
          <w:szCs w:val="20"/>
        </w:rPr>
      </w:pPr>
    </w:p>
    <w:p w14:paraId="15C1B592" w14:textId="5FE6D60B" w:rsidR="005A24D5" w:rsidRPr="00591686" w:rsidRDefault="003C5580" w:rsidP="005A24D5">
      <w:pPr>
        <w:spacing w:after="120" w:line="240" w:lineRule="auto"/>
        <w:rPr>
          <w:rFonts w:ascii="Times New Roman" w:eastAsia="Times New Roman" w:hAnsi="Times New Roman" w:cs="Times New Roman"/>
          <w:b/>
          <w:bCs/>
          <w:i/>
          <w:iCs/>
          <w:color w:val="000000" w:themeColor="text1"/>
        </w:rPr>
      </w:pPr>
      <w:r>
        <w:rPr>
          <w:rFonts w:ascii="Times New Roman" w:eastAsia="Times New Roman" w:hAnsi="Times New Roman" w:cs="Times New Roman"/>
          <w:b/>
          <w:bCs/>
          <w:i/>
          <w:iCs/>
          <w:color w:val="000000" w:themeColor="text1"/>
        </w:rPr>
        <w:t>The</w:t>
      </w:r>
      <w:r w:rsidRPr="00591686">
        <w:rPr>
          <w:rFonts w:ascii="Times New Roman" w:eastAsia="Times New Roman" w:hAnsi="Times New Roman" w:cs="Times New Roman"/>
          <w:b/>
          <w:bCs/>
          <w:i/>
          <w:iCs/>
          <w:color w:val="000000" w:themeColor="text1"/>
        </w:rPr>
        <w:t xml:space="preserve"> </w:t>
      </w:r>
      <w:r>
        <w:rPr>
          <w:rFonts w:ascii="Times New Roman" w:eastAsia="Times New Roman" w:hAnsi="Times New Roman" w:cs="Times New Roman"/>
          <w:b/>
          <w:bCs/>
          <w:i/>
          <w:iCs/>
          <w:color w:val="000000" w:themeColor="text1"/>
        </w:rPr>
        <w:t xml:space="preserve">optimizing </w:t>
      </w:r>
      <w:r w:rsidR="005A24D5" w:rsidRPr="00591686">
        <w:rPr>
          <w:rFonts w:ascii="Times New Roman" w:eastAsia="Times New Roman" w:hAnsi="Times New Roman" w:cs="Times New Roman"/>
          <w:b/>
          <w:bCs/>
          <w:i/>
          <w:iCs/>
          <w:color w:val="000000" w:themeColor="text1"/>
        </w:rPr>
        <w:t>dialog</w:t>
      </w:r>
      <w:r w:rsidR="006D41C1" w:rsidRPr="00591686">
        <w:rPr>
          <w:rFonts w:ascii="Times New Roman" w:eastAsia="Times New Roman" w:hAnsi="Times New Roman" w:cs="Times New Roman"/>
          <w:b/>
          <w:bCs/>
          <w:i/>
          <w:iCs/>
          <w:color w:val="000000" w:themeColor="text1"/>
        </w:rPr>
        <w:t xml:space="preserve"> </w:t>
      </w:r>
      <w:r w:rsidR="00AF4523" w:rsidRPr="00591686">
        <w:rPr>
          <w:rFonts w:ascii="Times New Roman" w:eastAsia="Times New Roman" w:hAnsi="Times New Roman" w:cs="Times New Roman"/>
          <w:b/>
          <w:bCs/>
          <w:i/>
          <w:iCs/>
          <w:color w:val="000000" w:themeColor="text1"/>
        </w:rPr>
        <w:t>screen</w:t>
      </w:r>
    </w:p>
    <w:p w14:paraId="29B7E94B" w14:textId="4FB827D6" w:rsidR="00AF4523" w:rsidRPr="00591686" w:rsidRDefault="00AF4523" w:rsidP="006C6486">
      <w:pPr>
        <w:spacing w:after="12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While the package is solving the MLE problem, a dialog screen appears, providing updates on the optimization progress at each iteration. This feature is particularly valuable when applying </w:t>
      </w:r>
      <w:proofErr w:type="spellStart"/>
      <w:r w:rsidRPr="00591686">
        <w:rPr>
          <w:rFonts w:ascii="Times New Roman" w:eastAsia="Times New Roman" w:hAnsi="Times New Roman" w:cs="Times New Roman"/>
          <w:color w:val="000000" w:themeColor="text1"/>
          <w:sz w:val="20"/>
          <w:szCs w:val="20"/>
        </w:rPr>
        <w:t>Hermite</w:t>
      </w:r>
      <w:proofErr w:type="spellEnd"/>
      <w:r w:rsidRPr="00591686">
        <w:rPr>
          <w:rFonts w:ascii="Times New Roman" w:eastAsia="Times New Roman" w:hAnsi="Times New Roman" w:cs="Times New Roman"/>
          <w:color w:val="000000" w:themeColor="text1"/>
          <w:sz w:val="20"/>
          <w:szCs w:val="20"/>
        </w:rPr>
        <w:t xml:space="preserve"> reconstruction, allowing users to monitor the outcomes closely. If the results show gradual improvements, users can safely stop the code by pressing the 'stop' button. </w:t>
      </w:r>
    </w:p>
    <w:p w14:paraId="7CB992F0" w14:textId="212B6753" w:rsidR="00BD6C5A" w:rsidRPr="00591686" w:rsidRDefault="00BD6C5A" w:rsidP="00BD6C5A">
      <w:pPr>
        <w:spacing w:after="120" w:line="240" w:lineRule="auto"/>
        <w:rPr>
          <w:rFonts w:ascii="Times New Roman" w:eastAsia="Times New Roman" w:hAnsi="Times New Roman" w:cs="Times New Roman"/>
          <w:i/>
          <w:iCs/>
          <w:color w:val="000000" w:themeColor="text1"/>
        </w:rPr>
      </w:pPr>
      <w:r w:rsidRPr="00591686">
        <w:rPr>
          <w:rFonts w:ascii="Times New Roman" w:eastAsia="Times New Roman" w:hAnsi="Times New Roman" w:cs="Times New Roman"/>
          <w:b/>
          <w:bCs/>
          <w:i/>
          <w:iCs/>
          <w:color w:val="000000" w:themeColor="text1"/>
        </w:rPr>
        <w:t xml:space="preserve">A </w:t>
      </w:r>
      <w:r w:rsidR="00C14CED">
        <w:rPr>
          <w:rFonts w:ascii="Times New Roman" w:eastAsia="Times New Roman" w:hAnsi="Times New Roman" w:cs="Times New Roman"/>
          <w:b/>
          <w:bCs/>
          <w:i/>
          <w:iCs/>
          <w:color w:val="000000" w:themeColor="text1"/>
        </w:rPr>
        <w:t>simple</w:t>
      </w:r>
      <w:r w:rsidR="00A63B32" w:rsidRPr="00591686">
        <w:rPr>
          <w:rFonts w:ascii="Times New Roman" w:eastAsia="Times New Roman" w:hAnsi="Times New Roman" w:cs="Times New Roman"/>
          <w:b/>
          <w:bCs/>
          <w:i/>
          <w:iCs/>
          <w:color w:val="000000" w:themeColor="text1"/>
        </w:rPr>
        <w:t xml:space="preserve"> </w:t>
      </w:r>
      <w:r w:rsidRPr="00591686">
        <w:rPr>
          <w:rFonts w:ascii="Times New Roman" w:eastAsia="Times New Roman" w:hAnsi="Times New Roman" w:cs="Times New Roman"/>
          <w:b/>
          <w:bCs/>
          <w:i/>
          <w:iCs/>
          <w:color w:val="000000" w:themeColor="text1"/>
        </w:rPr>
        <w:t>plotting option</w:t>
      </w:r>
    </w:p>
    <w:p w14:paraId="508883E7" w14:textId="19955E1A" w:rsidR="00BD6C5A" w:rsidRPr="00591686" w:rsidRDefault="00BD6C5A" w:rsidP="003F712B">
      <w:pPr>
        <w:spacing w:after="36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After you are done with</w:t>
      </w:r>
      <w:r w:rsidR="00DA52DB" w:rsidRPr="00591686">
        <w:rPr>
          <w:rFonts w:ascii="Times New Roman" w:eastAsia="Times New Roman" w:hAnsi="Times New Roman" w:cs="Times New Roman"/>
          <w:color w:val="000000" w:themeColor="text1"/>
          <w:sz w:val="20"/>
          <w:szCs w:val="20"/>
        </w:rPr>
        <w:t xml:space="preserve"> the command </w:t>
      </w:r>
      <w:r w:rsidR="00DA52DB" w:rsidRPr="00591686">
        <w:rPr>
          <w:rFonts w:ascii="Consolas" w:eastAsia="Times New Roman" w:hAnsi="Consolas" w:cs="Times New Roman"/>
          <w:color w:val="000000" w:themeColor="text1"/>
          <w:sz w:val="20"/>
          <w:szCs w:val="20"/>
        </w:rPr>
        <w:t>'</w:t>
      </w:r>
      <w:r w:rsidR="00F30515" w:rsidRPr="00591686">
        <w:rPr>
          <w:rFonts w:ascii="Consolas" w:eastAsia="Times New Roman" w:hAnsi="Consolas" w:cs="Times New Roman"/>
          <w:color w:val="000000" w:themeColor="text1"/>
          <w:sz w:val="20"/>
          <w:szCs w:val="20"/>
        </w:rPr>
        <w:t>res=</w:t>
      </w:r>
      <w:proofErr w:type="spellStart"/>
      <w:r w:rsidR="00F30515" w:rsidRPr="00591686">
        <w:rPr>
          <w:rFonts w:ascii="Consolas" w:eastAsia="Times New Roman" w:hAnsi="Consolas" w:cs="Times New Roman"/>
          <w:color w:val="000000" w:themeColor="text1"/>
          <w:sz w:val="20"/>
          <w:szCs w:val="20"/>
        </w:rPr>
        <w:t>euler_</w:t>
      </w:r>
      <w:proofErr w:type="gramStart"/>
      <w:r w:rsidR="00F30515" w:rsidRPr="00591686">
        <w:rPr>
          <w:rFonts w:ascii="Consolas" w:eastAsia="Times New Roman" w:hAnsi="Consolas" w:cs="Times New Roman"/>
          <w:color w:val="000000" w:themeColor="text1"/>
          <w:sz w:val="20"/>
          <w:szCs w:val="20"/>
        </w:rPr>
        <w:t>reconstruction</w:t>
      </w:r>
      <w:proofErr w:type="spellEnd"/>
      <w:r w:rsidR="00F30515" w:rsidRPr="00591686">
        <w:rPr>
          <w:rFonts w:ascii="Consolas" w:eastAsia="Times New Roman" w:hAnsi="Consolas" w:cs="Times New Roman"/>
          <w:color w:val="000000" w:themeColor="text1"/>
          <w:sz w:val="20"/>
          <w:szCs w:val="20"/>
        </w:rPr>
        <w:t>(</w:t>
      </w:r>
      <w:proofErr w:type="gramEnd"/>
      <w:r w:rsidR="00F30515" w:rsidRPr="00591686">
        <w:rPr>
          <w:rFonts w:ascii="Consolas" w:eastAsia="Times New Roman" w:hAnsi="Consolas" w:cs="Times New Roman"/>
          <w:color w:val="000000" w:themeColor="text1"/>
          <w:sz w:val="20"/>
          <w:szCs w:val="20"/>
        </w:rPr>
        <w:t>data,</w:t>
      </w:r>
      <w:proofErr w:type="spellStart"/>
      <w:r w:rsidR="00F30515" w:rsidRPr="00591686">
        <w:rPr>
          <w:rFonts w:ascii="Consolas" w:eastAsia="Times New Roman" w:hAnsi="Consolas" w:cs="Times New Roman"/>
          <w:color w:val="000000" w:themeColor="text1"/>
          <w:sz w:val="20"/>
          <w:szCs w:val="20"/>
        </w:rPr>
        <w:t>dt</w:t>
      </w:r>
      <w:proofErr w:type="spellEnd"/>
      <w:r w:rsidR="00F30515" w:rsidRPr="00591686">
        <w:rPr>
          <w:rFonts w:ascii="Consolas" w:eastAsia="Times New Roman" w:hAnsi="Consolas" w:cs="Times New Roman"/>
          <w:color w:val="000000" w:themeColor="text1"/>
          <w:sz w:val="20"/>
          <w:szCs w:val="20"/>
        </w:rPr>
        <w:t>,'</w:t>
      </w:r>
      <w:proofErr w:type="spellStart"/>
      <w:r w:rsidR="00F30515" w:rsidRPr="00591686">
        <w:rPr>
          <w:rFonts w:ascii="Consolas" w:eastAsia="Times New Roman" w:hAnsi="Consolas" w:cs="Times New Roman"/>
          <w:color w:val="000000" w:themeColor="text1"/>
          <w:sz w:val="20"/>
          <w:szCs w:val="20"/>
        </w:rPr>
        <w:t>name',value</w:t>
      </w:r>
      <w:proofErr w:type="spellEnd"/>
      <w:r w:rsidR="00F30515" w:rsidRPr="00591686">
        <w:rPr>
          <w:rFonts w:ascii="Consolas" w:eastAsia="Times New Roman" w:hAnsi="Consolas" w:cs="Times New Roman"/>
          <w:color w:val="000000" w:themeColor="text1"/>
          <w:sz w:val="20"/>
          <w:szCs w:val="20"/>
        </w:rPr>
        <w:t>,...</w:t>
      </w:r>
      <w:r w:rsidR="00DA52DB" w:rsidRPr="00591686">
        <w:rPr>
          <w:rFonts w:ascii="Consolas" w:eastAsia="Times New Roman" w:hAnsi="Consolas" w:cs="Times New Roman"/>
          <w:color w:val="000000" w:themeColor="text1"/>
          <w:sz w:val="20"/>
          <w:szCs w:val="20"/>
        </w:rPr>
        <w:t xml:space="preserve"> )'</w:t>
      </w:r>
      <w:r w:rsidR="00F30515" w:rsidRPr="00591686">
        <w:rPr>
          <w:rFonts w:ascii="Times New Roman" w:eastAsia="Times New Roman" w:hAnsi="Times New Roman" w:cs="Times New Roman"/>
          <w:color w:val="000000" w:themeColor="text1"/>
          <w:sz w:val="20"/>
          <w:szCs w:val="20"/>
        </w:rPr>
        <w:t xml:space="preserve"> you can enjoy a nice graphical interface using the command </w:t>
      </w:r>
      <w:r w:rsidR="00F30515" w:rsidRPr="00591686">
        <w:rPr>
          <w:rFonts w:ascii="Consolas" w:eastAsia="Times New Roman" w:hAnsi="Consolas" w:cs="Times New Roman"/>
          <w:color w:val="000000" w:themeColor="text1"/>
          <w:sz w:val="20"/>
          <w:szCs w:val="20"/>
        </w:rPr>
        <w:t>'</w:t>
      </w: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(res)</w:t>
      </w:r>
      <w:r w:rsidR="00F30515" w:rsidRPr="00591686">
        <w:rPr>
          <w:rFonts w:ascii="Consolas" w:eastAsia="Times New Roman" w:hAnsi="Consolas" w:cs="Times New Roman"/>
          <w:color w:val="000000" w:themeColor="text1"/>
          <w:sz w:val="20"/>
          <w:szCs w:val="20"/>
        </w:rPr>
        <w:t>'</w:t>
      </w:r>
      <w:r w:rsidR="00F30515" w:rsidRPr="00591686">
        <w:rPr>
          <w:rFonts w:ascii="Times New Roman" w:eastAsia="Times New Roman" w:hAnsi="Times New Roman" w:cs="Times New Roman"/>
          <w:color w:val="000000" w:themeColor="text1"/>
          <w:sz w:val="20"/>
          <w:szCs w:val="20"/>
        </w:rPr>
        <w:t>.</w:t>
      </w:r>
    </w:p>
    <w:p w14:paraId="52071909" w14:textId="2D2AC9A6" w:rsidR="00252597" w:rsidRPr="00591686" w:rsidRDefault="00252597" w:rsidP="00252597">
      <w:pPr>
        <w:pStyle w:val="Heading1"/>
        <w:spacing w:before="0" w:after="160" w:line="240" w:lineRule="auto"/>
        <w:ind w:left="288" w:hanging="288"/>
        <w:jc w:val="both"/>
        <w:rPr>
          <w:rFonts w:eastAsia="Times New Roman" w:cs="Times New Roman"/>
          <w:bCs/>
          <w:sz w:val="22"/>
          <w:szCs w:val="22"/>
        </w:rPr>
      </w:pPr>
      <w:bookmarkStart w:id="22" w:name="section6"/>
      <w:r w:rsidRPr="00591686">
        <w:rPr>
          <w:rFonts w:eastAsia="Times New Roman" w:cs="Times New Roman"/>
          <w:bCs/>
          <w:sz w:val="22"/>
          <w:szCs w:val="22"/>
        </w:rPr>
        <w:t>Check t</w:t>
      </w:r>
      <w:r w:rsidR="00CA18B7" w:rsidRPr="00591686">
        <w:rPr>
          <w:rFonts w:eastAsia="Times New Roman" w:cs="Times New Roman"/>
          <w:bCs/>
          <w:sz w:val="22"/>
          <w:szCs w:val="22"/>
        </w:rPr>
        <w:t>hree requirements</w:t>
      </w:r>
      <w:r w:rsidRPr="00591686">
        <w:rPr>
          <w:rFonts w:eastAsia="Times New Roman" w:cs="Times New Roman"/>
          <w:bCs/>
          <w:sz w:val="22"/>
          <w:szCs w:val="22"/>
        </w:rPr>
        <w:t xml:space="preserve"> in real datasets in advance </w:t>
      </w:r>
    </w:p>
    <w:p w14:paraId="25B54010" w14:textId="798FDC0C" w:rsidR="00252597" w:rsidRPr="00591686" w:rsidRDefault="00252597" w:rsidP="00716210">
      <w:pPr>
        <w:pStyle w:val="Heading2"/>
        <w:numPr>
          <w:ilvl w:val="1"/>
          <w:numId w:val="36"/>
        </w:numPr>
        <w:spacing w:before="0" w:after="160" w:line="240" w:lineRule="auto"/>
        <w:rPr>
          <w:rFonts w:cs="Times New Roman"/>
          <w:b/>
          <w:bCs/>
          <w:sz w:val="20"/>
          <w:szCs w:val="20"/>
        </w:rPr>
      </w:pPr>
      <w:bookmarkStart w:id="23" w:name="Subsection61"/>
      <w:bookmarkEnd w:id="22"/>
      <w:r w:rsidRPr="00591686">
        <w:rPr>
          <w:rFonts w:cs="Times New Roman"/>
          <w:b/>
          <w:bCs/>
          <w:sz w:val="20"/>
          <w:szCs w:val="20"/>
        </w:rPr>
        <w:t>Data stationarity</w:t>
      </w:r>
    </w:p>
    <w:bookmarkEnd w:id="23"/>
    <w:p w14:paraId="0063A7CC" w14:textId="60B86501" w:rsidR="00FC4B93" w:rsidRPr="00591686" w:rsidRDefault="00FC4B93" w:rsidP="00FC4B93">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In order to fit a </w:t>
      </w:r>
      <w:proofErr w:type="spellStart"/>
      <w:r w:rsidR="00842486">
        <w:rPr>
          <w:rFonts w:ascii="Times New Roman" w:eastAsiaTheme="minorEastAsia" w:hAnsi="Times New Roman" w:cs="Times New Roman"/>
          <w:sz w:val="20"/>
          <w:szCs w:val="20"/>
        </w:rPr>
        <w:t>Langevin</w:t>
      </w:r>
      <w:proofErr w:type="spellEnd"/>
      <w:r w:rsidRPr="00591686">
        <w:rPr>
          <w:rFonts w:ascii="Times New Roman" w:eastAsiaTheme="minorEastAsia" w:hAnsi="Times New Roman" w:cs="Times New Roman"/>
          <w:sz w:val="20"/>
          <w:szCs w:val="20"/>
        </w:rPr>
        <w:t xml:space="preserve"> model (</w:t>
      </w:r>
      <w:r w:rsidRPr="00591686">
        <w:rPr>
          <w:rFonts w:ascii="Times New Roman"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Eq1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to data, it is essential for the data to be stationary, at least in a weak sense. In simpler terms, stationarity implies that the statistical properties of the system, and hence the dataset under consideration, remain invariant over time. Weak stationarity within a fixed time window entails that the mean and variance of the data remain constant, and that the autocorrelation function depends solely on the time lag rather than on the initial and final times within the specified window. However, if stationarity is violated across the entire dataset, it may be possible to identify shorter, (possibly overlapping) time windows during which the data exhibit stationarity</w:t>
      </w:r>
      <w:r w:rsidR="00BF274F" w:rsidRPr="00591686">
        <w:rPr>
          <w:rFonts w:ascii="Times New Roman" w:eastAsiaTheme="minorEastAsia" w:hAnsi="Times New Roman" w:cs="Times New Roman"/>
          <w:sz w:val="20"/>
          <w:szCs w:val="20"/>
        </w:rPr>
        <w:t xml:space="preserve"> (see </w:t>
      </w:r>
      <w:r w:rsidR="00C16074">
        <w:rPr>
          <w:rFonts w:ascii="Consolas" w:eastAsiaTheme="minorEastAsia" w:hAnsi="Consolas" w:cs="Times New Roman"/>
          <w:sz w:val="20"/>
          <w:szCs w:val="20"/>
        </w:rPr>
        <w:fldChar w:fldCharType="begin"/>
      </w:r>
      <w:r w:rsidR="00C16074">
        <w:rPr>
          <w:rFonts w:ascii="Times New Roman" w:eastAsiaTheme="minorEastAsia" w:hAnsi="Times New Roman" w:cs="Times New Roman"/>
          <w:sz w:val="20"/>
          <w:szCs w:val="20"/>
        </w:rPr>
        <w:instrText xml:space="preserve"> REF Example10 \h </w:instrText>
      </w:r>
      <w:r w:rsidR="00C16074">
        <w:rPr>
          <w:rFonts w:ascii="Consolas" w:eastAsiaTheme="minorEastAsia" w:hAnsi="Consolas" w:cs="Times New Roman"/>
          <w:sz w:val="20"/>
          <w:szCs w:val="20"/>
        </w:rPr>
      </w:r>
      <w:r w:rsidR="00C16074">
        <w:rPr>
          <w:rFonts w:ascii="Consolas" w:eastAsiaTheme="minorEastAsia" w:hAnsi="Consolas" w:cs="Times New Roman"/>
          <w:sz w:val="20"/>
          <w:szCs w:val="20"/>
        </w:rPr>
        <w:fldChar w:fldCharType="separate"/>
      </w:r>
      <w:r w:rsidR="00C16074" w:rsidRPr="00591686">
        <w:rPr>
          <w:rFonts w:ascii="Times New Roman" w:eastAsia="Times New Roman" w:hAnsi="Times New Roman" w:cs="Times New Roman"/>
          <w:b/>
          <w:bCs/>
          <w:sz w:val="20"/>
          <w:szCs w:val="20"/>
        </w:rPr>
        <w:t>Example 1</w:t>
      </w:r>
      <w:r w:rsidR="00C16074">
        <w:rPr>
          <w:rFonts w:ascii="Times New Roman" w:eastAsia="Times New Roman" w:hAnsi="Times New Roman" w:cs="Times New Roman"/>
          <w:b/>
          <w:bCs/>
          <w:sz w:val="20"/>
          <w:szCs w:val="20"/>
        </w:rPr>
        <w:t>0</w:t>
      </w:r>
      <w:r w:rsidR="00C16074">
        <w:rPr>
          <w:rFonts w:ascii="Consolas" w:eastAsiaTheme="minorEastAsia" w:hAnsi="Consolas" w:cs="Times New Roman"/>
          <w:sz w:val="20"/>
          <w:szCs w:val="20"/>
        </w:rPr>
        <w:fldChar w:fldCharType="end"/>
      </w:r>
      <w:r w:rsidR="00FD0DDC" w:rsidRPr="00591686">
        <w:rPr>
          <w:rFonts w:ascii="Times New Roman" w:eastAsiaTheme="minorEastAsia" w:hAnsi="Times New Roman" w:cs="Times New Roman"/>
          <w:sz w:val="20"/>
          <w:szCs w:val="20"/>
        </w:rPr>
        <w:t xml:space="preserve"> </w:t>
      </w:r>
      <w:r w:rsidR="00BF274F" w:rsidRPr="00591686">
        <w:rPr>
          <w:rFonts w:ascii="Times New Roman" w:eastAsiaTheme="minorEastAsia" w:hAnsi="Times New Roman" w:cs="Times New Roman"/>
          <w:sz w:val="20"/>
          <w:szCs w:val="20"/>
        </w:rPr>
        <w:t xml:space="preserve"> in</w:t>
      </w:r>
      <w:r w:rsidR="00C16074">
        <w:rPr>
          <w:rFonts w:ascii="Times New Roman" w:eastAsiaTheme="minorEastAsia" w:hAnsi="Times New Roman" w:cs="Times New Roman"/>
          <w:sz w:val="20"/>
          <w:szCs w:val="20"/>
        </w:rPr>
        <w:t xml:space="preserve"> subsection</w:t>
      </w:r>
      <w:r w:rsidR="00BF274F" w:rsidRPr="00591686">
        <w:rPr>
          <w:rFonts w:ascii="Times New Roman" w:eastAsiaTheme="minorEastAsia" w:hAnsi="Times New Roman" w:cs="Times New Roman"/>
          <w:sz w:val="20"/>
          <w:szCs w:val="20"/>
        </w:rPr>
        <w:t xml:space="preserve"> </w:t>
      </w:r>
      <w:r w:rsidR="00C16074">
        <w:rPr>
          <w:rFonts w:ascii="Consolas" w:eastAsiaTheme="minorEastAsia" w:hAnsi="Consolas" w:cs="Times New Roman"/>
          <w:sz w:val="20"/>
          <w:szCs w:val="20"/>
        </w:rPr>
        <w:fldChar w:fldCharType="begin"/>
      </w:r>
      <w:r w:rsidR="00C16074">
        <w:rPr>
          <w:rFonts w:ascii="Times New Roman" w:eastAsiaTheme="minorEastAsia" w:hAnsi="Times New Roman" w:cs="Times New Roman"/>
          <w:sz w:val="20"/>
          <w:szCs w:val="20"/>
        </w:rPr>
        <w:instrText xml:space="preserve"> REF _Ref164691685 \r \h </w:instrText>
      </w:r>
      <w:r w:rsidR="00C16074">
        <w:rPr>
          <w:rFonts w:ascii="Consolas" w:eastAsiaTheme="minorEastAsia" w:hAnsi="Consolas" w:cs="Times New Roman"/>
          <w:sz w:val="20"/>
          <w:szCs w:val="20"/>
        </w:rPr>
      </w:r>
      <w:r w:rsidR="00C16074">
        <w:rPr>
          <w:rFonts w:ascii="Consolas" w:eastAsiaTheme="minorEastAsia" w:hAnsi="Consolas" w:cs="Times New Roman"/>
          <w:sz w:val="20"/>
          <w:szCs w:val="20"/>
        </w:rPr>
        <w:fldChar w:fldCharType="separate"/>
      </w:r>
      <w:r w:rsidR="00C16074">
        <w:rPr>
          <w:rFonts w:ascii="Times New Roman" w:eastAsiaTheme="minorEastAsia" w:hAnsi="Times New Roman" w:cs="Times New Roman"/>
          <w:sz w:val="20"/>
          <w:szCs w:val="20"/>
        </w:rPr>
        <w:t>10.3</w:t>
      </w:r>
      <w:r w:rsidR="00C16074">
        <w:rPr>
          <w:rFonts w:ascii="Consolas" w:eastAsiaTheme="minorEastAsia" w:hAnsi="Consolas" w:cs="Times New Roman"/>
          <w:sz w:val="20"/>
          <w:szCs w:val="20"/>
        </w:rPr>
        <w:fldChar w:fldCharType="end"/>
      </w:r>
      <w:r w:rsidR="00BF274F"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Reconstruction can then be performed separately for each of these windows. The stationarity of the data can be assessed using the Augmented Dickey-Fuller test (ADF test)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ADDIN EN.CITE &lt;EndNote&gt;&lt;Cite&gt;&lt;Author&gt;Dickey&lt;/Author&gt;&lt;Year&gt;1979&lt;/Year&gt;&lt;RecNum&gt;81&lt;/RecNum&gt;&lt;DisplayText&gt;(Dickey and Fuller 1979)&lt;/DisplayText&gt;&lt;record&gt;&lt;rec-number&gt;81&lt;/rec-number&gt;&lt;foreign-keys&gt;&lt;key app="EN" db-id="rrzfwdfx4p0wdeezdd5vfe57rp55s5wwxdr9" timestamp="1647276132"&gt;81&lt;/key&gt;&lt;/foreign-keys&gt;&lt;ref-type name="Journal Article"&gt;17&lt;/ref-type&gt;&lt;contributors&gt;&lt;authors&gt;&lt;author&gt;Dickey, David A&lt;/author&gt;&lt;author&gt;Fuller, Wayne A %J Journal of the American statistical association&lt;/author&gt;&lt;/authors&gt;&lt;/contributors&gt;&lt;titles&gt;&lt;title&gt;Distribution of the estimators for autoregressive time series with a unit root&lt;/title&gt;&lt;/titles&gt;&lt;pages&gt;427-431&lt;/pages&gt;&lt;volume&gt;74&lt;/volume&gt;&lt;number&gt;366a&lt;/number&gt;&lt;dates&gt;&lt;year&gt;1979&lt;/year&gt;&lt;/dates&gt;&lt;isbn&gt;0162-1459&lt;/isbn&gt;&lt;urls&gt;&lt;/urls&gt;&lt;/record&gt;&lt;/Cite&gt;&lt;/EndNote&gt;</w:instrText>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sz w:val="20"/>
          <w:szCs w:val="20"/>
        </w:rPr>
        <w:t>(Dickey and Fuller 1979)</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We conducted the ADF test on all real datasets in this tutorial. It is worth noting that simulated data are inherently stationary because model (</w:t>
      </w:r>
      <w:r w:rsidRPr="00591686">
        <w:rPr>
          <w:rFonts w:ascii="Times New Roman"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Eq1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is stationary. </w:t>
      </w:r>
    </w:p>
    <w:p w14:paraId="3474D6AE" w14:textId="60906D7A" w:rsidR="0035131A" w:rsidRPr="00591686" w:rsidRDefault="0035131A" w:rsidP="001B3456">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As an example, let’s apply the </w:t>
      </w:r>
      <w:r w:rsidR="001B3456" w:rsidRPr="00591686">
        <w:rPr>
          <w:rFonts w:ascii="Times New Roman" w:eastAsiaTheme="minorEastAsia" w:hAnsi="Times New Roman" w:cs="Times New Roman"/>
          <w:sz w:val="20"/>
          <w:szCs w:val="20"/>
        </w:rPr>
        <w:t xml:space="preserve">ADF test </w:t>
      </w:r>
      <w:r w:rsidRPr="00591686">
        <w:rPr>
          <w:rFonts w:ascii="Times New Roman" w:eastAsiaTheme="minorEastAsia" w:hAnsi="Times New Roman" w:cs="Times New Roman"/>
          <w:sz w:val="20"/>
          <w:szCs w:val="20"/>
        </w:rPr>
        <w:t xml:space="preserve">to the </w:t>
      </w:r>
      <w:r w:rsidRPr="00591686">
        <w:rPr>
          <w:rFonts w:ascii="Consolas" w:eastAsia="Times New Roman" w:hAnsi="Consolas" w:cs="Calibri"/>
          <w:sz w:val="20"/>
          <w:szCs w:val="20"/>
        </w:rPr>
        <w:t>'OUdata1D.mat'</w:t>
      </w:r>
      <w:r w:rsidRPr="00591686">
        <w:rPr>
          <w:rFonts w:ascii="Times New Roman" w:eastAsiaTheme="minorEastAsia" w:hAnsi="Times New Roman" w:cs="Times New Roman"/>
          <w:sz w:val="20"/>
          <w:szCs w:val="20"/>
        </w:rPr>
        <w:t xml:space="preserve"> dataset as below</w:t>
      </w:r>
    </w:p>
    <w:p w14:paraId="6E38EFFB" w14:textId="77777777" w:rsidR="00C14CED"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62B29059" w14:textId="4DA5D714" w:rsidR="001B3456" w:rsidRPr="00591686"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w:t>
      </w:r>
    </w:p>
    <w:p w14:paraId="6EFB07E6" w14:textId="38AAC53C" w:rsidR="001B3456" w:rsidRPr="00591686"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w:t>
      </w:r>
      <w:proofErr w:type="gramStart"/>
      <w:r w:rsidR="005F7453" w:rsidRPr="00591686">
        <w:rPr>
          <w:rFonts w:ascii="Consolas" w:eastAsia="Times New Roman" w:hAnsi="Consolas" w:cs="Times New Roman"/>
          <w:sz w:val="20"/>
          <w:szCs w:val="20"/>
        </w:rPr>
        <w:t>~</w:t>
      </w:r>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reg</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adftest</w:t>
      </w:r>
      <w:proofErr w:type="spellEnd"/>
      <w:r w:rsidRPr="00591686">
        <w:rPr>
          <w:rFonts w:ascii="Consolas" w:eastAsia="Times New Roman" w:hAnsi="Consolas" w:cs="Times New Roman"/>
          <w:sz w:val="20"/>
          <w:szCs w:val="20"/>
        </w:rPr>
        <w: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 xml:space="preserve">,0:20);  </w:t>
      </w:r>
      <w:r w:rsidRPr="00591686">
        <w:rPr>
          <w:rFonts w:ascii="Consolas" w:eastAsia="Times New Roman" w:hAnsi="Consolas" w:cs="Times New Roman"/>
          <w:color w:val="008013"/>
          <w:sz w:val="20"/>
          <w:szCs w:val="20"/>
        </w:rPr>
        <w:t xml:space="preserve">% the input 0:20 is the number of lags we try in fitting an autoregressive model to data. </w:t>
      </w:r>
    </w:p>
    <w:p w14:paraId="33C6674C" w14:textId="6FD3BF2E" w:rsidR="001B3456" w:rsidRPr="00591686"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lagndx</w:t>
      </w:r>
      <w:proofErr w:type="spellEnd"/>
      <w:proofErr w:type="gramEnd"/>
      <w:r w:rsidRPr="00591686">
        <w:rPr>
          <w:rFonts w:ascii="Consolas" w:eastAsia="Times New Roman" w:hAnsi="Consolas" w:cs="Times New Roman"/>
          <w:sz w:val="20"/>
          <w:szCs w:val="20"/>
        </w:rPr>
        <w:t>] = min([</w:t>
      </w:r>
      <w:proofErr w:type="spellStart"/>
      <w:r w:rsidRPr="00591686">
        <w:rPr>
          <w:rFonts w:ascii="Consolas" w:eastAsia="Times New Roman" w:hAnsi="Consolas" w:cs="Times New Roman"/>
          <w:sz w:val="20"/>
          <w:szCs w:val="20"/>
        </w:rPr>
        <w:t>reg</w:t>
      </w:r>
      <w:proofErr w:type="spellEnd"/>
      <w:r w:rsidRPr="00591686">
        <w:rPr>
          <w:rFonts w:ascii="Consolas" w:eastAsia="Times New Roman" w:hAnsi="Consolas" w:cs="Times New Roman"/>
          <w:sz w:val="20"/>
          <w:szCs w:val="20"/>
        </w:rPr>
        <w:t xml:space="preserve">(:).BIC]);  </w:t>
      </w:r>
      <w:r w:rsidRPr="00591686">
        <w:rPr>
          <w:rFonts w:ascii="Consolas" w:eastAsia="Times New Roman" w:hAnsi="Consolas" w:cs="Times New Roman"/>
          <w:color w:val="008013"/>
          <w:sz w:val="20"/>
          <w:szCs w:val="20"/>
        </w:rPr>
        <w:t>% this tells us how many lags we need</w:t>
      </w:r>
      <w:r w:rsidR="00E67D1C" w:rsidRPr="00591686">
        <w:rPr>
          <w:rFonts w:ascii="Consolas" w:eastAsia="Times New Roman" w:hAnsi="Consolas" w:cs="Times New Roman"/>
          <w:color w:val="008013"/>
          <w:sz w:val="20"/>
          <w:szCs w:val="20"/>
        </w:rPr>
        <w:t xml:space="preserve"> (</w:t>
      </w:r>
      <w:proofErr w:type="spellStart"/>
      <w:r w:rsidR="00E67D1C" w:rsidRPr="00591686">
        <w:rPr>
          <w:rFonts w:ascii="Consolas" w:eastAsia="Times New Roman" w:hAnsi="Consolas" w:cs="Times New Roman"/>
          <w:color w:val="008013"/>
          <w:sz w:val="20"/>
          <w:szCs w:val="20"/>
        </w:rPr>
        <w:t>lagndx</w:t>
      </w:r>
      <w:proofErr w:type="spellEnd"/>
      <w:r w:rsidR="00E67D1C" w:rsidRPr="00591686">
        <w:rPr>
          <w:rFonts w:ascii="Consolas" w:eastAsia="Times New Roman" w:hAnsi="Consolas" w:cs="Times New Roman"/>
          <w:color w:val="008013"/>
          <w:sz w:val="20"/>
          <w:szCs w:val="20"/>
        </w:rPr>
        <w:t xml:space="preserve"> is 1)</w:t>
      </w:r>
    </w:p>
    <w:p w14:paraId="43875E5C" w14:textId="43362EBD" w:rsidR="001B3456" w:rsidRPr="00591686" w:rsidRDefault="001B3456" w:rsidP="001B3456">
      <w:pPr>
        <w:spacing w:line="240" w:lineRule="auto"/>
        <w:rPr>
          <w:rFonts w:ascii="Consolas" w:eastAsia="Times New Roman" w:hAnsi="Consolas" w:cs="Times New Roman"/>
          <w:color w:val="008013"/>
          <w:sz w:val="20"/>
          <w:szCs w:val="20"/>
        </w:rPr>
      </w:pPr>
      <w:r w:rsidRPr="00591686">
        <w:rPr>
          <w:rFonts w:ascii="Consolas" w:eastAsia="Times New Roman" w:hAnsi="Consolas" w:cs="Times New Roman"/>
          <w:sz w:val="20"/>
          <w:szCs w:val="20"/>
        </w:rPr>
        <w:t xml:space="preserve">[h, </w:t>
      </w:r>
      <w:proofErr w:type="spellStart"/>
      <w:proofErr w:type="gramStart"/>
      <w:r w:rsidRPr="00591686">
        <w:rPr>
          <w:rFonts w:ascii="Consolas" w:eastAsia="Times New Roman" w:hAnsi="Consolas" w:cs="Times New Roman"/>
          <w:sz w:val="20"/>
          <w:szCs w:val="20"/>
        </w:rPr>
        <w:t>Pvalue</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adftest</w:t>
      </w:r>
      <w:proofErr w:type="spellEnd"/>
      <w:r w:rsidRPr="00591686">
        <w:rPr>
          <w:rFonts w:ascii="Consolas" w:eastAsia="Times New Roman" w:hAnsi="Consolas" w:cs="Times New Roman"/>
          <w:sz w:val="20"/>
          <w:szCs w:val="20"/>
        </w:rPr>
        <w: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lagndx</w:t>
      </w:r>
      <w:proofErr w:type="spellEnd"/>
      <w:r w:rsidRPr="00591686">
        <w:rPr>
          <w:rFonts w:ascii="Consolas" w:eastAsia="Times New Roman" w:hAnsi="Consolas" w:cs="Times New Roman"/>
          <w:sz w:val="20"/>
          <w:szCs w:val="20"/>
        </w:rPr>
        <w:t xml:space="preserve">);h </w:t>
      </w:r>
    </w:p>
    <w:p w14:paraId="5B56E5E1" w14:textId="20D8372B" w:rsidR="001B3456" w:rsidRPr="00591686" w:rsidRDefault="001B3456" w:rsidP="001B3456">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1</w:t>
      </w:r>
    </w:p>
    <w:p w14:paraId="0E18C60C" w14:textId="661DF5E9" w:rsidR="0035131A" w:rsidRPr="00591686" w:rsidRDefault="001B3456" w:rsidP="00252597">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lastRenderedPageBreak/>
        <w:t xml:space="preserve">In this test we apply ADF test at least twice. First, we consider an array of lags and apply ADF test to see how many autoregressive lags our data needs. In the above example we considered the lags </w:t>
      </w:r>
      <w:r w:rsidRPr="00591686">
        <w:rPr>
          <w:rFonts w:ascii="Consolas" w:eastAsia="Times New Roman" w:hAnsi="Consolas" w:cs="Times New Roman"/>
          <w:sz w:val="20"/>
          <w:szCs w:val="20"/>
        </w:rPr>
        <w:t>0:20</w:t>
      </w:r>
      <w:r w:rsidRPr="00591686">
        <w:rPr>
          <w:rFonts w:ascii="Times New Roman" w:eastAsiaTheme="minorEastAsia" w:hAnsi="Times New Roman" w:cs="Times New Roman"/>
          <w:sz w:val="20"/>
          <w:szCs w:val="20"/>
        </w:rPr>
        <w:t xml:space="preserve"> and the quantity </w:t>
      </w:r>
      <w:proofErr w:type="spellStart"/>
      <w:r w:rsidRPr="00591686">
        <w:rPr>
          <w:rFonts w:ascii="Consolas" w:eastAsia="Times New Roman" w:hAnsi="Consolas" w:cs="Times New Roman"/>
          <w:sz w:val="20"/>
          <w:szCs w:val="20"/>
        </w:rPr>
        <w:t>lagndx</w:t>
      </w:r>
      <w:proofErr w:type="spellEnd"/>
      <w:r w:rsidRPr="00591686">
        <w:rPr>
          <w:rFonts w:ascii="Times New Roman" w:eastAsiaTheme="minorEastAsia" w:hAnsi="Times New Roman" w:cs="Times New Roman"/>
          <w:sz w:val="20"/>
          <w:szCs w:val="20"/>
        </w:rPr>
        <w:t xml:space="preserve"> tells us the required number of lags</w:t>
      </w:r>
      <w:r w:rsidR="005F7453" w:rsidRPr="00591686">
        <w:rPr>
          <w:rFonts w:ascii="Times New Roman" w:eastAsiaTheme="minorEastAsia" w:hAnsi="Times New Roman" w:cs="Times New Roman"/>
          <w:sz w:val="20"/>
          <w:szCs w:val="20"/>
        </w:rPr>
        <w:t xml:space="preserve"> (which corresponds with the lowest </w:t>
      </w:r>
      <w:r w:rsidR="005F7453" w:rsidRPr="00591686">
        <w:rPr>
          <w:rFonts w:ascii="Consolas" w:eastAsia="Times New Roman" w:hAnsi="Consolas" w:cs="Times New Roman"/>
          <w:sz w:val="20"/>
          <w:szCs w:val="20"/>
        </w:rPr>
        <w:t>BIC</w:t>
      </w:r>
      <w:r w:rsidR="005F7453"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we need which is </w:t>
      </w:r>
      <w:r w:rsidRPr="00591686">
        <w:rPr>
          <w:rFonts w:ascii="Consolas" w:eastAsia="Times New Roman" w:hAnsi="Consolas" w:cs="Times New Roman"/>
          <w:sz w:val="20"/>
          <w:szCs w:val="20"/>
        </w:rPr>
        <w:t>1</w:t>
      </w:r>
      <w:r w:rsidRPr="00591686">
        <w:rPr>
          <w:rFonts w:ascii="Times New Roman" w:eastAsiaTheme="minorEastAsia" w:hAnsi="Times New Roman" w:cs="Times New Roman"/>
          <w:sz w:val="20"/>
          <w:szCs w:val="20"/>
        </w:rPr>
        <w:t xml:space="preserve"> </w:t>
      </w:r>
      <w:r w:rsidR="005F7453" w:rsidRPr="00591686">
        <w:rPr>
          <w:rFonts w:ascii="Times New Roman" w:eastAsiaTheme="minorEastAsia" w:hAnsi="Times New Roman" w:cs="Times New Roman"/>
          <w:sz w:val="20"/>
          <w:szCs w:val="20"/>
        </w:rPr>
        <w:t xml:space="preserve">(if we get </w:t>
      </w:r>
      <w:r w:rsidR="005F7453" w:rsidRPr="00591686">
        <w:rPr>
          <w:rFonts w:ascii="Consolas" w:eastAsia="Times New Roman" w:hAnsi="Consolas" w:cs="Times New Roman"/>
          <w:sz w:val="20"/>
          <w:szCs w:val="20"/>
        </w:rPr>
        <w:t>20</w:t>
      </w:r>
      <w:r w:rsidR="005F7453" w:rsidRPr="00591686">
        <w:rPr>
          <w:rFonts w:ascii="Times New Roman" w:eastAsiaTheme="minorEastAsia" w:hAnsi="Times New Roman" w:cs="Times New Roman"/>
          <w:sz w:val="20"/>
          <w:szCs w:val="20"/>
        </w:rPr>
        <w:t xml:space="preserve"> then clearly, we should repeat the command </w:t>
      </w:r>
      <w:proofErr w:type="spellStart"/>
      <w:r w:rsidR="005F7453" w:rsidRPr="00591686">
        <w:rPr>
          <w:rFonts w:ascii="Consolas" w:eastAsia="Times New Roman" w:hAnsi="Consolas" w:cs="Times New Roman"/>
          <w:sz w:val="20"/>
          <w:szCs w:val="20"/>
        </w:rPr>
        <w:t>adftest</w:t>
      </w:r>
      <w:proofErr w:type="spellEnd"/>
      <w:r w:rsidR="005F7453" w:rsidRPr="00591686">
        <w:rPr>
          <w:rFonts w:ascii="Consolas" w:eastAsia="Times New Roman" w:hAnsi="Consolas" w:cs="Times New Roman"/>
          <w:sz w:val="20"/>
          <w:szCs w:val="20"/>
        </w:rPr>
        <w:t>(data,</w:t>
      </w:r>
      <w:r w:rsidR="005F7453" w:rsidRPr="00591686">
        <w:rPr>
          <w:rFonts w:ascii="Consolas" w:eastAsia="Times New Roman" w:hAnsi="Consolas" w:cs="Times New Roman"/>
          <w:color w:val="A709F5"/>
          <w:sz w:val="20"/>
          <w:szCs w:val="20"/>
        </w:rPr>
        <w:t>'model'</w:t>
      </w:r>
      <w:r w:rsidR="005F7453" w:rsidRPr="00591686">
        <w:rPr>
          <w:rFonts w:ascii="Consolas" w:eastAsia="Times New Roman" w:hAnsi="Consolas" w:cs="Times New Roman"/>
          <w:sz w:val="20"/>
          <w:szCs w:val="20"/>
        </w:rPr>
        <w:t>,</w:t>
      </w:r>
      <w:r w:rsidR="005F7453" w:rsidRPr="00591686">
        <w:rPr>
          <w:rFonts w:ascii="Consolas" w:eastAsia="Times New Roman" w:hAnsi="Consolas" w:cs="Times New Roman"/>
          <w:color w:val="A709F5"/>
          <w:sz w:val="20"/>
          <w:szCs w:val="20"/>
        </w:rPr>
        <w:t>'ARD'</w:t>
      </w:r>
      <w:r w:rsidR="005F7453" w:rsidRPr="00591686">
        <w:rPr>
          <w:rFonts w:ascii="Consolas" w:eastAsia="Times New Roman" w:hAnsi="Consolas" w:cs="Times New Roman"/>
          <w:sz w:val="20"/>
          <w:szCs w:val="20"/>
        </w:rPr>
        <w:t>,</w:t>
      </w:r>
      <w:r w:rsidR="005F7453" w:rsidRPr="00591686">
        <w:rPr>
          <w:rFonts w:ascii="Consolas" w:eastAsia="Times New Roman" w:hAnsi="Consolas" w:cs="Times New Roman"/>
          <w:color w:val="A709F5"/>
          <w:sz w:val="20"/>
          <w:szCs w:val="20"/>
        </w:rPr>
        <w:t>'lags'</w:t>
      </w:r>
      <w:r w:rsidR="005F7453" w:rsidRPr="00591686">
        <w:rPr>
          <w:rFonts w:ascii="Consolas" w:eastAsia="Times New Roman" w:hAnsi="Consolas" w:cs="Times New Roman"/>
          <w:sz w:val="20"/>
          <w:szCs w:val="20"/>
        </w:rPr>
        <w:t>,0:20)</w:t>
      </w:r>
      <w:r w:rsidR="005F7453" w:rsidRPr="00591686">
        <w:rPr>
          <w:rFonts w:ascii="Times New Roman" w:eastAsiaTheme="minorEastAsia" w:hAnsi="Times New Roman" w:cs="Times New Roman"/>
          <w:sz w:val="20"/>
          <w:szCs w:val="20"/>
        </w:rPr>
        <w:t xml:space="preserve"> with a bigger array of lags). Next, we apply the ADF test again and the output </w:t>
      </w:r>
      <w:r w:rsidR="005F7453" w:rsidRPr="00591686">
        <w:rPr>
          <w:rFonts w:ascii="Consolas" w:eastAsia="Times New Roman" w:hAnsi="Consolas" w:cs="Times New Roman"/>
          <w:sz w:val="20"/>
          <w:szCs w:val="20"/>
        </w:rPr>
        <w:t>h</w:t>
      </w:r>
      <w:r w:rsidR="005F7453" w:rsidRPr="00591686">
        <w:rPr>
          <w:rFonts w:ascii="Times New Roman" w:eastAsiaTheme="minorEastAsia" w:hAnsi="Times New Roman" w:cs="Times New Roman"/>
          <w:sz w:val="20"/>
          <w:szCs w:val="20"/>
        </w:rPr>
        <w:t xml:space="preserve"> is the test result. If </w:t>
      </w:r>
      <w:r w:rsidR="005F7453" w:rsidRPr="00591686">
        <w:rPr>
          <w:rFonts w:ascii="Consolas" w:eastAsia="Times New Roman" w:hAnsi="Consolas" w:cs="Times New Roman"/>
          <w:sz w:val="20"/>
          <w:szCs w:val="20"/>
        </w:rPr>
        <w:t>h = 1</w:t>
      </w:r>
      <w:r w:rsidR="005F7453" w:rsidRPr="00591686">
        <w:rPr>
          <w:rFonts w:ascii="Times New Roman" w:eastAsiaTheme="minorEastAsia" w:hAnsi="Times New Roman" w:cs="Times New Roman"/>
          <w:sz w:val="20"/>
          <w:szCs w:val="20"/>
        </w:rPr>
        <w:t xml:space="preserve"> (as is the case above</w:t>
      </w:r>
      <w:r w:rsidR="007E527D" w:rsidRPr="00591686">
        <w:rPr>
          <w:rFonts w:ascii="Times New Roman" w:eastAsiaTheme="minorEastAsia" w:hAnsi="Times New Roman" w:cs="Times New Roman"/>
          <w:sz w:val="20"/>
          <w:szCs w:val="20"/>
        </w:rPr>
        <w:t xml:space="preserve"> and this was expected</w:t>
      </w:r>
      <w:r w:rsidR="005F7453" w:rsidRPr="00591686">
        <w:rPr>
          <w:rFonts w:ascii="Times New Roman" w:eastAsiaTheme="minorEastAsia" w:hAnsi="Times New Roman" w:cs="Times New Roman"/>
          <w:sz w:val="20"/>
          <w:szCs w:val="20"/>
        </w:rPr>
        <w:t xml:space="preserve">) then the dataset is stationary, otherwise it is non-stationary. </w:t>
      </w:r>
      <w:r w:rsidR="00E8502B" w:rsidRPr="00591686">
        <w:rPr>
          <w:rFonts w:ascii="Times New Roman" w:eastAsiaTheme="minorEastAsia" w:hAnsi="Times New Roman" w:cs="Times New Roman"/>
          <w:sz w:val="20"/>
          <w:szCs w:val="20"/>
        </w:rPr>
        <w:t>As for another example with real data</w:t>
      </w:r>
      <w:r w:rsidR="00756146" w:rsidRPr="00591686">
        <w:rPr>
          <w:rFonts w:ascii="Times New Roman" w:eastAsiaTheme="minorEastAsia" w:hAnsi="Times New Roman" w:cs="Times New Roman"/>
          <w:sz w:val="20"/>
          <w:szCs w:val="20"/>
        </w:rPr>
        <w:t xml:space="preserve"> type the following</w:t>
      </w:r>
    </w:p>
    <w:p w14:paraId="266FE016" w14:textId="6C878BCE" w:rsidR="009B3104" w:rsidRPr="00591686" w:rsidRDefault="009B3104" w:rsidP="009B3104">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We should apply the ADF test at least twice. Firstly, we consider an array of lags and apply the ADF test to determine the optimal number of autoregressive lags required for our data. In this example, we considered lags ranging from </w:t>
      </w:r>
      <w:r w:rsidR="00BA1786" w:rsidRPr="00591686">
        <w:rPr>
          <w:rFonts w:ascii="Consolas" w:eastAsia="Times New Roman" w:hAnsi="Consolas" w:cs="Times New Roman"/>
          <w:sz w:val="20"/>
          <w:szCs w:val="20"/>
        </w:rPr>
        <w:t>0</w:t>
      </w:r>
      <w:r w:rsidRPr="00591686">
        <w:rPr>
          <w:rFonts w:ascii="Times New Roman" w:eastAsiaTheme="minorEastAsia" w:hAnsi="Times New Roman" w:cs="Times New Roman"/>
          <w:sz w:val="20"/>
          <w:szCs w:val="20"/>
        </w:rPr>
        <w:t xml:space="preserve"> to </w:t>
      </w:r>
      <w:r w:rsidR="00BA1786" w:rsidRPr="00591686">
        <w:rPr>
          <w:rFonts w:ascii="Consolas" w:eastAsia="Times New Roman" w:hAnsi="Consolas" w:cs="Times New Roman"/>
          <w:sz w:val="20"/>
          <w:szCs w:val="20"/>
        </w:rPr>
        <w:t>20</w:t>
      </w:r>
      <w:r w:rsidRPr="00591686">
        <w:rPr>
          <w:rFonts w:ascii="Times New Roman" w:eastAsiaTheme="minorEastAsia" w:hAnsi="Times New Roman" w:cs="Times New Roman"/>
          <w:sz w:val="20"/>
          <w:szCs w:val="20"/>
        </w:rPr>
        <w:t xml:space="preserve">, and the </w:t>
      </w:r>
      <w:r w:rsidR="00BA1786" w:rsidRPr="00591686">
        <w:rPr>
          <w:rFonts w:ascii="Times New Roman" w:eastAsiaTheme="minorEastAsia" w:hAnsi="Times New Roman" w:cs="Times New Roman"/>
          <w:sz w:val="20"/>
          <w:szCs w:val="20"/>
        </w:rPr>
        <w:t xml:space="preserve">quantity </w:t>
      </w:r>
      <w:proofErr w:type="spellStart"/>
      <w:r w:rsidR="00BA1786" w:rsidRPr="00591686">
        <w:rPr>
          <w:rFonts w:ascii="Consolas" w:eastAsia="Times New Roman" w:hAnsi="Consolas" w:cs="Times New Roman"/>
          <w:sz w:val="20"/>
          <w:szCs w:val="20"/>
        </w:rPr>
        <w:t>lagndx</w:t>
      </w:r>
      <w:proofErr w:type="spellEnd"/>
      <w:r w:rsidRPr="00591686">
        <w:rPr>
          <w:rFonts w:ascii="Times New Roman" w:eastAsiaTheme="minorEastAsia" w:hAnsi="Times New Roman" w:cs="Times New Roman"/>
          <w:sz w:val="20"/>
          <w:szCs w:val="20"/>
        </w:rPr>
        <w:t xml:space="preserve"> indicates the number of lags corresponding to the lowest Bayesian Information Criterion (</w:t>
      </w:r>
      <w:r w:rsidR="00BA1786" w:rsidRPr="00591686">
        <w:rPr>
          <w:rFonts w:ascii="Consolas" w:eastAsia="Times New Roman" w:hAnsi="Consolas" w:cs="Times New Roman"/>
          <w:sz w:val="20"/>
          <w:szCs w:val="20"/>
        </w:rPr>
        <w:t>BIC</w:t>
      </w:r>
      <w:r w:rsidRPr="00591686">
        <w:rPr>
          <w:rFonts w:ascii="Times New Roman" w:eastAsiaTheme="minorEastAsia" w:hAnsi="Times New Roman" w:cs="Times New Roman"/>
          <w:sz w:val="20"/>
          <w:szCs w:val="20"/>
        </w:rPr>
        <w:t xml:space="preserve">). For instance, if </w:t>
      </w:r>
      <w:proofErr w:type="spellStart"/>
      <w:r w:rsidR="00BA1786" w:rsidRPr="00591686">
        <w:rPr>
          <w:rFonts w:ascii="Consolas" w:eastAsia="Times New Roman" w:hAnsi="Consolas" w:cs="Times New Roman"/>
          <w:sz w:val="20"/>
          <w:szCs w:val="20"/>
        </w:rPr>
        <w:t>lagndx</w:t>
      </w:r>
      <w:proofErr w:type="spellEnd"/>
      <w:r w:rsidRPr="00591686">
        <w:rPr>
          <w:rFonts w:ascii="Times New Roman" w:eastAsiaTheme="minorEastAsia" w:hAnsi="Times New Roman" w:cs="Times New Roman"/>
          <w:sz w:val="20"/>
          <w:szCs w:val="20"/>
        </w:rPr>
        <w:t xml:space="preserve"> returns </w:t>
      </w:r>
      <w:r w:rsidR="00BA1786" w:rsidRPr="00591686">
        <w:rPr>
          <w:rFonts w:ascii="Consolas" w:eastAsia="Times New Roman" w:hAnsi="Consolas" w:cs="Times New Roman"/>
          <w:sz w:val="20"/>
          <w:szCs w:val="20"/>
        </w:rPr>
        <w:t>1</w:t>
      </w:r>
      <w:r w:rsidRPr="00591686">
        <w:rPr>
          <w:rFonts w:ascii="Times New Roman" w:eastAsiaTheme="minorEastAsia" w:hAnsi="Times New Roman" w:cs="Times New Roman"/>
          <w:sz w:val="20"/>
          <w:szCs w:val="20"/>
        </w:rPr>
        <w:t xml:space="preserve">, it suggests that only one lag is required. However, if </w:t>
      </w:r>
      <w:proofErr w:type="spellStart"/>
      <w:r w:rsidR="00BA1786" w:rsidRPr="00591686">
        <w:rPr>
          <w:rFonts w:ascii="Consolas" w:eastAsia="Times New Roman" w:hAnsi="Consolas" w:cs="Times New Roman"/>
          <w:sz w:val="20"/>
          <w:szCs w:val="20"/>
        </w:rPr>
        <w:t>lagndx</w:t>
      </w:r>
      <w:proofErr w:type="spellEnd"/>
      <w:r w:rsidRPr="00591686">
        <w:rPr>
          <w:rFonts w:ascii="Times New Roman" w:eastAsiaTheme="minorEastAsia" w:hAnsi="Times New Roman" w:cs="Times New Roman"/>
          <w:sz w:val="20"/>
          <w:szCs w:val="20"/>
        </w:rPr>
        <w:t xml:space="preserve"> returns </w:t>
      </w:r>
      <w:r w:rsidR="00BA1786" w:rsidRPr="00591686">
        <w:rPr>
          <w:rFonts w:ascii="Consolas" w:eastAsia="Times New Roman" w:hAnsi="Consolas" w:cs="Times New Roman"/>
          <w:sz w:val="20"/>
          <w:szCs w:val="20"/>
        </w:rPr>
        <w:t>20</w:t>
      </w:r>
      <w:r w:rsidRPr="00591686">
        <w:rPr>
          <w:rFonts w:ascii="Times New Roman" w:eastAsiaTheme="minorEastAsia" w:hAnsi="Times New Roman" w:cs="Times New Roman"/>
          <w:sz w:val="20"/>
          <w:szCs w:val="20"/>
        </w:rPr>
        <w:t>, it indicates the need to repeat the ADF test with a larger array of lags.</w:t>
      </w:r>
      <w:r w:rsidR="00BA1786"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Subsequently, we perform the ADF test again, and the output </w:t>
      </w:r>
      <w:r w:rsidR="0070713B" w:rsidRPr="00591686">
        <w:rPr>
          <w:rFonts w:ascii="Consolas" w:eastAsia="Times New Roman" w:hAnsi="Consolas" w:cs="Times New Roman"/>
          <w:sz w:val="20"/>
          <w:szCs w:val="20"/>
        </w:rPr>
        <w:t>h</w:t>
      </w:r>
      <w:r w:rsidRPr="00591686">
        <w:rPr>
          <w:rFonts w:ascii="Times New Roman" w:eastAsiaTheme="minorEastAsia" w:hAnsi="Times New Roman" w:cs="Times New Roman"/>
          <w:sz w:val="20"/>
          <w:szCs w:val="20"/>
        </w:rPr>
        <w:t xml:space="preserve"> represents the test result. A value of </w:t>
      </w:r>
      <w:r w:rsidR="0070713B" w:rsidRPr="00591686">
        <w:rPr>
          <w:rFonts w:ascii="Consolas" w:eastAsia="Times New Roman" w:hAnsi="Consolas" w:cs="Times New Roman"/>
          <w:sz w:val="20"/>
          <w:szCs w:val="20"/>
        </w:rPr>
        <w:t>h = 1</w:t>
      </w:r>
      <w:r w:rsidRPr="00591686">
        <w:rPr>
          <w:rFonts w:ascii="Times New Roman" w:eastAsiaTheme="minorEastAsia" w:hAnsi="Times New Roman" w:cs="Times New Roman"/>
          <w:sz w:val="20"/>
          <w:szCs w:val="20"/>
        </w:rPr>
        <w:t xml:space="preserve"> indicates that the dataset is stationary, as observed in the example above. Conversely, if </w:t>
      </w:r>
      <w:r w:rsidR="0070713B" w:rsidRPr="00591686">
        <w:rPr>
          <w:rFonts w:ascii="Consolas" w:eastAsia="Times New Roman" w:hAnsi="Consolas" w:cs="Times New Roman"/>
          <w:sz w:val="20"/>
          <w:szCs w:val="20"/>
        </w:rPr>
        <w:t>h</w:t>
      </w:r>
      <w:r w:rsidRPr="00591686">
        <w:rPr>
          <w:rFonts w:ascii="Times New Roman" w:eastAsiaTheme="minorEastAsia" w:hAnsi="Times New Roman" w:cs="Times New Roman"/>
          <w:sz w:val="20"/>
          <w:szCs w:val="20"/>
        </w:rPr>
        <w:t xml:space="preserve"> is not equal to 1, it signifies that the dataset is non-stationary. For another </w:t>
      </w:r>
      <w:r w:rsidR="0070713B" w:rsidRPr="00591686">
        <w:rPr>
          <w:rFonts w:ascii="Times New Roman" w:eastAsiaTheme="minorEastAsia" w:hAnsi="Times New Roman" w:cs="Times New Roman"/>
          <w:sz w:val="20"/>
          <w:szCs w:val="20"/>
        </w:rPr>
        <w:t>example,</w:t>
      </w:r>
      <w:r w:rsidRPr="00591686">
        <w:rPr>
          <w:rFonts w:ascii="Times New Roman" w:eastAsiaTheme="minorEastAsia" w:hAnsi="Times New Roman" w:cs="Times New Roman"/>
          <w:sz w:val="20"/>
          <w:szCs w:val="20"/>
        </w:rPr>
        <w:t xml:space="preserve"> using real data, </w:t>
      </w:r>
      <w:r w:rsidR="0070713B" w:rsidRPr="00591686">
        <w:rPr>
          <w:rFonts w:ascii="Times New Roman" w:eastAsiaTheme="minorEastAsia" w:hAnsi="Times New Roman" w:cs="Times New Roman"/>
          <w:sz w:val="20"/>
          <w:szCs w:val="20"/>
        </w:rPr>
        <w:t>we try the following command lines</w:t>
      </w:r>
    </w:p>
    <w:p w14:paraId="15F2C2C8" w14:textId="3497D202" w:rsidR="00756146" w:rsidRPr="00591686" w:rsidRDefault="00756146" w:rsidP="0075614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'NGRIP</w:t>
      </w:r>
      <w:r w:rsidR="001C1E18" w:rsidRPr="00591686">
        <w:rPr>
          <w:rFonts w:ascii="Consolas" w:eastAsia="Times New Roman" w:hAnsi="Consolas" w:cs="Times New Roman"/>
          <w:color w:val="A709F5"/>
          <w:sz w:val="20"/>
          <w:szCs w:val="20"/>
        </w:rPr>
        <w:t>2</w:t>
      </w:r>
      <w:r w:rsidRPr="00591686">
        <w:rPr>
          <w:rFonts w:ascii="Consolas" w:eastAsia="Times New Roman" w:hAnsi="Consolas" w:cs="Times New Roman"/>
          <w:color w:val="A709F5"/>
          <w:sz w:val="20"/>
          <w:szCs w:val="20"/>
        </w:rPr>
        <w:t>0.csv'</w:t>
      </w:r>
      <w:r w:rsidRPr="00591686">
        <w:rPr>
          <w:rFonts w:ascii="Consolas" w:eastAsia="Times New Roman" w:hAnsi="Consolas" w:cs="Times New Roman"/>
          <w:sz w:val="20"/>
          <w:szCs w:val="20"/>
        </w:rPr>
        <w:t>);</w:t>
      </w:r>
    </w:p>
    <w:p w14:paraId="1D7400FA" w14:textId="77777777" w:rsidR="00756146" w:rsidRPr="00591686" w:rsidRDefault="00756146" w:rsidP="0075614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reg</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adftest</w:t>
      </w:r>
      <w:proofErr w:type="spellEnd"/>
      <w:r w:rsidRPr="00591686">
        <w:rPr>
          <w:rFonts w:ascii="Consolas" w:eastAsia="Times New Roman" w:hAnsi="Consolas" w:cs="Times New Roman"/>
          <w:sz w:val="20"/>
          <w:szCs w:val="20"/>
        </w:rPr>
        <w: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 xml:space="preserve">,0:20);  </w:t>
      </w:r>
      <w:r w:rsidRPr="00591686">
        <w:rPr>
          <w:rFonts w:ascii="Consolas" w:eastAsia="Times New Roman" w:hAnsi="Consolas" w:cs="Times New Roman"/>
          <w:color w:val="008013"/>
          <w:sz w:val="20"/>
          <w:szCs w:val="20"/>
        </w:rPr>
        <w:t xml:space="preserve">% the input 0:20 is the number of lags we try in fitting an autoregressive model to data. </w:t>
      </w:r>
    </w:p>
    <w:p w14:paraId="06563637" w14:textId="71AC92E8" w:rsidR="00756146" w:rsidRPr="00591686" w:rsidRDefault="00756146" w:rsidP="0075614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lagndx</w:t>
      </w:r>
      <w:proofErr w:type="spellEnd"/>
      <w:proofErr w:type="gramEnd"/>
      <w:r w:rsidRPr="00591686">
        <w:rPr>
          <w:rFonts w:ascii="Consolas" w:eastAsia="Times New Roman" w:hAnsi="Consolas" w:cs="Times New Roman"/>
          <w:sz w:val="20"/>
          <w:szCs w:val="20"/>
        </w:rPr>
        <w:t>] = min([</w:t>
      </w:r>
      <w:proofErr w:type="spellStart"/>
      <w:r w:rsidRPr="00591686">
        <w:rPr>
          <w:rFonts w:ascii="Consolas" w:eastAsia="Times New Roman" w:hAnsi="Consolas" w:cs="Times New Roman"/>
          <w:sz w:val="20"/>
          <w:szCs w:val="20"/>
        </w:rPr>
        <w:t>reg</w:t>
      </w:r>
      <w:proofErr w:type="spellEnd"/>
      <w:r w:rsidRPr="00591686">
        <w:rPr>
          <w:rFonts w:ascii="Consolas" w:eastAsia="Times New Roman" w:hAnsi="Consolas" w:cs="Times New Roman"/>
          <w:sz w:val="20"/>
          <w:szCs w:val="20"/>
        </w:rPr>
        <w:t xml:space="preserve">(:).BIC]);  </w:t>
      </w:r>
      <w:r w:rsidRPr="00591686">
        <w:rPr>
          <w:rFonts w:ascii="Consolas" w:eastAsia="Times New Roman" w:hAnsi="Consolas" w:cs="Times New Roman"/>
          <w:color w:val="008013"/>
          <w:sz w:val="20"/>
          <w:szCs w:val="20"/>
        </w:rPr>
        <w:t>% this tells us how many lags we need</w:t>
      </w:r>
      <w:r w:rsidR="00E67D1C" w:rsidRPr="00591686">
        <w:rPr>
          <w:rFonts w:ascii="Consolas" w:eastAsia="Times New Roman" w:hAnsi="Consolas" w:cs="Times New Roman"/>
          <w:color w:val="008013"/>
          <w:sz w:val="20"/>
          <w:szCs w:val="20"/>
        </w:rPr>
        <w:t xml:space="preserve"> (</w:t>
      </w:r>
      <w:proofErr w:type="spellStart"/>
      <w:r w:rsidR="00E67D1C" w:rsidRPr="00591686">
        <w:rPr>
          <w:rFonts w:ascii="Consolas" w:eastAsia="Times New Roman" w:hAnsi="Consolas" w:cs="Times New Roman"/>
          <w:color w:val="008013"/>
          <w:sz w:val="20"/>
          <w:szCs w:val="20"/>
        </w:rPr>
        <w:t>lagndx</w:t>
      </w:r>
      <w:proofErr w:type="spellEnd"/>
      <w:r w:rsidR="00E67D1C" w:rsidRPr="00591686">
        <w:rPr>
          <w:rFonts w:ascii="Consolas" w:eastAsia="Times New Roman" w:hAnsi="Consolas" w:cs="Times New Roman"/>
          <w:color w:val="008013"/>
          <w:sz w:val="20"/>
          <w:szCs w:val="20"/>
        </w:rPr>
        <w:t xml:space="preserve"> is 5)</w:t>
      </w:r>
    </w:p>
    <w:p w14:paraId="346A82B8" w14:textId="1D2733FF" w:rsidR="00756146" w:rsidRPr="00591686" w:rsidRDefault="00756146" w:rsidP="00756146">
      <w:pPr>
        <w:spacing w:line="240" w:lineRule="auto"/>
        <w:rPr>
          <w:rFonts w:ascii="Consolas" w:eastAsia="Times New Roman" w:hAnsi="Consolas" w:cs="Times New Roman"/>
          <w:color w:val="008013"/>
          <w:sz w:val="20"/>
          <w:szCs w:val="20"/>
        </w:rPr>
      </w:pPr>
      <w:r w:rsidRPr="00591686">
        <w:rPr>
          <w:rFonts w:ascii="Consolas" w:eastAsia="Times New Roman" w:hAnsi="Consolas" w:cs="Times New Roman"/>
          <w:sz w:val="20"/>
          <w:szCs w:val="20"/>
        </w:rPr>
        <w:t xml:space="preserve">[h, </w:t>
      </w:r>
      <w:proofErr w:type="spellStart"/>
      <w:proofErr w:type="gramStart"/>
      <w:r w:rsidRPr="00591686">
        <w:rPr>
          <w:rFonts w:ascii="Consolas" w:eastAsia="Times New Roman" w:hAnsi="Consolas" w:cs="Times New Roman"/>
          <w:sz w:val="20"/>
          <w:szCs w:val="20"/>
        </w:rPr>
        <w:t>Pvalue</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adftest</w:t>
      </w:r>
      <w:proofErr w:type="spellEnd"/>
      <w:r w:rsidRPr="00591686">
        <w:rPr>
          <w:rFonts w:ascii="Consolas" w:eastAsia="Times New Roman" w:hAnsi="Consolas" w:cs="Times New Roman"/>
          <w:sz w:val="20"/>
          <w:szCs w:val="20"/>
        </w:rPr>
        <w: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lagndx</w:t>
      </w:r>
      <w:proofErr w:type="spellEnd"/>
      <w:r w:rsidRPr="00591686">
        <w:rPr>
          <w:rFonts w:ascii="Consolas" w:eastAsia="Times New Roman" w:hAnsi="Consolas" w:cs="Times New Roman"/>
          <w:sz w:val="20"/>
          <w:szCs w:val="20"/>
        </w:rPr>
        <w:t xml:space="preserve">);h  </w:t>
      </w:r>
    </w:p>
    <w:p w14:paraId="1B90A809" w14:textId="77777777" w:rsidR="00E67D1C" w:rsidRPr="00591686" w:rsidRDefault="00E67D1C" w:rsidP="00E67D1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1</w:t>
      </w:r>
    </w:p>
    <w:p w14:paraId="1A32AFD2" w14:textId="0F1EB570" w:rsidR="001B3456" w:rsidRPr="00591686" w:rsidRDefault="0070713B" w:rsidP="005F0F92">
      <w:pPr>
        <w:spacing w:after="36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This confirms the stationarity of the second dataset. </w:t>
      </w:r>
      <w:r w:rsidR="003B45A9" w:rsidRPr="00591686">
        <w:rPr>
          <w:rFonts w:ascii="Times New Roman" w:eastAsiaTheme="minorEastAsia" w:hAnsi="Times New Roman" w:cs="Times New Roman"/>
          <w:sz w:val="20"/>
          <w:szCs w:val="20"/>
        </w:rPr>
        <w:t xml:space="preserve">All datasets in this tutorial are stationary. </w:t>
      </w:r>
    </w:p>
    <w:p w14:paraId="356773F7" w14:textId="23C92009" w:rsidR="00252597" w:rsidRPr="00591686" w:rsidRDefault="00252597" w:rsidP="00DD27A1">
      <w:pPr>
        <w:pStyle w:val="Heading2"/>
        <w:spacing w:after="160"/>
        <w:ind w:left="345" w:hanging="158"/>
        <w:rPr>
          <w:b/>
          <w:bCs/>
          <w:sz w:val="20"/>
          <w:szCs w:val="20"/>
        </w:rPr>
      </w:pPr>
      <w:bookmarkStart w:id="24" w:name="Subsection62"/>
      <w:r w:rsidRPr="00591686">
        <w:rPr>
          <w:b/>
          <w:bCs/>
          <w:sz w:val="20"/>
          <w:szCs w:val="20"/>
        </w:rPr>
        <w:t xml:space="preserve">Data </w:t>
      </w:r>
      <w:proofErr w:type="spellStart"/>
      <w:r w:rsidRPr="00591686">
        <w:rPr>
          <w:b/>
          <w:bCs/>
          <w:sz w:val="20"/>
          <w:szCs w:val="20"/>
        </w:rPr>
        <w:t>Mar</w:t>
      </w:r>
      <w:r w:rsidR="00C14CED">
        <w:rPr>
          <w:b/>
          <w:bCs/>
          <w:sz w:val="20"/>
          <w:szCs w:val="20"/>
        </w:rPr>
        <w:t>k</w:t>
      </w:r>
      <w:r w:rsidRPr="00591686">
        <w:rPr>
          <w:b/>
          <w:bCs/>
          <w:sz w:val="20"/>
          <w:szCs w:val="20"/>
        </w:rPr>
        <w:t>ovicity</w:t>
      </w:r>
      <w:proofErr w:type="spellEnd"/>
    </w:p>
    <w:bookmarkEnd w:id="24"/>
    <w:p w14:paraId="21D1143C" w14:textId="78F9F9FB" w:rsidR="004376B7" w:rsidRPr="00591686" w:rsidRDefault="00DF0717" w:rsidP="00DF0717">
      <w:pPr>
        <w:autoSpaceDE w:val="0"/>
        <w:autoSpaceDN w:val="0"/>
        <w:adjustRightInd w:val="0"/>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First of all, the MATLAB package called ‘ARMASA’ </w:t>
      </w:r>
      <w:r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&lt;EndNote&gt;&lt;Cite&gt;&lt;Author&gt;Broersen&lt;/Author&gt;&lt;Year&gt;2003&lt;/Year&gt;&lt;RecNum&gt;85&lt;/RecNum&gt;&lt;DisplayText&gt;(Broersen 2003)&lt;/DisplayText&gt;&lt;record&gt;&lt;rec-number&gt;85&lt;/rec-number&gt;&lt;foreign-keys&gt;&lt;key app="EN" db-id="sadv2x5z6w0asfefwau5e0ah92xsaz9p5fz9" timestamp="1713275672"&gt;85&lt;/key&gt;&lt;/foreign-keys&gt;&lt;ref-type name="Journal Article"&gt;17&lt;/ref-type&gt;&lt;contributors&gt;&lt;authors&gt;&lt;author&gt;Broersen, Piet MT&lt;/author&gt;&lt;/authors&gt;&lt;/contributors&gt;&lt;titles&gt;&lt;title&gt;Automatic Time Series Identification Spectral Analysis with MATLAB Toolbox ARMASA&lt;/title&gt;&lt;secondary-title&gt;IFAC Proceedings Volumes&lt;/secondary-title&gt;&lt;/titles&gt;&lt;periodical&gt;&lt;full-title&gt;IFAC Proceedings Volumes&lt;/full-title&gt;&lt;/periodical&gt;&lt;pages&gt;1435-1440&lt;/pages&gt;&lt;volume&gt;36&lt;/volume&gt;&lt;number&gt;16&lt;/number&gt;&lt;dates&gt;&lt;year&gt;2003&lt;/year&gt;&lt;/dates&gt;&lt;isbn&gt;1474-6670&lt;/isbn&gt;&lt;urls&gt;&lt;/urls&gt;&lt;/record&gt;&lt;/Cite&gt;&lt;/EndNote&gt;</w:instrText>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noProof/>
          <w:sz w:val="20"/>
          <w:szCs w:val="20"/>
        </w:rPr>
        <w:t>(Broersen 2003)</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xml:space="preserve"> </w:t>
      </w:r>
      <w:r w:rsidR="004376B7" w:rsidRPr="00591686">
        <w:rPr>
          <w:rFonts w:ascii="Times New Roman" w:eastAsiaTheme="minorEastAsia" w:hAnsi="Times New Roman" w:cs="Times New Roman"/>
          <w:sz w:val="20"/>
          <w:szCs w:val="20"/>
        </w:rPr>
        <w:t>is</w:t>
      </w:r>
      <w:r w:rsidRPr="00591686">
        <w:rPr>
          <w:rFonts w:ascii="Times New Roman" w:eastAsiaTheme="minorEastAsia" w:hAnsi="Times New Roman" w:cs="Times New Roman"/>
          <w:sz w:val="20"/>
          <w:szCs w:val="20"/>
        </w:rPr>
        <w:t xml:space="preserve"> needed</w:t>
      </w:r>
      <w:r w:rsidR="004376B7" w:rsidRPr="00591686">
        <w:rPr>
          <w:rFonts w:ascii="Times New Roman" w:eastAsiaTheme="minorEastAsia" w:hAnsi="Times New Roman" w:cs="Times New Roman"/>
          <w:sz w:val="20"/>
          <w:szCs w:val="20"/>
        </w:rPr>
        <w:t xml:space="preserve"> for this section</w:t>
      </w:r>
      <w:r w:rsidRPr="00591686">
        <w:rPr>
          <w:rFonts w:ascii="Times New Roman" w:eastAsiaTheme="minorEastAsia" w:hAnsi="Times New Roman" w:cs="Times New Roman"/>
          <w:sz w:val="20"/>
          <w:szCs w:val="20"/>
        </w:rPr>
        <w:t xml:space="preserve">. </w:t>
      </w:r>
      <w:r w:rsidR="004376B7" w:rsidRPr="00591686">
        <w:rPr>
          <w:rFonts w:ascii="Times New Roman" w:eastAsiaTheme="minorEastAsia" w:hAnsi="Times New Roman" w:cs="Times New Roman"/>
          <w:sz w:val="20"/>
          <w:szCs w:val="20"/>
        </w:rPr>
        <w:t>This package can be freely downloaded from the following link</w:t>
      </w:r>
    </w:p>
    <w:p w14:paraId="5141102C" w14:textId="458AB832" w:rsidR="00DF0717" w:rsidRPr="00591686" w:rsidRDefault="00406DE0" w:rsidP="00DF0717">
      <w:pPr>
        <w:autoSpaceDE w:val="0"/>
        <w:autoSpaceDN w:val="0"/>
        <w:adjustRightInd w:val="0"/>
        <w:spacing w:line="240" w:lineRule="auto"/>
        <w:jc w:val="both"/>
        <w:rPr>
          <w:rFonts w:ascii="Times New Roman" w:eastAsiaTheme="minorEastAsia" w:hAnsi="Times New Roman" w:cs="Times New Roman"/>
          <w:sz w:val="20"/>
          <w:szCs w:val="20"/>
        </w:rPr>
      </w:pPr>
      <w:hyperlink r:id="rId9" w:history="1">
        <w:r w:rsidR="00DF0717" w:rsidRPr="00591686">
          <w:rPr>
            <w:rStyle w:val="Hyperlink"/>
            <w:rFonts w:ascii="Times New Roman" w:eastAsiaTheme="minorEastAsia" w:hAnsi="Times New Roman" w:cs="Times New Roman"/>
            <w:sz w:val="20"/>
            <w:szCs w:val="20"/>
          </w:rPr>
          <w:t>https://nl.mathworks.com/matlabcentral/fileexchange/1330-armasa</w:t>
        </w:r>
      </w:hyperlink>
    </w:p>
    <w:p w14:paraId="251D71B1" w14:textId="3ED12122" w:rsidR="0055263E" w:rsidRDefault="00905BBC" w:rsidP="0055263E">
      <w:pPr>
        <w:autoSpaceDE w:val="0"/>
        <w:autoSpaceDN w:val="0"/>
        <w:adjustRightInd w:val="0"/>
        <w:spacing w:after="24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Reconstructing real datasets presents unique challenges, notably due to the correlation of noise at very small scales, a phenomenon highlighted by Einstein in his seminal work on Brownian motion</w:t>
      </w:r>
      <w:r w:rsidRPr="00591686">
        <w:rPr>
          <w:rFonts w:ascii="Times New Roman" w:hAnsi="Times New Roman" w:cs="Times New Roman"/>
          <w:sz w:val="20"/>
          <w:szCs w:val="20"/>
        </w:rPr>
        <w:t xml:space="preserve"> </w:t>
      </w:r>
      <w:r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&lt;EndNote&gt;&lt;Cite&gt;&lt;Author&gt;Einstein&lt;/Author&gt;&lt;Year&gt;1905&lt;/Year&gt;&lt;RecNum&gt;51&lt;/RecNum&gt;&lt;DisplayText&gt;(Einstein 1905)&lt;/DisplayText&gt;&lt;record&gt;&lt;rec-number&gt;51&lt;/rec-number&gt;&lt;foreign-keys&gt;&lt;key app="EN" db-id="sadv2x5z6w0asfefwau5e0ah92xsaz9p5fz9" timestamp="0"&gt;51&lt;/key&gt;&lt;/foreign-keys&gt;&lt;ref-type name="Journal Article"&gt;17&lt;/ref-type&gt;&lt;contributors&gt;&lt;authors&gt;&lt;author&gt;Einstein, Albert %J Investigations on the theory of the Brownian movement&lt;/author&gt;&lt;/authors&gt;&lt;/contributors&gt;&lt;titles&gt;&lt;title&gt;On the movement of small particles suspended in a stationary liquid demanded by the molecular-kinetic theory of heat (English translation, 1956)&lt;/title&gt;&lt;/titles&gt;&lt;dates&gt;&lt;year&gt;1905&lt;/year&gt;&lt;/dates&gt;&lt;urls&gt;&lt;/urls&gt;&lt;/record&gt;&lt;/Cite&gt;&lt;/EndNote&gt;</w:instrText>
      </w:r>
      <w:r w:rsidRPr="00591686">
        <w:rPr>
          <w:rFonts w:ascii="Times New Roman" w:hAnsi="Times New Roman" w:cs="Times New Roman"/>
          <w:sz w:val="20"/>
          <w:szCs w:val="20"/>
        </w:rPr>
        <w:fldChar w:fldCharType="separate"/>
      </w:r>
      <w:r w:rsidRPr="00591686">
        <w:rPr>
          <w:rFonts w:ascii="Times New Roman" w:hAnsi="Times New Roman" w:cs="Times New Roman"/>
          <w:noProof/>
          <w:sz w:val="20"/>
          <w:szCs w:val="20"/>
        </w:rPr>
        <w:t>(Einstein 1905)</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w:t>
      </w:r>
      <w:proofErr w:type="spellStart"/>
      <w:r w:rsidR="00842486">
        <w:rPr>
          <w:rFonts w:ascii="Times New Roman" w:hAnsi="Times New Roman" w:cs="Times New Roman"/>
          <w:sz w:val="20"/>
          <w:szCs w:val="20"/>
        </w:rPr>
        <w:t>Langevin</w:t>
      </w:r>
      <w:proofErr w:type="spellEnd"/>
      <w:r w:rsidRPr="00591686">
        <w:rPr>
          <w:rFonts w:ascii="Times New Roman" w:hAnsi="Times New Roman" w:cs="Times New Roman"/>
          <w:sz w:val="20"/>
          <w:szCs w:val="20"/>
        </w:rPr>
        <w:t xml:space="preserve"> models in (</w:t>
      </w: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Eq1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hAnsi="Times New Roman" w:cs="Times New Roman"/>
          <w:sz w:val="20"/>
          <w:szCs w:val="20"/>
        </w:rPr>
        <w:t>), on the other hand, are Markov models (In short, the Markov property dictates that the future state of a system, given its present state, is independent of the entire history of past states)</w:t>
      </w:r>
      <w:r w:rsidRPr="00591686">
        <w:rPr>
          <w:rFonts w:ascii="Times New Roman" w:eastAsiaTheme="minorEastAsia" w:hAnsi="Times New Roman" w:cs="Times New Roman"/>
          <w:sz w:val="20"/>
          <w:szCs w:val="20"/>
        </w:rPr>
        <w:t xml:space="preserve">. Consequently, the reconstruction process must adhere to a </w:t>
      </w:r>
      <w:r w:rsidR="00424640">
        <w:rPr>
          <w:rFonts w:ascii="Times New Roman" w:eastAsiaTheme="minorEastAsia" w:hAnsi="Times New Roman" w:cs="Times New Roman"/>
          <w:sz w:val="20"/>
          <w:szCs w:val="20"/>
        </w:rPr>
        <w:t>coarser</w:t>
      </w:r>
      <w:r w:rsidRPr="00591686">
        <w:rPr>
          <w:rFonts w:ascii="Times New Roman" w:eastAsiaTheme="minorEastAsia" w:hAnsi="Times New Roman" w:cs="Times New Roman"/>
          <w:sz w:val="20"/>
          <w:szCs w:val="20"/>
        </w:rPr>
        <w:t xml:space="preserve"> time scale, known as the ‘</w:t>
      </w:r>
      <w:r w:rsidRPr="00591686">
        <w:rPr>
          <w:rFonts w:ascii="Times New Roman" w:eastAsiaTheme="minorEastAsia" w:hAnsi="Times New Roman" w:cs="Times New Roman"/>
          <w:i/>
          <w:iCs/>
          <w:sz w:val="20"/>
          <w:szCs w:val="20"/>
        </w:rPr>
        <w:t>Markov-Einstein’ (ME) time scale</w:t>
      </w:r>
      <w:r w:rsidRPr="00591686">
        <w:rPr>
          <w:rFonts w:ascii="Times New Roman" w:eastAsiaTheme="minorEastAsia" w:hAnsi="Times New Roman" w:cs="Times New Roman"/>
          <w:sz w:val="20"/>
          <w:szCs w:val="20"/>
        </w:rPr>
        <w:t xml:space="preserve"> </w:t>
      </w:r>
      <w:r w:rsidRPr="00591686">
        <w:rPr>
          <w:rFonts w:ascii="Times New Roman" w:hAnsi="Times New Roman" w:cs="Times New Roman"/>
          <w:sz w:val="20"/>
          <w:szCs w:val="20"/>
        </w:rPr>
        <w:fldChar w:fldCharType="begin"/>
      </w:r>
      <w:r w:rsidR="00020167">
        <w:rPr>
          <w:rFonts w:ascii="Times New Roman" w:hAnsi="Times New Roman" w:cs="Times New Roman"/>
          <w:sz w:val="20"/>
          <w:szCs w:val="20"/>
        </w:rPr>
        <w:instrText xml:space="preserve"> ADDIN EN.CITE &lt;EndNote&gt;&lt;Cite&gt;&lt;Author&gt;Friedrich&lt;/Author&gt;&lt;Year&gt;2011&lt;/Year&gt;&lt;RecNum&gt;41&lt;/RecNum&gt;&lt;DisplayText&gt;(Friedrich et al. 2011)&lt;/DisplayText&gt;&lt;record&gt;&lt;rec-number&gt;41&lt;/rec-number&gt;&lt;foreign-keys&gt;&lt;key app="EN" db-id="sadv2x5z6w0asfefwau5e0ah92xsaz9p5fz9" timestamp="0"&gt;41&lt;/key&gt;&lt;/foreign-keys&gt;&lt;ref-type name="Journal Article"&gt;17&lt;/ref-type&gt;&lt;contributors&gt;&lt;authors&gt;&lt;author&gt;Friedrich, Rudolf&lt;/author&gt;&lt;author&gt;Peinke, Joachim&lt;/author&gt;&lt;author&gt;Sahimi, Muhammad&lt;/author&gt;&lt;author&gt;Tabar, M Reza Rahimi %J Physics Reports&lt;/author&gt;&lt;/authors&gt;&lt;/contributors&gt;&lt;titles&gt;&lt;title&gt;Approaching complexity by stochastic methods: From biological systems to turbulence&lt;/title&gt;&lt;/titles&gt;&lt;pages&gt;87-162&lt;/pages&gt;&lt;volume&gt;506&lt;/volume&gt;&lt;number&gt;5&lt;/number&gt;&lt;dates&gt;&lt;year&gt;2011&lt;/year&gt;&lt;/dates&gt;&lt;isbn&gt;0370-1573&lt;/isbn&gt;&lt;urls&gt;&lt;/urls&gt;&lt;/record&gt;&lt;/Cite&gt;&lt;/EndNote&gt;</w:instrText>
      </w:r>
      <w:r w:rsidRPr="00591686">
        <w:rPr>
          <w:rFonts w:ascii="Times New Roman" w:hAnsi="Times New Roman" w:cs="Times New Roman"/>
          <w:sz w:val="20"/>
          <w:szCs w:val="20"/>
        </w:rPr>
        <w:fldChar w:fldCharType="separate"/>
      </w:r>
      <w:r w:rsidR="00020167">
        <w:rPr>
          <w:rFonts w:ascii="Times New Roman" w:hAnsi="Times New Roman" w:cs="Times New Roman"/>
          <w:noProof/>
          <w:sz w:val="20"/>
          <w:szCs w:val="20"/>
        </w:rPr>
        <w:t>(Friedrich et al. 2011)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ensuring the </w:t>
      </w:r>
      <w:r w:rsidR="00893360" w:rsidRPr="00591686">
        <w:rPr>
          <w:rFonts w:ascii="Times New Roman" w:eastAsiaTheme="minorEastAsia" w:hAnsi="Times New Roman" w:cs="Times New Roman"/>
          <w:sz w:val="20"/>
          <w:szCs w:val="20"/>
        </w:rPr>
        <w:t>fulfillment</w:t>
      </w:r>
      <w:r w:rsidRPr="00591686">
        <w:rPr>
          <w:rFonts w:ascii="Times New Roman" w:eastAsiaTheme="minorEastAsia" w:hAnsi="Times New Roman" w:cs="Times New Roman"/>
          <w:sz w:val="20"/>
          <w:szCs w:val="20"/>
        </w:rPr>
        <w:t xml:space="preserve"> of the Markov property. This implies that if the ME time scale equals 1, the entire dataset is Markov and can be used directly. However, for an ME time scale of 2, </w:t>
      </w:r>
      <w:r w:rsidR="0055263E">
        <w:rPr>
          <w:rFonts w:ascii="Times New Roman" w:eastAsiaTheme="minorEastAsia" w:hAnsi="Times New Roman" w:cs="Times New Roman"/>
          <w:sz w:val="20"/>
          <w:szCs w:val="20"/>
        </w:rPr>
        <w:t xml:space="preserve">a sample of original data with </w:t>
      </w:r>
      <w:r w:rsidRPr="00591686">
        <w:rPr>
          <w:rFonts w:ascii="Times New Roman" w:eastAsiaTheme="minorEastAsia" w:hAnsi="Times New Roman" w:cs="Times New Roman"/>
          <w:sz w:val="20"/>
          <w:szCs w:val="20"/>
        </w:rPr>
        <w:t>every second data</w:t>
      </w:r>
      <w:r w:rsidR="0055263E">
        <w:rPr>
          <w:rFonts w:ascii="Times New Roman" w:eastAsiaTheme="minorEastAsia" w:hAnsi="Times New Roman" w:cs="Times New Roman"/>
          <w:sz w:val="20"/>
          <w:szCs w:val="20"/>
        </w:rPr>
        <w:t xml:space="preserve"> point (e.g., </w:t>
      </w:r>
      <w:r w:rsidR="0055263E" w:rsidRPr="00591686">
        <w:rPr>
          <w:rFonts w:ascii="Consolas" w:eastAsia="Times New Roman" w:hAnsi="Consolas" w:cs="Times New Roman"/>
          <w:sz w:val="20"/>
          <w:szCs w:val="20"/>
        </w:rPr>
        <w:t>data</w:t>
      </w:r>
      <w:r w:rsidR="0055263E">
        <w:rPr>
          <w:rFonts w:ascii="Consolas" w:eastAsia="Times New Roman" w:hAnsi="Consolas" w:cs="Times New Roman"/>
          <w:sz w:val="20"/>
          <w:szCs w:val="20"/>
        </w:rPr>
        <w:t>(1:</w:t>
      </w:r>
      <w:proofErr w:type="gramStart"/>
      <w:r w:rsidR="0055263E">
        <w:rPr>
          <w:rFonts w:ascii="Consolas" w:eastAsia="Times New Roman" w:hAnsi="Consolas" w:cs="Times New Roman"/>
          <w:sz w:val="20"/>
          <w:szCs w:val="20"/>
        </w:rPr>
        <w:t>2:end</w:t>
      </w:r>
      <w:proofErr w:type="gramEnd"/>
      <w:r w:rsidR="0055263E">
        <w:rPr>
          <w:rFonts w:ascii="Consolas" w:eastAsia="Times New Roman" w:hAnsi="Consolas" w:cs="Times New Roman"/>
          <w:sz w:val="20"/>
          <w:szCs w:val="20"/>
        </w:rPr>
        <w:t>)</w:t>
      </w:r>
      <w:r w:rsidR="0055263E">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should be </w:t>
      </w:r>
      <w:r w:rsidR="0055263E" w:rsidRPr="0055263E">
        <w:rPr>
          <w:rFonts w:ascii="Times New Roman" w:eastAsiaTheme="minorEastAsia" w:hAnsi="Times New Roman" w:cs="Times New Roman"/>
          <w:sz w:val="20"/>
          <w:szCs w:val="20"/>
        </w:rPr>
        <w:t>considered</w:t>
      </w:r>
      <w:r w:rsidRPr="0055263E">
        <w:rPr>
          <w:rFonts w:ascii="Times New Roman" w:eastAsiaTheme="minorEastAsia" w:hAnsi="Times New Roman" w:cs="Times New Roman"/>
          <w:sz w:val="20"/>
          <w:szCs w:val="20"/>
        </w:rPr>
        <w:t xml:space="preserve"> in the analysis, and so forth.</w:t>
      </w:r>
      <w:r w:rsidR="0055263E" w:rsidRPr="0055263E">
        <w:rPr>
          <w:rFonts w:ascii="Times New Roman" w:eastAsiaTheme="minorEastAsia" w:hAnsi="Times New Roman" w:cs="Times New Roman"/>
          <w:sz w:val="20"/>
          <w:szCs w:val="20"/>
        </w:rPr>
        <w:t xml:space="preserve"> </w:t>
      </w:r>
      <w:r w:rsidR="0055263E" w:rsidRPr="00325CFD">
        <w:rPr>
          <w:rFonts w:ascii="Times New Roman" w:eastAsiaTheme="minorEastAsia" w:hAnsi="Times New Roman" w:cs="Times New Roman"/>
          <w:sz w:val="20"/>
          <w:szCs w:val="20"/>
        </w:rPr>
        <w:t xml:space="preserve">Data simulated from the </w:t>
      </w:r>
      <w:proofErr w:type="spellStart"/>
      <w:r w:rsidR="0055263E" w:rsidRPr="00325CFD">
        <w:rPr>
          <w:rFonts w:ascii="Times New Roman" w:eastAsiaTheme="minorEastAsia" w:hAnsi="Times New Roman" w:cs="Times New Roman"/>
          <w:sz w:val="20"/>
          <w:szCs w:val="20"/>
        </w:rPr>
        <w:t>Langevin</w:t>
      </w:r>
      <w:proofErr w:type="spellEnd"/>
      <w:r w:rsidR="0055263E" w:rsidRPr="00325CFD">
        <w:rPr>
          <w:rFonts w:ascii="Times New Roman" w:eastAsiaTheme="minorEastAsia" w:hAnsi="Times New Roman" w:cs="Times New Roman"/>
          <w:sz w:val="20"/>
          <w:szCs w:val="20"/>
        </w:rPr>
        <w:t xml:space="preserve"> model</w:t>
      </w:r>
      <w:r w:rsidR="0055263E">
        <w:rPr>
          <w:rFonts w:ascii="Times New Roman" w:eastAsiaTheme="minorEastAsia" w:hAnsi="Times New Roman" w:cs="Times New Roman"/>
          <w:sz w:val="20"/>
          <w:szCs w:val="20"/>
        </w:rPr>
        <w:t xml:space="preserve"> </w:t>
      </w:r>
      <w:r w:rsidR="0055263E" w:rsidRPr="00591686">
        <w:rPr>
          <w:rFonts w:ascii="Times New Roman" w:eastAsiaTheme="minorEastAsia" w:hAnsi="Times New Roman" w:cs="Times New Roman"/>
          <w:sz w:val="20"/>
          <w:szCs w:val="20"/>
        </w:rPr>
        <w:t>(</w:t>
      </w:r>
      <w:r w:rsidR="0055263E" w:rsidRPr="00591686">
        <w:rPr>
          <w:rFonts w:ascii="Times New Roman" w:hAnsi="Times New Roman" w:cs="Times New Roman"/>
          <w:sz w:val="20"/>
          <w:szCs w:val="20"/>
        </w:rPr>
        <w:fldChar w:fldCharType="begin"/>
      </w:r>
      <w:r w:rsidR="0055263E" w:rsidRPr="00591686">
        <w:rPr>
          <w:rFonts w:ascii="Times New Roman" w:eastAsiaTheme="minorEastAsia" w:hAnsi="Times New Roman" w:cs="Times New Roman"/>
          <w:sz w:val="20"/>
          <w:szCs w:val="20"/>
        </w:rPr>
        <w:instrText xml:space="preserve"> REF Eq1 \h </w:instrText>
      </w:r>
      <w:r w:rsidR="0055263E" w:rsidRPr="00591686">
        <w:rPr>
          <w:rFonts w:ascii="Times New Roman" w:hAnsi="Times New Roman" w:cs="Times New Roman"/>
          <w:sz w:val="20"/>
          <w:szCs w:val="20"/>
        </w:rPr>
      </w:r>
      <w:r w:rsidR="0055263E" w:rsidRPr="00591686">
        <w:rPr>
          <w:rFonts w:ascii="Times New Roman" w:hAnsi="Times New Roman" w:cs="Times New Roman"/>
          <w:sz w:val="20"/>
          <w:szCs w:val="20"/>
        </w:rPr>
        <w:fldChar w:fldCharType="separate"/>
      </w:r>
      <w:r w:rsidR="0055263E" w:rsidRPr="00591686">
        <w:rPr>
          <w:rFonts w:ascii="Times New Roman" w:hAnsi="Times New Roman" w:cs="Times New Roman"/>
          <w:sz w:val="20"/>
          <w:szCs w:val="20"/>
        </w:rPr>
        <w:t>1</w:t>
      </w:r>
      <w:r w:rsidR="0055263E" w:rsidRPr="00591686">
        <w:rPr>
          <w:rFonts w:ascii="Times New Roman" w:hAnsi="Times New Roman" w:cs="Times New Roman"/>
          <w:sz w:val="20"/>
          <w:szCs w:val="20"/>
        </w:rPr>
        <w:fldChar w:fldCharType="end"/>
      </w:r>
      <w:r w:rsidR="0055263E" w:rsidRPr="00591686">
        <w:rPr>
          <w:rFonts w:ascii="Times New Roman" w:eastAsiaTheme="minorEastAsia" w:hAnsi="Times New Roman" w:cs="Times New Roman"/>
          <w:sz w:val="20"/>
          <w:szCs w:val="20"/>
        </w:rPr>
        <w:t>)</w:t>
      </w:r>
      <w:r w:rsidR="0055263E" w:rsidRPr="00591686">
        <w:rPr>
          <w:rFonts w:ascii="Times New Roman" w:hAnsi="Times New Roman" w:cs="Times New Roman"/>
          <w:sz w:val="20"/>
          <w:szCs w:val="20"/>
        </w:rPr>
        <w:t>,</w:t>
      </w:r>
      <w:r w:rsidR="0055263E" w:rsidRPr="00325CFD">
        <w:rPr>
          <w:rFonts w:ascii="Times New Roman" w:eastAsiaTheme="minorEastAsia" w:hAnsi="Times New Roman" w:cs="Times New Roman"/>
          <w:sz w:val="20"/>
          <w:szCs w:val="20"/>
        </w:rPr>
        <w:t xml:space="preserve"> are Markov (</w:t>
      </w:r>
      <w:r w:rsidR="0055263E" w:rsidRPr="00325CFD">
        <w:rPr>
          <w:rFonts w:ascii="Times New Roman" w:eastAsiaTheme="minorEastAsia" w:hAnsi="Times New Roman" w:cs="Times New Roman"/>
          <w:sz w:val="20"/>
          <w:szCs w:val="20"/>
          <w:lang w:val="en-AS"/>
        </w:rPr>
        <w:t xml:space="preserve">i.e., </w:t>
      </w:r>
      <w:r w:rsidR="0055263E" w:rsidRPr="00325CFD">
        <w:rPr>
          <w:rFonts w:ascii="Times New Roman" w:eastAsiaTheme="minorEastAsia" w:hAnsi="Times New Roman" w:cs="Times New Roman"/>
          <w:sz w:val="20"/>
          <w:szCs w:val="20"/>
        </w:rPr>
        <w:t>ME time scale is 1) by construction. For real datasets ME time scale should be calculated.</w:t>
      </w:r>
      <w:r w:rsidR="0055263E">
        <w:rPr>
          <w:rFonts w:eastAsiaTheme="minorEastAsia"/>
        </w:rPr>
        <w:t xml:space="preserve"> </w:t>
      </w:r>
    </w:p>
    <w:p w14:paraId="660028FF" w14:textId="7E4704AE" w:rsidR="00905BBC" w:rsidRDefault="00905BBC" w:rsidP="00905BBC">
      <w:pPr>
        <w:autoSpaceDE w:val="0"/>
        <w:autoSpaceDN w:val="0"/>
        <w:adjustRightInd w:val="0"/>
        <w:spacing w:after="24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It is important to note that the Markov property holds at any time scale larger than the ME time scale, allowing for reconstructions at these higher scales as well. Determining the ME time scale, however, is far from straightforward. Traditional methods for estimating the ME time scale often involve binning</w:t>
      </w:r>
      <w:r w:rsidR="0055263E">
        <w:rPr>
          <w:rFonts w:ascii="Times New Roman" w:eastAsiaTheme="minorEastAsia" w:hAnsi="Times New Roman" w:cs="Times New Roman"/>
          <w:sz w:val="20"/>
          <w:szCs w:val="20"/>
        </w:rPr>
        <w:t xml:space="preserve"> data</w:t>
      </w:r>
      <w:r w:rsidRPr="00591686">
        <w:rPr>
          <w:rFonts w:ascii="Times New Roman" w:eastAsiaTheme="minorEastAsia" w:hAnsi="Times New Roman" w:cs="Times New Roman"/>
          <w:sz w:val="20"/>
          <w:szCs w:val="20"/>
        </w:rPr>
        <w:t xml:space="preserve"> and</w:t>
      </w:r>
      <w:r w:rsidR="0055263E">
        <w:rPr>
          <w:rFonts w:ascii="Times New Roman" w:eastAsiaTheme="minorEastAsia" w:hAnsi="Times New Roman" w:cs="Times New Roman"/>
          <w:sz w:val="20"/>
          <w:szCs w:val="20"/>
        </w:rPr>
        <w:t xml:space="preserve"> this</w:t>
      </w:r>
      <w:r w:rsidRPr="00591686">
        <w:rPr>
          <w:rFonts w:ascii="Times New Roman" w:eastAsiaTheme="minorEastAsia" w:hAnsi="Times New Roman" w:cs="Times New Roman"/>
          <w:sz w:val="20"/>
          <w:szCs w:val="20"/>
        </w:rPr>
        <w:t xml:space="preserve"> require</w:t>
      </w:r>
      <w:r w:rsidR="0055263E">
        <w:rPr>
          <w:rFonts w:ascii="Times New Roman" w:eastAsiaTheme="minorEastAsia" w:hAnsi="Times New Roman" w:cs="Times New Roman"/>
          <w:sz w:val="20"/>
          <w:szCs w:val="20"/>
        </w:rPr>
        <w:t>s</w:t>
      </w:r>
      <w:r w:rsidRPr="00591686">
        <w:rPr>
          <w:rFonts w:ascii="Times New Roman" w:eastAsiaTheme="minorEastAsia" w:hAnsi="Times New Roman" w:cs="Times New Roman"/>
          <w:sz w:val="20"/>
          <w:szCs w:val="20"/>
        </w:rPr>
        <w:t xml:space="preserve"> extensive data </w:t>
      </w:r>
      <w:r w:rsidRPr="00591686">
        <w:rPr>
          <w:rFonts w:ascii="Times New Roman" w:hAnsi="Times New Roman" w:cs="Times New Roman"/>
          <w:sz w:val="20"/>
          <w:szCs w:val="20"/>
        </w:rPr>
        <w:fldChar w:fldCharType="begin"/>
      </w:r>
      <w:r w:rsidR="00020167">
        <w:rPr>
          <w:rFonts w:ascii="Times New Roman" w:hAnsi="Times New Roman" w:cs="Times New Roman"/>
          <w:sz w:val="20"/>
          <w:szCs w:val="20"/>
        </w:rPr>
        <w:instrText xml:space="preserve"> ADDIN EN.CITE &lt;EndNote&gt;&lt;Cite&gt;&lt;Author&gt;Friedrich&lt;/Author&gt;&lt;Year&gt;2011&lt;/Year&gt;&lt;RecNum&gt;41&lt;/RecNum&gt;&lt;DisplayText&gt;(Friedrich et al. 2011)&lt;/DisplayText&gt;&lt;record&gt;&lt;rec-number&gt;41&lt;/rec-number&gt;&lt;foreign-keys&gt;&lt;key app="EN" db-id="sadv2x5z6w0asfefwau5e0ah92xsaz9p5fz9" timestamp="0"&gt;41&lt;/key&gt;&lt;/foreign-keys&gt;&lt;ref-type name="Journal Article"&gt;17&lt;/ref-type&gt;&lt;contributors&gt;&lt;authors&gt;&lt;author&gt;Friedrich, Rudolf&lt;/author&gt;&lt;author&gt;Peinke, Joachim&lt;/author&gt;&lt;author&gt;Sahimi, Muhammad&lt;/author&gt;&lt;author&gt;Tabar, M Reza Rahimi %J Physics Reports&lt;/author&gt;&lt;/authors&gt;&lt;/contributors&gt;&lt;titles&gt;&lt;title&gt;Approaching complexity by stochastic methods: From biological systems to turbulence&lt;/title&gt;&lt;/titles&gt;&lt;pages&gt;87-162&lt;/pages&gt;&lt;volume&gt;506&lt;/volume&gt;&lt;number&gt;5&lt;/number&gt;&lt;dates&gt;&lt;year&gt;2011&lt;/year&gt;&lt;/dates&gt;&lt;isbn&gt;0370-1573&lt;/isbn&gt;&lt;urls&gt;&lt;/urls&gt;&lt;/record&gt;&lt;/Cite&gt;&lt;/EndNote&gt;</w:instrText>
      </w:r>
      <w:r w:rsidRPr="00591686">
        <w:rPr>
          <w:rFonts w:ascii="Times New Roman" w:hAnsi="Times New Roman" w:cs="Times New Roman"/>
          <w:sz w:val="20"/>
          <w:szCs w:val="20"/>
        </w:rPr>
        <w:fldChar w:fldCharType="separate"/>
      </w:r>
      <w:r w:rsidR="00020167">
        <w:rPr>
          <w:rFonts w:ascii="Times New Roman" w:hAnsi="Times New Roman" w:cs="Times New Roman"/>
          <w:noProof/>
          <w:sz w:val="20"/>
          <w:szCs w:val="20"/>
        </w:rPr>
        <w:t>(Friedrich et al. 2011)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leading to results that may </w:t>
      </w:r>
      <w:r w:rsidR="0055263E">
        <w:rPr>
          <w:rFonts w:ascii="Times New Roman" w:eastAsiaTheme="minorEastAsia" w:hAnsi="Times New Roman" w:cs="Times New Roman"/>
          <w:sz w:val="20"/>
          <w:szCs w:val="20"/>
        </w:rPr>
        <w:t>be sensitive to</w:t>
      </w:r>
      <w:r w:rsidRPr="00591686">
        <w:rPr>
          <w:rFonts w:ascii="Times New Roman" w:eastAsiaTheme="minorEastAsia" w:hAnsi="Times New Roman" w:cs="Times New Roman"/>
          <w:sz w:val="20"/>
          <w:szCs w:val="20"/>
        </w:rPr>
        <w:t xml:space="preserve"> the chosen bin size and potentially introduce bias in smaller datasets. To address these challenges, we propose a more streamlined and data-efficient method. This approach involves fitting an autoregressive (AR) model to the data and examining the order of the fitted AR model. Specifically, if an </w:t>
      </w:r>
      <w:proofErr w:type="gramStart"/>
      <w:r w:rsidRPr="00591686">
        <w:rPr>
          <w:rFonts w:ascii="Times New Roman" w:eastAsiaTheme="minorEastAsia" w:hAnsi="Times New Roman" w:cs="Times New Roman"/>
          <w:sz w:val="20"/>
          <w:szCs w:val="20"/>
        </w:rPr>
        <w:t>AR(</w:t>
      </w:r>
      <w:proofErr w:type="gramEnd"/>
      <w:r w:rsidRPr="00591686">
        <w:rPr>
          <w:rFonts w:ascii="Times New Roman" w:eastAsiaTheme="minorEastAsia" w:hAnsi="Times New Roman" w:cs="Times New Roman"/>
          <w:sz w:val="20"/>
          <w:szCs w:val="20"/>
        </w:rPr>
        <w:t xml:space="preserve">1) model emerges as the optimal fit, this strongly suggests an ME time scale of 1, indicating that the </w:t>
      </w:r>
      <w:r w:rsidR="0055263E">
        <w:rPr>
          <w:rFonts w:ascii="Times New Roman" w:eastAsiaTheme="minorEastAsia" w:hAnsi="Times New Roman" w:cs="Times New Roman"/>
          <w:sz w:val="20"/>
          <w:szCs w:val="20"/>
        </w:rPr>
        <w:t xml:space="preserve">original </w:t>
      </w:r>
      <w:r w:rsidRPr="00591686">
        <w:rPr>
          <w:rFonts w:ascii="Times New Roman" w:eastAsiaTheme="minorEastAsia" w:hAnsi="Times New Roman" w:cs="Times New Roman"/>
          <w:sz w:val="20"/>
          <w:szCs w:val="20"/>
        </w:rPr>
        <w:t>dataset i</w:t>
      </w:r>
      <w:r w:rsidR="0055263E">
        <w:rPr>
          <w:rFonts w:ascii="Times New Roman" w:eastAsiaTheme="minorEastAsia" w:hAnsi="Times New Roman" w:cs="Times New Roman"/>
          <w:sz w:val="20"/>
          <w:szCs w:val="20"/>
        </w:rPr>
        <w:t>s</w:t>
      </w:r>
      <w:r w:rsidRPr="00591686">
        <w:rPr>
          <w:rFonts w:ascii="Times New Roman" w:eastAsiaTheme="minorEastAsia" w:hAnsi="Times New Roman" w:cs="Times New Roman"/>
          <w:sz w:val="20"/>
          <w:szCs w:val="20"/>
        </w:rPr>
        <w:t xml:space="preserve"> Markov. Similarly, an AR(p) model suggests an ME time scale of p</w:t>
      </w:r>
      <w:r w:rsidR="0055263E">
        <w:rPr>
          <w:rFonts w:ascii="Times New Roman" w:eastAsiaTheme="minorEastAsia" w:hAnsi="Times New Roman" w:cs="Times New Roman"/>
          <w:sz w:val="20"/>
          <w:szCs w:val="20"/>
        </w:rPr>
        <w:t xml:space="preserve"> meaning that a sample with every p-</w:t>
      </w:r>
      <w:proofErr w:type="spellStart"/>
      <w:r w:rsidR="0055263E">
        <w:rPr>
          <w:rFonts w:ascii="Times New Roman" w:eastAsiaTheme="minorEastAsia" w:hAnsi="Times New Roman" w:cs="Times New Roman"/>
          <w:sz w:val="20"/>
          <w:szCs w:val="20"/>
        </w:rPr>
        <w:t>th</w:t>
      </w:r>
      <w:proofErr w:type="spellEnd"/>
      <w:r w:rsidR="0055263E">
        <w:rPr>
          <w:rFonts w:ascii="Times New Roman" w:eastAsiaTheme="minorEastAsia" w:hAnsi="Times New Roman" w:cs="Times New Roman"/>
          <w:sz w:val="20"/>
          <w:szCs w:val="20"/>
        </w:rPr>
        <w:t xml:space="preserve"> data point (e.g., </w:t>
      </w:r>
      <w:r w:rsidR="0055263E" w:rsidRPr="00591686">
        <w:rPr>
          <w:rFonts w:ascii="Consolas" w:eastAsia="Times New Roman" w:hAnsi="Consolas" w:cs="Times New Roman"/>
          <w:sz w:val="20"/>
          <w:szCs w:val="20"/>
        </w:rPr>
        <w:t>data</w:t>
      </w:r>
      <w:r w:rsidR="0055263E">
        <w:rPr>
          <w:rFonts w:ascii="Consolas" w:eastAsia="Times New Roman" w:hAnsi="Consolas" w:cs="Times New Roman"/>
          <w:sz w:val="20"/>
          <w:szCs w:val="20"/>
        </w:rPr>
        <w:t>(</w:t>
      </w:r>
      <w:proofErr w:type="gramStart"/>
      <w:r w:rsidR="0055263E">
        <w:rPr>
          <w:rFonts w:ascii="Consolas" w:eastAsia="Times New Roman" w:hAnsi="Consolas" w:cs="Times New Roman"/>
          <w:sz w:val="20"/>
          <w:szCs w:val="20"/>
        </w:rPr>
        <w:t>1:p</w:t>
      </w:r>
      <w:proofErr w:type="gramEnd"/>
      <w:r w:rsidR="0055263E">
        <w:rPr>
          <w:rFonts w:ascii="Consolas" w:eastAsia="Times New Roman" w:hAnsi="Consolas" w:cs="Times New Roman"/>
          <w:sz w:val="20"/>
          <w:szCs w:val="20"/>
        </w:rPr>
        <w:t>:end)</w:t>
      </w:r>
      <w:r w:rsidR="0055263E">
        <w:rPr>
          <w:rFonts w:ascii="Times New Roman" w:eastAsiaTheme="minorEastAsia" w:hAnsi="Times New Roman" w:cs="Times New Roman"/>
          <w:sz w:val="20"/>
          <w:szCs w:val="20"/>
        </w:rPr>
        <w:t>)</w:t>
      </w:r>
      <w:r w:rsidR="0055263E" w:rsidRPr="00591686">
        <w:rPr>
          <w:rFonts w:ascii="Times New Roman" w:eastAsiaTheme="minorEastAsia" w:hAnsi="Times New Roman" w:cs="Times New Roman"/>
          <w:sz w:val="20"/>
          <w:szCs w:val="20"/>
        </w:rPr>
        <w:t xml:space="preserve"> </w:t>
      </w:r>
      <w:r w:rsidR="0055263E">
        <w:rPr>
          <w:rFonts w:ascii="Times New Roman" w:eastAsiaTheme="minorEastAsia" w:hAnsi="Times New Roman" w:cs="Times New Roman"/>
          <w:sz w:val="20"/>
          <w:szCs w:val="20"/>
        </w:rPr>
        <w:t>is Markov and this sample should be considered for reconstruction not the original dataset</w:t>
      </w:r>
      <w:r w:rsidRPr="00591686">
        <w:rPr>
          <w:rFonts w:ascii="Times New Roman" w:eastAsiaTheme="minorEastAsia" w:hAnsi="Times New Roman" w:cs="Times New Roman"/>
          <w:sz w:val="20"/>
          <w:szCs w:val="20"/>
        </w:rPr>
        <w:t>. Here, we assess the ME time scale for a few datasets. As first example, type the following commands</w:t>
      </w:r>
    </w:p>
    <w:p w14:paraId="2FC08E8D" w14:textId="77777777" w:rsidR="00893360"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2F31B7DF" w14:textId="6F01B66E"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lastRenderedPageBreak/>
        <w:t xml:space="preserve">data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p>
    <w:p w14:paraId="2167BBCF" w14:textId="7AC6A454"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order = </w:t>
      </w:r>
      <w:proofErr w:type="gramStart"/>
      <w:r w:rsidR="00D20A8E" w:rsidRPr="00591686">
        <w:rPr>
          <w:rFonts w:ascii="Consolas" w:eastAsia="Times New Roman" w:hAnsi="Consolas" w:cs="Times New Roman"/>
          <w:sz w:val="20"/>
          <w:szCs w:val="20"/>
        </w:rPr>
        <w:t>10</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order is the maximum AR order being considered (should be long enough) </w:t>
      </w:r>
    </w:p>
    <w:p w14:paraId="239CA6DA"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AR = </w:t>
      </w:r>
      <w:proofErr w:type="spellStart"/>
      <w:r w:rsidRPr="00591686">
        <w:rPr>
          <w:rFonts w:ascii="Consolas" w:eastAsia="Times New Roman" w:hAnsi="Consolas" w:cs="Times New Roman"/>
          <w:sz w:val="20"/>
          <w:szCs w:val="20"/>
        </w:rPr>
        <w:t>ME_TimeScale</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data,order</w:t>
      </w:r>
      <w:proofErr w:type="spellEnd"/>
      <w:proofErr w:type="gramEnd"/>
      <w:r w:rsidRPr="00591686">
        <w:rPr>
          <w:rFonts w:ascii="Consolas" w:eastAsia="Times New Roman" w:hAnsi="Consolas" w:cs="Times New Roman"/>
          <w:sz w:val="20"/>
          <w:szCs w:val="20"/>
        </w:rPr>
        <w:t>)</w:t>
      </w:r>
    </w:p>
    <w:p w14:paraId="4BB9CAF1" w14:textId="77777777" w:rsidR="00905BBC" w:rsidRPr="00591686" w:rsidRDefault="00905BBC" w:rsidP="00905BBC">
      <w:pPr>
        <w:spacing w:line="240" w:lineRule="auto"/>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you get</w:t>
      </w:r>
    </w:p>
    <w:p w14:paraId="31AB5FE9"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AR = [1.0000   -0.9899]</w:t>
      </w:r>
    </w:p>
    <w:p w14:paraId="168B37C0" w14:textId="058B737C" w:rsidR="00905BBC" w:rsidRPr="00591686" w:rsidRDefault="00905BBC" w:rsidP="00905BBC">
      <w:pPr>
        <w:autoSpaceDE w:val="0"/>
        <w:autoSpaceDN w:val="0"/>
        <w:adjustRightInd w:val="0"/>
        <w:spacing w:after="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This indicates that an </w:t>
      </w:r>
      <w:proofErr w:type="gramStart"/>
      <w:r w:rsidRPr="00591686">
        <w:rPr>
          <w:rFonts w:ascii="Times New Roman" w:eastAsiaTheme="minorEastAsia" w:hAnsi="Times New Roman" w:cs="Times New Roman"/>
          <w:sz w:val="20"/>
          <w:szCs w:val="20"/>
        </w:rPr>
        <w:t>AR(</w:t>
      </w:r>
      <w:proofErr w:type="gramEnd"/>
      <w:r w:rsidRPr="00591686">
        <w:rPr>
          <w:rFonts w:ascii="Times New Roman" w:eastAsiaTheme="minorEastAsia" w:hAnsi="Times New Roman" w:cs="Times New Roman"/>
          <w:sz w:val="20"/>
          <w:szCs w:val="20"/>
        </w:rPr>
        <w:t xml:space="preserve">1) model provides the best fit for this dataset (note that the number of elements in the </w:t>
      </w:r>
      <w:r w:rsidR="00320358">
        <w:rPr>
          <w:rFonts w:ascii="Times New Roman" w:eastAsiaTheme="minorEastAsia" w:hAnsi="Times New Roman" w:cs="Times New Roman"/>
          <w:sz w:val="20"/>
          <w:szCs w:val="20"/>
        </w:rPr>
        <w:t>estimated</w:t>
      </w:r>
      <w:r w:rsidRPr="00591686">
        <w:rPr>
          <w:rFonts w:ascii="Times New Roman" w:eastAsiaTheme="minorEastAsia" w:hAnsi="Times New Roman" w:cs="Times New Roman"/>
          <w:sz w:val="20"/>
          <w:szCs w:val="20"/>
        </w:rPr>
        <w:t xml:space="preserve"> </w:t>
      </w:r>
      <w:r w:rsidRPr="00591686">
        <w:rPr>
          <w:rFonts w:ascii="Consolas" w:eastAsia="Times New Roman" w:hAnsi="Consolas" w:cs="Times New Roman"/>
          <w:sz w:val="20"/>
          <w:szCs w:val="20"/>
        </w:rPr>
        <w:t>AR</w:t>
      </w:r>
      <w:r w:rsidRPr="00591686">
        <w:rPr>
          <w:rFonts w:ascii="Times New Roman" w:eastAsiaTheme="minorEastAsia" w:hAnsi="Times New Roman" w:cs="Times New Roman"/>
          <w:sz w:val="20"/>
          <w:szCs w:val="20"/>
        </w:rPr>
        <w:t xml:space="preserve"> vector after the first element, which is always 1, corresponds to the order of the fitted AR process.) Therefore, the ME time scale is 1, confirming the Markovian nature of this dataset. This was expected, since this dataset is simulated. Let's now examine a real dataset</w:t>
      </w:r>
    </w:p>
    <w:p w14:paraId="75E68CE0" w14:textId="77777777" w:rsidR="00905BBC" w:rsidRPr="00591686" w:rsidRDefault="00905BBC" w:rsidP="00905BBC">
      <w:pPr>
        <w:autoSpaceDE w:val="0"/>
        <w:autoSpaceDN w:val="0"/>
        <w:adjustRightInd w:val="0"/>
        <w:spacing w:after="0" w:line="240" w:lineRule="auto"/>
        <w:jc w:val="both"/>
        <w:rPr>
          <w:rFonts w:ascii="Times New Roman" w:eastAsiaTheme="minorEastAsia" w:hAnsi="Times New Roman" w:cs="Times New Roman"/>
          <w:sz w:val="20"/>
          <w:szCs w:val="20"/>
        </w:rPr>
      </w:pPr>
    </w:p>
    <w:p w14:paraId="28B75C32" w14:textId="77777777"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'BGA_stdlevel_2011.csv'</w:t>
      </w:r>
      <w:r w:rsidRPr="00591686">
        <w:rPr>
          <w:rFonts w:ascii="Consolas" w:eastAsia="Times New Roman" w:hAnsi="Consolas" w:cs="Times New Roman"/>
          <w:sz w:val="20"/>
          <w:szCs w:val="20"/>
        </w:rPr>
        <w:t>);</w:t>
      </w:r>
    </w:p>
    <w:p w14:paraId="1D58B685" w14:textId="76797233"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order = </w:t>
      </w:r>
      <w:r w:rsidR="00D20A8E" w:rsidRPr="00591686">
        <w:rPr>
          <w:rFonts w:ascii="Consolas" w:eastAsia="Times New Roman" w:hAnsi="Consolas" w:cs="Times New Roman"/>
          <w:sz w:val="20"/>
          <w:szCs w:val="20"/>
        </w:rPr>
        <w:t>10</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 </w:t>
      </w:r>
    </w:p>
    <w:p w14:paraId="6F5EC350"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AR = </w:t>
      </w:r>
      <w:proofErr w:type="spellStart"/>
      <w:r w:rsidRPr="00591686">
        <w:rPr>
          <w:rFonts w:ascii="Consolas" w:eastAsia="Times New Roman" w:hAnsi="Consolas" w:cs="Times New Roman"/>
          <w:sz w:val="20"/>
          <w:szCs w:val="20"/>
        </w:rPr>
        <w:t>ME_TimeScale</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data,order</w:t>
      </w:r>
      <w:proofErr w:type="spellEnd"/>
      <w:proofErr w:type="gramEnd"/>
      <w:r w:rsidRPr="00591686">
        <w:rPr>
          <w:rFonts w:ascii="Consolas" w:eastAsia="Times New Roman" w:hAnsi="Consolas" w:cs="Times New Roman"/>
          <w:sz w:val="20"/>
          <w:szCs w:val="20"/>
        </w:rPr>
        <w:t>)</w:t>
      </w:r>
    </w:p>
    <w:p w14:paraId="2177BA58" w14:textId="77777777" w:rsidR="00905BBC" w:rsidRPr="00591686" w:rsidRDefault="00905BBC" w:rsidP="00905BBC">
      <w:pPr>
        <w:spacing w:line="240" w:lineRule="auto"/>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you get</w:t>
      </w:r>
    </w:p>
    <w:p w14:paraId="58FB4A61" w14:textId="09C5948C" w:rsidR="00414503" w:rsidRDefault="00905BBC" w:rsidP="00905BBC">
      <w:pPr>
        <w:rPr>
          <w:rFonts w:ascii="Consolas" w:eastAsia="Times New Roman" w:hAnsi="Consolas" w:cs="Times New Roman"/>
          <w:sz w:val="20"/>
          <w:szCs w:val="20"/>
        </w:rPr>
      </w:pPr>
      <w:r w:rsidRPr="00591686">
        <w:rPr>
          <w:rFonts w:ascii="Consolas" w:eastAsia="Times New Roman" w:hAnsi="Consolas" w:cs="Times New Roman"/>
          <w:sz w:val="20"/>
          <w:szCs w:val="20"/>
        </w:rPr>
        <w:t>AR = [</w:t>
      </w:r>
      <w:r w:rsidR="00414503" w:rsidRPr="00591686">
        <w:rPr>
          <w:rFonts w:ascii="Consolas" w:eastAsia="Times New Roman" w:hAnsi="Consolas" w:cs="Times New Roman"/>
          <w:sz w:val="20"/>
          <w:szCs w:val="20"/>
        </w:rPr>
        <w:t>1.0000   -0.6261   -0.2177   -0.0840   -0.0339   -0.0120   -0.0068   -0.0009   -0.0080    0.0005   -0.0089]</w:t>
      </w:r>
    </w:p>
    <w:p w14:paraId="7AC3625C" w14:textId="71158AA7" w:rsidR="00320358" w:rsidRPr="00325CFD" w:rsidRDefault="00320358" w:rsidP="00320358">
      <w:pPr>
        <w:autoSpaceDE w:val="0"/>
        <w:autoSpaceDN w:val="0"/>
        <w:adjustRightInd w:val="0"/>
        <w:spacing w:after="120"/>
        <w:jc w:val="both"/>
        <w:rPr>
          <w:rFonts w:ascii="Times New Roman" w:eastAsiaTheme="minorEastAsia" w:hAnsi="Times New Roman" w:cs="Times New Roman"/>
          <w:sz w:val="20"/>
          <w:szCs w:val="20"/>
        </w:rPr>
      </w:pPr>
      <w:r w:rsidRPr="00325CFD">
        <w:rPr>
          <w:rFonts w:ascii="Times New Roman" w:eastAsiaTheme="minorEastAsia" w:hAnsi="Times New Roman" w:cs="Times New Roman"/>
          <w:sz w:val="20"/>
          <w:szCs w:val="20"/>
        </w:rPr>
        <w:t xml:space="preserve">This suggests that the dataset exhibits long-range correlations. However, the magnitudes of the </w:t>
      </w:r>
      <w:r w:rsidRPr="00325CFD">
        <w:rPr>
          <w:rFonts w:ascii="Times New Roman" w:hAnsi="Times New Roman" w:cs="Times New Roman"/>
          <w:sz w:val="20"/>
          <w:szCs w:val="20"/>
        </w:rPr>
        <w:t>AR</w:t>
      </w:r>
      <w:r w:rsidRPr="00325CFD">
        <w:rPr>
          <w:rFonts w:ascii="Times New Roman" w:eastAsiaTheme="minorEastAsia" w:hAnsi="Times New Roman" w:cs="Times New Roman"/>
          <w:sz w:val="20"/>
          <w:szCs w:val="20"/>
        </w:rPr>
        <w:t xml:space="preserve"> coefficients beyond the fourth element (</w:t>
      </w:r>
      <w:r w:rsidRPr="00325CFD">
        <w:rPr>
          <w:rFonts w:ascii="Times New Roman" w:hAnsi="Times New Roman" w:cs="Times New Roman"/>
          <w:sz w:val="20"/>
          <w:szCs w:val="20"/>
        </w:rPr>
        <w:t>-0.0840</w:t>
      </w:r>
      <w:r w:rsidRPr="00325CFD">
        <w:rPr>
          <w:rFonts w:ascii="Times New Roman" w:eastAsiaTheme="minorEastAsia" w:hAnsi="Times New Roman" w:cs="Times New Roman"/>
          <w:sz w:val="20"/>
          <w:szCs w:val="20"/>
        </w:rPr>
        <w:t>) or the fifth element (</w:t>
      </w:r>
      <w:r w:rsidRPr="00325CFD">
        <w:rPr>
          <w:rFonts w:ascii="Times New Roman" w:hAnsi="Times New Roman" w:cs="Times New Roman"/>
          <w:sz w:val="20"/>
          <w:szCs w:val="20"/>
        </w:rPr>
        <w:t>-0.0339</w:t>
      </w:r>
      <w:r w:rsidRPr="00325CFD">
        <w:rPr>
          <w:rFonts w:ascii="Times New Roman" w:eastAsiaTheme="minorEastAsia" w:hAnsi="Times New Roman" w:cs="Times New Roman"/>
          <w:sz w:val="20"/>
          <w:szCs w:val="20"/>
        </w:rPr>
        <w:t>) are small and we can safely assume that the AR order is p = 4 or even p = 3. We consider the ME time scale of 4 (note that any time scale bigger than 4 is also Markov and we could consider it though this comes at the expense of reduced data resolution). This indicates that the dataset is not Markov but a data ratification by considering every forth data point data(</w:t>
      </w:r>
      <w:proofErr w:type="gramStart"/>
      <w:r w:rsidRPr="00325CFD">
        <w:rPr>
          <w:rFonts w:ascii="Times New Roman" w:eastAsiaTheme="minorEastAsia" w:hAnsi="Times New Roman" w:cs="Times New Roman"/>
          <w:sz w:val="20"/>
          <w:szCs w:val="20"/>
        </w:rPr>
        <w:t>1:4:end</w:t>
      </w:r>
      <w:proofErr w:type="gramEnd"/>
      <w:r w:rsidRPr="00325CFD">
        <w:rPr>
          <w:rFonts w:ascii="Times New Roman" w:eastAsiaTheme="minorEastAsia" w:hAnsi="Times New Roman" w:cs="Times New Roman"/>
          <w:sz w:val="20"/>
          <w:szCs w:val="20"/>
        </w:rPr>
        <w:t xml:space="preserve">) is Markov and reconstruction should be performed on this smaller and coarser sample. As for another example we examine the </w:t>
      </w:r>
      <w:proofErr w:type="spellStart"/>
      <w:r w:rsidRPr="00325CFD">
        <w:rPr>
          <w:rFonts w:ascii="Times New Roman" w:eastAsiaTheme="minorEastAsia" w:hAnsi="Times New Roman" w:cs="Times New Roman"/>
          <w:sz w:val="20"/>
          <w:szCs w:val="20"/>
        </w:rPr>
        <w:t>Markovicity</w:t>
      </w:r>
      <w:proofErr w:type="spellEnd"/>
      <w:r w:rsidRPr="00325CFD">
        <w:rPr>
          <w:rFonts w:ascii="Times New Roman" w:eastAsiaTheme="minorEastAsia" w:hAnsi="Times New Roman" w:cs="Times New Roman"/>
          <w:sz w:val="20"/>
          <w:szCs w:val="20"/>
        </w:rPr>
        <w:t xml:space="preserve"> of </w:t>
      </w:r>
      <w:r w:rsidR="00F85C85">
        <w:rPr>
          <w:rFonts w:ascii="Times New Roman" w:eastAsiaTheme="minorEastAsia" w:hAnsi="Times New Roman" w:cs="Times New Roman"/>
          <w:sz w:val="20"/>
          <w:szCs w:val="20"/>
        </w:rPr>
        <w:t xml:space="preserve">a </w:t>
      </w:r>
      <w:r w:rsidRPr="00325CFD">
        <w:rPr>
          <w:rFonts w:ascii="Times New Roman" w:eastAsiaTheme="minorEastAsia" w:hAnsi="Times New Roman" w:cs="Times New Roman"/>
          <w:sz w:val="20"/>
          <w:szCs w:val="20"/>
        </w:rPr>
        <w:t>climate dataset</w:t>
      </w:r>
      <w:r w:rsidR="00F85C85">
        <w:rPr>
          <w:rFonts w:ascii="Times New Roman" w:eastAsiaTheme="minorEastAsia" w:hAnsi="Times New Roman" w:cs="Times New Roman"/>
          <w:sz w:val="20"/>
          <w:szCs w:val="20"/>
        </w:rPr>
        <w:t xml:space="preserve"> below</w:t>
      </w:r>
      <w:r w:rsidRPr="00325CFD">
        <w:rPr>
          <w:rFonts w:ascii="Times New Roman" w:eastAsiaTheme="minorEastAsia" w:hAnsi="Times New Roman" w:cs="Times New Roman"/>
          <w:sz w:val="20"/>
          <w:szCs w:val="20"/>
        </w:rPr>
        <w:t xml:space="preserve"> </w:t>
      </w:r>
    </w:p>
    <w:p w14:paraId="32165B10" w14:textId="3D94F400" w:rsidR="00320358" w:rsidRDefault="00320358" w:rsidP="00905BBC">
      <w:pPr>
        <w:rPr>
          <w:rFonts w:ascii="Consolas" w:eastAsia="Times New Roman" w:hAnsi="Consolas" w:cs="Times New Roman"/>
          <w:sz w:val="20"/>
          <w:szCs w:val="20"/>
        </w:rPr>
      </w:pPr>
    </w:p>
    <w:p w14:paraId="16618629" w14:textId="77777777" w:rsidR="00320358" w:rsidRDefault="00320358" w:rsidP="00905BBC">
      <w:pPr>
        <w:rPr>
          <w:rFonts w:ascii="Consolas" w:eastAsia="Times New Roman" w:hAnsi="Consolas" w:cs="Times New Roman"/>
          <w:sz w:val="20"/>
          <w:szCs w:val="20"/>
        </w:rPr>
      </w:pPr>
    </w:p>
    <w:p w14:paraId="388784AA" w14:textId="5B4A385B"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'NGRIP</w:t>
      </w:r>
      <w:r w:rsidR="00221A51" w:rsidRPr="00591686">
        <w:rPr>
          <w:rFonts w:ascii="Consolas" w:eastAsia="Times New Roman" w:hAnsi="Consolas" w:cs="Times New Roman"/>
          <w:color w:val="A709F5"/>
          <w:sz w:val="20"/>
          <w:szCs w:val="20"/>
        </w:rPr>
        <w:t>2</w:t>
      </w:r>
      <w:r w:rsidRPr="00591686">
        <w:rPr>
          <w:rFonts w:ascii="Consolas" w:eastAsia="Times New Roman" w:hAnsi="Consolas" w:cs="Times New Roman"/>
          <w:color w:val="A709F5"/>
          <w:sz w:val="20"/>
          <w:szCs w:val="20"/>
        </w:rPr>
        <w:t>0.csv'</w:t>
      </w:r>
      <w:r w:rsidRPr="00591686">
        <w:rPr>
          <w:rFonts w:ascii="Consolas" w:eastAsia="Times New Roman" w:hAnsi="Consolas" w:cs="Times New Roman"/>
          <w:sz w:val="20"/>
          <w:szCs w:val="20"/>
        </w:rPr>
        <w:t>);</w:t>
      </w:r>
    </w:p>
    <w:p w14:paraId="41F930BE" w14:textId="1D6754A9"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order = 1</w:t>
      </w:r>
      <w:r w:rsidR="00E37EBA" w:rsidRPr="00591686">
        <w:rPr>
          <w:rFonts w:ascii="Consolas" w:eastAsia="Times New Roman" w:hAnsi="Consolas" w:cs="Times New Roman"/>
          <w:sz w:val="20"/>
          <w:szCs w:val="20"/>
        </w:rPr>
        <w:t>0</w:t>
      </w:r>
      <w:r w:rsidRPr="00591686">
        <w:rPr>
          <w:rFonts w:ascii="Consolas" w:eastAsia="Times New Roman" w:hAnsi="Consolas" w:cs="Times New Roman"/>
          <w:sz w:val="20"/>
          <w:szCs w:val="20"/>
        </w:rPr>
        <w:t xml:space="preserve">;   </w:t>
      </w:r>
    </w:p>
    <w:p w14:paraId="0FCFD1B4"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AR = </w:t>
      </w:r>
      <w:proofErr w:type="spellStart"/>
      <w:r w:rsidRPr="00591686">
        <w:rPr>
          <w:rFonts w:ascii="Consolas" w:eastAsia="Times New Roman" w:hAnsi="Consolas" w:cs="Times New Roman"/>
          <w:sz w:val="20"/>
          <w:szCs w:val="20"/>
        </w:rPr>
        <w:t>ME_TimeScale</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data,order</w:t>
      </w:r>
      <w:proofErr w:type="spellEnd"/>
      <w:proofErr w:type="gramEnd"/>
      <w:r w:rsidRPr="00591686">
        <w:rPr>
          <w:rFonts w:ascii="Consolas" w:eastAsia="Times New Roman" w:hAnsi="Consolas" w:cs="Times New Roman"/>
          <w:sz w:val="20"/>
          <w:szCs w:val="20"/>
        </w:rPr>
        <w:t>)</w:t>
      </w:r>
    </w:p>
    <w:p w14:paraId="32AC905A" w14:textId="77777777" w:rsidR="00905BBC" w:rsidRPr="00591686" w:rsidRDefault="00905BBC" w:rsidP="00905BBC">
      <w:pPr>
        <w:autoSpaceDE w:val="0"/>
        <w:autoSpaceDN w:val="0"/>
        <w:adjustRightInd w:val="0"/>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you get</w:t>
      </w:r>
    </w:p>
    <w:p w14:paraId="449BBAE9" w14:textId="1E99E1DD" w:rsidR="0071224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AR = [</w:t>
      </w:r>
      <w:r w:rsidR="00712246" w:rsidRPr="00591686">
        <w:rPr>
          <w:rFonts w:ascii="Consolas" w:eastAsia="Times New Roman" w:hAnsi="Consolas" w:cs="Times New Roman"/>
          <w:sz w:val="20"/>
          <w:szCs w:val="20"/>
        </w:rPr>
        <w:t>1.0000   -0.4879   -0.2198   -0.1231   -0.0541   -0.0030   -0.0186   -0.0290   -0.0159   -0.0061   -0.0262]</w:t>
      </w:r>
    </w:p>
    <w:p w14:paraId="0B3171FC" w14:textId="0781745A" w:rsidR="0051036D" w:rsidRPr="00325CFD" w:rsidRDefault="0051036D" w:rsidP="0051036D">
      <w:pPr>
        <w:autoSpaceDE w:val="0"/>
        <w:autoSpaceDN w:val="0"/>
        <w:adjustRightInd w:val="0"/>
        <w:spacing w:after="240"/>
        <w:jc w:val="both"/>
        <w:rPr>
          <w:rFonts w:ascii="Times New Roman" w:eastAsiaTheme="minorEastAsia" w:hAnsi="Times New Roman" w:cs="Times New Roman"/>
          <w:sz w:val="20"/>
          <w:szCs w:val="20"/>
        </w:rPr>
      </w:pPr>
      <w:r w:rsidRPr="00325CFD">
        <w:rPr>
          <w:rFonts w:ascii="Times New Roman" w:eastAsiaTheme="minorEastAsia" w:hAnsi="Times New Roman" w:cs="Times New Roman"/>
          <w:sz w:val="20"/>
          <w:szCs w:val="20"/>
          <w:lang w:val="en-AS"/>
        </w:rPr>
        <w:t>T</w:t>
      </w:r>
      <w:r w:rsidRPr="00325CFD">
        <w:rPr>
          <w:rFonts w:ascii="Times New Roman" w:eastAsiaTheme="minorEastAsia" w:hAnsi="Times New Roman" w:cs="Times New Roman"/>
          <w:sz w:val="20"/>
          <w:szCs w:val="20"/>
        </w:rPr>
        <w:t xml:space="preserve">he AR order is p = 3 is reasonable. However, since this dataset is very small we considered p = 2 which is acceptable.  </w:t>
      </w:r>
    </w:p>
    <w:p w14:paraId="1E432DF6" w14:textId="01B25300" w:rsidR="00B9403D" w:rsidRPr="00591686" w:rsidRDefault="00B9403D" w:rsidP="00B9403D">
      <w:pPr>
        <w:pStyle w:val="Heading2"/>
        <w:spacing w:after="160"/>
        <w:ind w:left="345" w:hanging="158"/>
        <w:rPr>
          <w:b/>
          <w:bCs/>
          <w:sz w:val="20"/>
          <w:szCs w:val="20"/>
        </w:rPr>
      </w:pPr>
      <w:bookmarkStart w:id="25" w:name="Subsection63"/>
      <w:r w:rsidRPr="00591686">
        <w:rPr>
          <w:b/>
          <w:bCs/>
          <w:sz w:val="20"/>
          <w:szCs w:val="20"/>
        </w:rPr>
        <w:t>Data resolution</w:t>
      </w:r>
      <w:r w:rsidR="00D970E9" w:rsidRPr="00591686">
        <w:rPr>
          <w:b/>
          <w:bCs/>
          <w:sz w:val="20"/>
          <w:szCs w:val="20"/>
        </w:rPr>
        <w:t>: a key data feature in this study</w:t>
      </w:r>
    </w:p>
    <w:bookmarkEnd w:id="25"/>
    <w:p w14:paraId="6E123F8B" w14:textId="3219B26D" w:rsidR="00C8669B" w:rsidRPr="00325CFD" w:rsidRDefault="00C8669B" w:rsidP="00C8669B">
      <w:pPr>
        <w:spacing w:after="12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Prior to embarking on system reconstruction, it is crucial to estimate the resolution of the data.</w:t>
      </w:r>
      <w:r w:rsidRPr="00325CFD">
        <w:rPr>
          <w:rFonts w:ascii="Times New Roman" w:eastAsiaTheme="minorEastAsia" w:hAnsi="Times New Roman" w:cs="Times New Roman"/>
          <w:sz w:val="20"/>
          <w:szCs w:val="20"/>
        </w:rPr>
        <w:t xml:space="preserve"> Based on its resolution, data is categorized into three categories: ‘high-resolution’, ‘low-resolution’, and ‘bad-resolution’. This categorization is partly theoretical and partly empirical (build on our experience on many real and simulated datasets). But, it is useful in choosing an appropriate reconstruction procedure. To measure data resolution a quantity called ‘</w:t>
      </w:r>
      <w:r w:rsidRPr="00325CFD">
        <w:rPr>
          <w:rFonts w:ascii="Times New Roman" w:hAnsi="Times New Roman" w:cs="Times New Roman"/>
          <w:i/>
          <w:iCs/>
          <w:sz w:val="20"/>
          <w:szCs w:val="20"/>
        </w:rPr>
        <w:t xml:space="preserve">relaxation time scale’ </w:t>
      </w:r>
      <w:r w:rsidRPr="00325CFD">
        <w:rPr>
          <w:rFonts w:ascii="Times New Roman" w:eastAsiaTheme="minorEastAsia" w:hAnsi="Times New Roman" w:cs="Times New Roman"/>
          <w:sz w:val="20"/>
          <w:szCs w:val="20"/>
        </w:rPr>
        <w:fldChar w:fldCharType="begin"/>
      </w:r>
      <w:r w:rsidRPr="00325CFD">
        <w:rPr>
          <w:rFonts w:ascii="Times New Roman" w:eastAsiaTheme="minorEastAsia" w:hAnsi="Times New Roman" w:cs="Times New Roman"/>
          <w:sz w:val="20"/>
          <w:szCs w:val="20"/>
        </w:rPr>
        <w:instrText xml:space="preserve"> ADDIN EN.CITE &lt;EndNote&gt;&lt;Cite&gt;&lt;Author&gt;Honisch&lt;/Author&gt;&lt;Year&gt;2011&lt;/Year&gt;&lt;RecNum&gt;44&lt;/RecNum&gt;&lt;DisplayText&gt;(Honisch and Friedrich 2011)&lt;/DisplayText&gt;&lt;record&gt;&lt;rec-number&gt;44&lt;/rec-number&gt;&lt;foreign-keys&gt;&lt;key app="EN" db-id="sxfr0wdt6a0pajez52sp0pplzwv0asd5tdet" timestamp="0"&gt;44&lt;/key&gt;&lt;/foreign-keys&gt;&lt;ref-type name="Journal Article"&gt;17&lt;/ref-type&gt;&lt;contributors&gt;&lt;authors&gt;&lt;author&gt;Honisch, Christoph&lt;/author&gt;&lt;author&gt;Friedrich, Rudolf %J Physical Review E&lt;/author&gt;&lt;/authors&gt;&lt;/contributors&gt;&lt;titles&gt;&lt;title&gt;Estimation of Kramers-Moyal coefficients at low sampling rates&lt;/title&gt;&lt;/titles&gt;&lt;pages&gt;066701&lt;/pages&gt;&lt;volume&gt;83&lt;/volume&gt;&lt;number&gt;6&lt;/number&gt;&lt;dates&gt;&lt;year&gt;2011&lt;/year&gt;&lt;/dates&gt;&lt;urls&gt;&lt;/urls&gt;&lt;/record&gt;&lt;/Cite&gt;&lt;/EndNote&gt;</w:instrText>
      </w:r>
      <w:r w:rsidRPr="00325CFD">
        <w:rPr>
          <w:rFonts w:ascii="Times New Roman" w:eastAsiaTheme="minorEastAsia" w:hAnsi="Times New Roman" w:cs="Times New Roman"/>
          <w:sz w:val="20"/>
          <w:szCs w:val="20"/>
        </w:rPr>
        <w:fldChar w:fldCharType="separate"/>
      </w:r>
      <w:r w:rsidRPr="00325CFD">
        <w:rPr>
          <w:rFonts w:ascii="Times New Roman" w:eastAsiaTheme="minorEastAsia" w:hAnsi="Times New Roman" w:cs="Times New Roman"/>
          <w:noProof/>
          <w:sz w:val="20"/>
          <w:szCs w:val="20"/>
        </w:rPr>
        <w:t>(Honisch and Friedrich 2011)</w:t>
      </w:r>
      <w:r w:rsidRPr="00325CFD">
        <w:rPr>
          <w:rFonts w:ascii="Times New Roman" w:eastAsiaTheme="minorEastAsia" w:hAnsi="Times New Roman" w:cs="Times New Roman"/>
          <w:sz w:val="20"/>
          <w:szCs w:val="20"/>
        </w:rPr>
        <w:fldChar w:fldCharType="end"/>
      </w:r>
      <w:r w:rsidRPr="00325CFD">
        <w:rPr>
          <w:rFonts w:ascii="Times New Roman" w:eastAsiaTheme="minorEastAsia" w:hAnsi="Times New Roman" w:cs="Times New Roman"/>
          <w:sz w:val="20"/>
          <w:szCs w:val="20"/>
        </w:rPr>
        <w:t xml:space="preserve"> should be calculated. Use the command </w:t>
      </w:r>
      <w:r w:rsidR="008267A9" w:rsidRPr="00591686">
        <w:rPr>
          <w:rFonts w:ascii="Consolas" w:eastAsia="Times New Roman" w:hAnsi="Consolas" w:cs="Times New Roman"/>
          <w:sz w:val="20"/>
          <w:szCs w:val="20"/>
        </w:rPr>
        <w:t xml:space="preserve">R = </w:t>
      </w:r>
      <w:proofErr w:type="spellStart"/>
      <w:r w:rsidR="008267A9" w:rsidRPr="00591686">
        <w:rPr>
          <w:rFonts w:ascii="Consolas" w:eastAsia="Times New Roman" w:hAnsi="Consolas" w:cs="Times New Roman"/>
          <w:sz w:val="20"/>
          <w:szCs w:val="20"/>
        </w:rPr>
        <w:t>RelaxationTime</w:t>
      </w:r>
      <w:proofErr w:type="spellEnd"/>
      <w:r w:rsidR="008267A9">
        <w:rPr>
          <w:rFonts w:ascii="Consolas" w:eastAsia="Times New Roman" w:hAnsi="Consolas" w:cs="Times New Roman"/>
          <w:sz w:val="20"/>
          <w:szCs w:val="20"/>
        </w:rPr>
        <w:t>(data)</w:t>
      </w:r>
      <w:r w:rsidRPr="00325CFD">
        <w:rPr>
          <w:rFonts w:ascii="Times New Roman" w:eastAsiaTheme="minorEastAsia" w:hAnsi="Times New Roman" w:cs="Times New Roman"/>
          <w:sz w:val="20"/>
          <w:szCs w:val="20"/>
        </w:rPr>
        <w:t xml:space="preserve"> to get a rough estimate of the relaxation time </w:t>
      </w:r>
      <w:r w:rsidR="008267A9" w:rsidRPr="00591686">
        <w:rPr>
          <w:rFonts w:ascii="Consolas" w:eastAsia="Times New Roman" w:hAnsi="Consolas" w:cs="Times New Roman"/>
          <w:sz w:val="20"/>
          <w:szCs w:val="20"/>
        </w:rPr>
        <w:t>R</w:t>
      </w:r>
      <w:r w:rsidRPr="00325CFD">
        <w:rPr>
          <w:rFonts w:ascii="Times New Roman" w:eastAsiaTheme="minorEastAsia" w:hAnsi="Times New Roman" w:cs="Times New Roman"/>
          <w:sz w:val="20"/>
          <w:szCs w:val="20"/>
        </w:rPr>
        <w:t xml:space="preserve"> (</w:t>
      </w:r>
      <w:r w:rsidR="008267A9" w:rsidRPr="00591686">
        <w:rPr>
          <w:rFonts w:ascii="Consolas" w:eastAsia="Times New Roman" w:hAnsi="Consolas" w:cs="Times New Roman"/>
          <w:sz w:val="20"/>
          <w:szCs w:val="20"/>
        </w:rPr>
        <w:t>R</w:t>
      </w:r>
      <w:r w:rsidRPr="00325CFD">
        <w:rPr>
          <w:rFonts w:ascii="Times New Roman" w:eastAsiaTheme="minorEastAsia" w:hAnsi="Times New Roman" w:cs="Times New Roman"/>
          <w:sz w:val="20"/>
          <w:szCs w:val="20"/>
        </w:rPr>
        <w:t xml:space="preserve"> expresses the relaxation time as a multiple of data time step. For instance, </w:t>
      </w:r>
      <w:r w:rsidR="008267A9" w:rsidRPr="00591686">
        <w:rPr>
          <w:rFonts w:ascii="Consolas" w:eastAsia="Times New Roman" w:hAnsi="Consolas" w:cs="Times New Roman"/>
          <w:sz w:val="20"/>
          <w:szCs w:val="20"/>
        </w:rPr>
        <w:t>R</w:t>
      </w:r>
      <w:r w:rsidR="008267A9">
        <w:rPr>
          <w:rFonts w:ascii="Consolas" w:eastAsia="Times New Roman" w:hAnsi="Consolas" w:cs="Times New Roman"/>
          <w:sz w:val="20"/>
          <w:szCs w:val="20"/>
        </w:rPr>
        <w:t>=176</w:t>
      </w:r>
      <w:r w:rsidR="008267A9" w:rsidRPr="00C8669B">
        <w:rPr>
          <w:rFonts w:ascii="Times New Roman" w:hAnsi="Times New Roman" w:cs="Times New Roman"/>
          <w:sz w:val="20"/>
          <w:szCs w:val="20"/>
        </w:rPr>
        <w:t xml:space="preserve"> </w:t>
      </w:r>
      <w:r w:rsidRPr="00325CFD">
        <w:rPr>
          <w:rFonts w:ascii="Times New Roman" w:eastAsiaTheme="minorEastAsia" w:hAnsi="Times New Roman" w:cs="Times New Roman"/>
          <w:sz w:val="20"/>
          <w:szCs w:val="20"/>
        </w:rPr>
        <w:t xml:space="preserve">means that relaxation times is </w:t>
      </w:r>
      <w:r w:rsidRPr="00325CFD">
        <w:rPr>
          <w:rFonts w:ascii="Times New Roman" w:hAnsi="Times New Roman" w:cs="Times New Roman"/>
          <w:sz w:val="20"/>
          <w:szCs w:val="20"/>
        </w:rPr>
        <w:t>176</w:t>
      </w:r>
      <w:r w:rsidRPr="00325CFD">
        <w:rPr>
          <w:rFonts w:ascii="Times New Roman" w:eastAsiaTheme="minorEastAsia" w:hAnsi="Times New Roman" w:cs="Times New Roman"/>
          <w:sz w:val="20"/>
          <w:szCs w:val="20"/>
        </w:rPr>
        <w:t xml:space="preserve"> times the data resolution). A dataset with </w:t>
      </w:r>
      <w:r w:rsidR="008267A9" w:rsidRPr="00591686">
        <w:rPr>
          <w:rFonts w:ascii="Consolas" w:eastAsia="Times New Roman" w:hAnsi="Consolas" w:cs="Times New Roman"/>
          <w:sz w:val="20"/>
          <w:szCs w:val="20"/>
        </w:rPr>
        <w:t>R</w:t>
      </w:r>
      <w:r w:rsidR="008267A9">
        <w:rPr>
          <w:rFonts w:ascii="Consolas" w:eastAsia="Times New Roman" w:hAnsi="Consolas" w:cs="Times New Roman"/>
          <w:sz w:val="20"/>
          <w:szCs w:val="20"/>
        </w:rPr>
        <w:t>&lt;=1</w:t>
      </w:r>
      <w:r w:rsidRPr="00325CFD">
        <w:rPr>
          <w:rFonts w:ascii="Times New Roman" w:eastAsiaTheme="minorEastAsia" w:hAnsi="Times New Roman" w:cs="Times New Roman"/>
          <w:sz w:val="20"/>
          <w:szCs w:val="20"/>
        </w:rPr>
        <w:t xml:space="preserve"> falls in the category of bad-resolution, </w:t>
      </w:r>
      <w:r w:rsidR="008267A9">
        <w:rPr>
          <w:rFonts w:ascii="Consolas" w:eastAsia="Times New Roman" w:hAnsi="Consolas" w:cs="Times New Roman"/>
          <w:sz w:val="20"/>
          <w:szCs w:val="20"/>
        </w:rPr>
        <w:t>1&lt;R&lt;=100</w:t>
      </w:r>
      <w:r w:rsidR="008267A9" w:rsidRPr="00C8669B">
        <w:rPr>
          <w:rFonts w:ascii="Times New Roman" w:hAnsi="Times New Roman" w:cs="Times New Roman"/>
          <w:sz w:val="20"/>
          <w:szCs w:val="20"/>
        </w:rPr>
        <w:t xml:space="preserve"> </w:t>
      </w:r>
      <w:r w:rsidRPr="00325CFD">
        <w:rPr>
          <w:rFonts w:ascii="Times New Roman" w:eastAsiaTheme="minorEastAsia" w:hAnsi="Times New Roman" w:cs="Times New Roman"/>
          <w:sz w:val="20"/>
          <w:szCs w:val="20"/>
        </w:rPr>
        <w:t xml:space="preserve">falls in the category of low-resolution, and </w:t>
      </w:r>
      <w:r w:rsidR="008267A9">
        <w:rPr>
          <w:rFonts w:ascii="Consolas" w:eastAsia="Times New Roman" w:hAnsi="Consolas" w:cs="Times New Roman"/>
          <w:sz w:val="20"/>
          <w:szCs w:val="20"/>
        </w:rPr>
        <w:t>100&lt;R</w:t>
      </w:r>
      <w:r w:rsidR="008267A9" w:rsidRPr="00C8669B">
        <w:rPr>
          <w:rFonts w:ascii="Times New Roman" w:hAnsi="Times New Roman" w:cs="Times New Roman"/>
          <w:sz w:val="20"/>
          <w:szCs w:val="20"/>
        </w:rPr>
        <w:t xml:space="preserve"> </w:t>
      </w:r>
      <w:r w:rsidRPr="00325CFD">
        <w:rPr>
          <w:rFonts w:ascii="Times New Roman" w:eastAsiaTheme="minorEastAsia" w:hAnsi="Times New Roman" w:cs="Times New Roman"/>
          <w:sz w:val="20"/>
          <w:szCs w:val="20"/>
        </w:rPr>
        <w:t>falls in the category of high-resolution</w:t>
      </w:r>
      <w:r w:rsidR="00402C52">
        <w:rPr>
          <w:rFonts w:ascii="Times New Roman" w:eastAsiaTheme="minorEastAsia" w:hAnsi="Times New Roman" w:cs="Times New Roman"/>
          <w:sz w:val="20"/>
          <w:szCs w:val="20"/>
        </w:rPr>
        <w:t xml:space="preserve"> (see Figure 1 in the main text)</w:t>
      </w:r>
      <w:r w:rsidR="008267A9">
        <w:rPr>
          <w:rFonts w:ascii="Times New Roman" w:eastAsiaTheme="minorEastAsia" w:hAnsi="Times New Roman" w:cs="Times New Roman"/>
          <w:sz w:val="20"/>
          <w:szCs w:val="20"/>
        </w:rPr>
        <w:t>. The threshold</w:t>
      </w:r>
      <w:r w:rsidRPr="00325CFD">
        <w:rPr>
          <w:rFonts w:ascii="Times New Roman" w:eastAsiaTheme="minorEastAsia" w:hAnsi="Times New Roman" w:cs="Times New Roman"/>
          <w:sz w:val="20"/>
          <w:szCs w:val="20"/>
        </w:rPr>
        <w:t xml:space="preserve"> </w:t>
      </w:r>
      <w:r w:rsidR="008267A9" w:rsidRPr="00591686">
        <w:rPr>
          <w:rFonts w:ascii="Consolas" w:eastAsia="Times New Roman" w:hAnsi="Consolas" w:cs="Times New Roman"/>
          <w:sz w:val="20"/>
          <w:szCs w:val="20"/>
        </w:rPr>
        <w:t>R</w:t>
      </w:r>
      <w:r w:rsidR="008267A9">
        <w:rPr>
          <w:rFonts w:ascii="Consolas" w:eastAsia="Times New Roman" w:hAnsi="Consolas" w:cs="Times New Roman"/>
          <w:sz w:val="20"/>
          <w:szCs w:val="20"/>
        </w:rPr>
        <w:t>&lt;=1</w:t>
      </w:r>
      <w:r w:rsidR="008267A9" w:rsidRPr="00C8669B">
        <w:rPr>
          <w:rFonts w:ascii="Times New Roman" w:hAnsi="Times New Roman" w:cs="Times New Roman"/>
          <w:sz w:val="20"/>
          <w:szCs w:val="20"/>
        </w:rPr>
        <w:t xml:space="preserve"> </w:t>
      </w:r>
      <w:r w:rsidRPr="00325CFD">
        <w:rPr>
          <w:rFonts w:ascii="Times New Roman" w:eastAsiaTheme="minorEastAsia" w:hAnsi="Times New Roman" w:cs="Times New Roman"/>
          <w:sz w:val="20"/>
          <w:szCs w:val="20"/>
        </w:rPr>
        <w:t>has a theoretical basis while</w:t>
      </w:r>
      <w:r w:rsidR="008267A9">
        <w:rPr>
          <w:rFonts w:ascii="Times New Roman" w:eastAsiaTheme="minorEastAsia" w:hAnsi="Times New Roman" w:cs="Times New Roman"/>
          <w:sz w:val="20"/>
          <w:szCs w:val="20"/>
        </w:rPr>
        <w:t xml:space="preserve"> the threshold</w:t>
      </w:r>
      <w:r w:rsidRPr="00325CFD">
        <w:rPr>
          <w:rFonts w:ascii="Times New Roman" w:eastAsiaTheme="minorEastAsia" w:hAnsi="Times New Roman" w:cs="Times New Roman"/>
          <w:sz w:val="20"/>
          <w:szCs w:val="20"/>
        </w:rPr>
        <w:t xml:space="preserve"> </w:t>
      </w:r>
      <w:r w:rsidR="008267A9">
        <w:rPr>
          <w:rFonts w:ascii="Consolas" w:eastAsia="Times New Roman" w:hAnsi="Consolas" w:cs="Times New Roman"/>
          <w:sz w:val="20"/>
          <w:szCs w:val="20"/>
        </w:rPr>
        <w:t>100&lt;R</w:t>
      </w:r>
      <w:r w:rsidRPr="00325CFD">
        <w:rPr>
          <w:rFonts w:ascii="Times New Roman" w:eastAsiaTheme="minorEastAsia" w:hAnsi="Times New Roman" w:cs="Times New Roman"/>
          <w:sz w:val="20"/>
          <w:szCs w:val="20"/>
        </w:rPr>
        <w:t xml:space="preserve"> is based on experience. Note that this categorization is a rough categorization since we cannot accurately estimate </w:t>
      </w:r>
      <w:r w:rsidR="00402C52">
        <w:rPr>
          <w:rFonts w:ascii="Consolas" w:eastAsia="Times New Roman" w:hAnsi="Consolas" w:cs="Times New Roman"/>
          <w:sz w:val="20"/>
          <w:szCs w:val="20"/>
        </w:rPr>
        <w:t>R</w:t>
      </w:r>
      <w:r w:rsidRPr="00325CFD">
        <w:rPr>
          <w:rFonts w:ascii="Times New Roman" w:eastAsiaTheme="minorEastAsia" w:hAnsi="Times New Roman" w:cs="Times New Roman"/>
          <w:sz w:val="20"/>
          <w:szCs w:val="20"/>
        </w:rPr>
        <w:t xml:space="preserve">. </w:t>
      </w:r>
      <w:r w:rsidR="00402C52" w:rsidRPr="00591686">
        <w:rPr>
          <w:rFonts w:ascii="Times New Roman" w:hAnsi="Times New Roman" w:cs="Times New Roman"/>
          <w:sz w:val="20"/>
          <w:szCs w:val="20"/>
        </w:rPr>
        <w:t>However, it is not necessary to accurately estimate the time scales; rather, having a general ‘</w:t>
      </w:r>
      <w:r w:rsidR="00402C52" w:rsidRPr="00591686">
        <w:rPr>
          <w:rFonts w:ascii="Times New Roman" w:eastAsia="Times New Roman" w:hAnsi="Times New Roman" w:cs="Times New Roman"/>
          <w:i/>
          <w:iCs/>
          <w:sz w:val="20"/>
          <w:szCs w:val="20"/>
        </w:rPr>
        <w:t>feel’</w:t>
      </w:r>
      <w:r w:rsidR="00402C52" w:rsidRPr="00591686">
        <w:rPr>
          <w:rFonts w:ascii="Times New Roman" w:eastAsia="Times New Roman" w:hAnsi="Times New Roman" w:cs="Times New Roman"/>
          <w:sz w:val="20"/>
          <w:szCs w:val="20"/>
        </w:rPr>
        <w:t xml:space="preserve"> for them is sufficient</w:t>
      </w:r>
      <w:r w:rsidR="00402C52" w:rsidRPr="00591686">
        <w:rPr>
          <w:rFonts w:ascii="Times New Roman" w:hAnsi="Times New Roman" w:cs="Times New Roman"/>
          <w:sz w:val="20"/>
          <w:szCs w:val="20"/>
        </w:rPr>
        <w:t>.</w:t>
      </w:r>
      <w:r w:rsidR="00402C52">
        <w:rPr>
          <w:rFonts w:ascii="Times New Roman" w:hAnsi="Times New Roman" w:cs="Times New Roman"/>
          <w:sz w:val="20"/>
          <w:szCs w:val="20"/>
        </w:rPr>
        <w:t xml:space="preserve"> </w:t>
      </w:r>
      <w:r w:rsidRPr="00325CFD">
        <w:rPr>
          <w:rFonts w:ascii="Times New Roman" w:eastAsiaTheme="minorEastAsia" w:hAnsi="Times New Roman" w:cs="Times New Roman"/>
          <w:sz w:val="20"/>
          <w:szCs w:val="20"/>
        </w:rPr>
        <w:t xml:space="preserve">In the previous </w:t>
      </w:r>
      <w:r w:rsidRPr="00325CFD">
        <w:rPr>
          <w:rFonts w:ascii="Times New Roman" w:eastAsiaTheme="minorEastAsia" w:hAnsi="Times New Roman" w:cs="Times New Roman"/>
          <w:sz w:val="20"/>
          <w:szCs w:val="20"/>
        </w:rPr>
        <w:lastRenderedPageBreak/>
        <w:t xml:space="preserve">section on data </w:t>
      </w:r>
      <w:proofErr w:type="spellStart"/>
      <w:r w:rsidRPr="00325CFD">
        <w:rPr>
          <w:rFonts w:ascii="Times New Roman" w:eastAsiaTheme="minorEastAsia" w:hAnsi="Times New Roman" w:cs="Times New Roman"/>
          <w:sz w:val="20"/>
          <w:szCs w:val="20"/>
        </w:rPr>
        <w:t>Markovicity</w:t>
      </w:r>
      <w:proofErr w:type="spellEnd"/>
      <w:r w:rsidRPr="00325CFD">
        <w:rPr>
          <w:rFonts w:ascii="Times New Roman" w:eastAsiaTheme="minorEastAsia" w:hAnsi="Times New Roman" w:cs="Times New Roman"/>
          <w:sz w:val="20"/>
          <w:szCs w:val="20"/>
        </w:rPr>
        <w:t xml:space="preserve"> we learned that reconstruction of real data should be conducted on a rarified sample of data that adheres to Markov property. Therefore, it is important to calculate the relaxation time for that specific sample not the entire data.   </w:t>
      </w:r>
    </w:p>
    <w:p w14:paraId="171310ED" w14:textId="77777777" w:rsidR="00C43F3B" w:rsidRDefault="00402C52" w:rsidP="00C43F3B">
      <w:pPr>
        <w:jc w:val="both"/>
        <w:rPr>
          <w:rFonts w:ascii="Times New Roman" w:hAnsi="Times New Roman" w:cs="Times New Roman"/>
          <w:sz w:val="20"/>
          <w:szCs w:val="20"/>
        </w:rPr>
      </w:pPr>
      <w:r w:rsidRPr="00325CFD">
        <w:rPr>
          <w:rFonts w:ascii="Times New Roman" w:eastAsiaTheme="minorEastAsia" w:hAnsi="Times New Roman" w:cs="Times New Roman"/>
          <w:sz w:val="20"/>
          <w:szCs w:val="20"/>
        </w:rPr>
        <w:t>If data resolution is of bad-resolution, then reconstruction is not possible since measurement time between consecutive data points is so big so that the dynamics of the true data-generating system is no longer reflected in such a dataset. In all other categories a reconstruction scheme called ‘Euler reconstruction’ should be followed first. If data resolution is so high, then Euler reconstruction is often sufficient. However, if data resolution is low then a ‘</w:t>
      </w:r>
      <w:proofErr w:type="spellStart"/>
      <w:r w:rsidRPr="00325CFD">
        <w:rPr>
          <w:rFonts w:ascii="Times New Roman" w:eastAsiaTheme="minorEastAsia" w:hAnsi="Times New Roman" w:cs="Times New Roman"/>
          <w:sz w:val="20"/>
          <w:szCs w:val="20"/>
        </w:rPr>
        <w:t>Hermite</w:t>
      </w:r>
      <w:proofErr w:type="spellEnd"/>
      <w:r w:rsidRPr="00325CFD">
        <w:rPr>
          <w:rFonts w:ascii="Times New Roman" w:eastAsiaTheme="minorEastAsia" w:hAnsi="Times New Roman" w:cs="Times New Roman"/>
          <w:sz w:val="20"/>
          <w:szCs w:val="20"/>
        </w:rPr>
        <w:t xml:space="preserve"> reconstruction’ should be performed right after that which is built upon Euler reconstruction. </w:t>
      </w:r>
      <w:proofErr w:type="spellStart"/>
      <w:r w:rsidRPr="00325CFD">
        <w:rPr>
          <w:rFonts w:ascii="Times New Roman" w:eastAsiaTheme="minorEastAsia" w:hAnsi="Times New Roman" w:cs="Times New Roman"/>
          <w:sz w:val="20"/>
          <w:szCs w:val="20"/>
        </w:rPr>
        <w:t>Hermite</w:t>
      </w:r>
      <w:proofErr w:type="spellEnd"/>
      <w:r w:rsidRPr="00325CFD">
        <w:rPr>
          <w:rFonts w:ascii="Times New Roman" w:eastAsiaTheme="minorEastAsia" w:hAnsi="Times New Roman" w:cs="Times New Roman"/>
          <w:sz w:val="20"/>
          <w:szCs w:val="20"/>
        </w:rPr>
        <w:t xml:space="preserve"> reconstruction is more accurate than Euler reconstruction but it is computationally more expensive. Based on our experience, for most real data </w:t>
      </w:r>
      <w:proofErr w:type="spellStart"/>
      <w:r w:rsidRPr="00325CFD">
        <w:rPr>
          <w:rFonts w:ascii="Times New Roman" w:eastAsiaTheme="minorEastAsia" w:hAnsi="Times New Roman" w:cs="Times New Roman"/>
          <w:sz w:val="20"/>
          <w:szCs w:val="20"/>
        </w:rPr>
        <w:t>Hermite</w:t>
      </w:r>
      <w:proofErr w:type="spellEnd"/>
      <w:r w:rsidRPr="00325CFD">
        <w:rPr>
          <w:rFonts w:ascii="Times New Roman" w:eastAsiaTheme="minorEastAsia" w:hAnsi="Times New Roman" w:cs="Times New Roman"/>
          <w:sz w:val="20"/>
          <w:szCs w:val="20"/>
        </w:rPr>
        <w:t xml:space="preserve"> reconstruction often leads to a considerable improvement of Euler reconstruction even if data resolution is high (only when resolution is extremely high the two reconstruction procedures have close performance). Therefore, it is recommended to always follow </w:t>
      </w:r>
      <w:proofErr w:type="spellStart"/>
      <w:r w:rsidRPr="00325CFD">
        <w:rPr>
          <w:rFonts w:ascii="Times New Roman" w:eastAsiaTheme="minorEastAsia" w:hAnsi="Times New Roman" w:cs="Times New Roman"/>
          <w:sz w:val="20"/>
          <w:szCs w:val="20"/>
        </w:rPr>
        <w:t>Hermite</w:t>
      </w:r>
      <w:proofErr w:type="spellEnd"/>
      <w:r w:rsidRPr="00325CFD">
        <w:rPr>
          <w:rFonts w:ascii="Times New Roman" w:eastAsiaTheme="minorEastAsia" w:hAnsi="Times New Roman" w:cs="Times New Roman"/>
          <w:sz w:val="20"/>
          <w:szCs w:val="20"/>
        </w:rPr>
        <w:t xml:space="preserve"> reconstruction for real data. We elaborate on </w:t>
      </w:r>
      <w:r w:rsidR="00C43F3B">
        <w:rPr>
          <w:rFonts w:ascii="Times New Roman" w:eastAsiaTheme="minorEastAsia" w:hAnsi="Times New Roman" w:cs="Times New Roman"/>
          <w:sz w:val="20"/>
          <w:szCs w:val="20"/>
        </w:rPr>
        <w:t xml:space="preserve">Euler and </w:t>
      </w:r>
      <w:proofErr w:type="spellStart"/>
      <w:r w:rsidR="00C43F3B">
        <w:rPr>
          <w:rFonts w:ascii="Times New Roman" w:eastAsiaTheme="minorEastAsia" w:hAnsi="Times New Roman" w:cs="Times New Roman"/>
          <w:sz w:val="20"/>
          <w:szCs w:val="20"/>
        </w:rPr>
        <w:t>Hermite</w:t>
      </w:r>
      <w:proofErr w:type="spellEnd"/>
      <w:r w:rsidR="00C43F3B">
        <w:rPr>
          <w:rFonts w:ascii="Times New Roman" w:eastAsiaTheme="minorEastAsia" w:hAnsi="Times New Roman" w:cs="Times New Roman"/>
          <w:sz w:val="20"/>
          <w:szCs w:val="20"/>
        </w:rPr>
        <w:t xml:space="preserve"> </w:t>
      </w:r>
      <w:r w:rsidRPr="00325CFD">
        <w:rPr>
          <w:rFonts w:ascii="Times New Roman" w:eastAsiaTheme="minorEastAsia" w:hAnsi="Times New Roman" w:cs="Times New Roman"/>
          <w:sz w:val="20"/>
          <w:szCs w:val="20"/>
        </w:rPr>
        <w:t>reconstruction</w:t>
      </w:r>
      <w:r w:rsidR="00C43F3B">
        <w:rPr>
          <w:rFonts w:ascii="Times New Roman" w:eastAsiaTheme="minorEastAsia" w:hAnsi="Times New Roman" w:cs="Times New Roman"/>
          <w:sz w:val="20"/>
          <w:szCs w:val="20"/>
        </w:rPr>
        <w:t>s</w:t>
      </w:r>
      <w:r w:rsidRPr="00325CFD">
        <w:rPr>
          <w:rFonts w:ascii="Times New Roman" w:eastAsiaTheme="minorEastAsia" w:hAnsi="Times New Roman" w:cs="Times New Roman"/>
          <w:sz w:val="20"/>
          <w:szCs w:val="20"/>
        </w:rPr>
        <w:t xml:space="preserve"> in section</w:t>
      </w:r>
      <w:r w:rsidR="00472684">
        <w:rPr>
          <w:rFonts w:ascii="Times New Roman" w:eastAsiaTheme="minorEastAsia" w:hAnsi="Times New Roman" w:cs="Times New Roman"/>
          <w:sz w:val="20"/>
          <w:szCs w:val="20"/>
        </w:rPr>
        <w:t xml:space="preserve"> 9</w:t>
      </w:r>
      <w:r w:rsidR="00C43F3B">
        <w:rPr>
          <w:rFonts w:ascii="Times New Roman" w:eastAsiaTheme="minorEastAsia" w:hAnsi="Times New Roman" w:cs="Times New Roman"/>
          <w:sz w:val="20"/>
          <w:szCs w:val="20"/>
        </w:rPr>
        <w:t xml:space="preserve"> and section 10, respectively</w:t>
      </w:r>
      <w:r w:rsidRPr="00325CFD">
        <w:rPr>
          <w:rFonts w:ascii="Times New Roman" w:eastAsiaTheme="minorEastAsia" w:hAnsi="Times New Roman" w:cs="Times New Roman"/>
          <w:sz w:val="20"/>
          <w:szCs w:val="20"/>
        </w:rPr>
        <w:t>.</w:t>
      </w:r>
      <w:r w:rsidR="00C43F3B">
        <w:rPr>
          <w:rFonts w:ascii="Times New Roman" w:eastAsiaTheme="minorEastAsia" w:hAnsi="Times New Roman" w:cs="Times New Roman"/>
          <w:sz w:val="20"/>
          <w:szCs w:val="20"/>
        </w:rPr>
        <w:t xml:space="preserve"> </w:t>
      </w:r>
      <w:r w:rsidR="00C43F3B" w:rsidRPr="00591686">
        <w:rPr>
          <w:rFonts w:ascii="Times New Roman" w:hAnsi="Times New Roman" w:cs="Times New Roman"/>
          <w:sz w:val="20"/>
          <w:szCs w:val="20"/>
        </w:rPr>
        <w:t xml:space="preserve">As an example, let’s try finding the relaxation time for the dataset </w:t>
      </w:r>
      <w:proofErr w:type="spellStart"/>
      <w:r w:rsidR="00C43F3B" w:rsidRPr="00591686">
        <w:rPr>
          <w:rFonts w:ascii="Times New Roman" w:hAnsi="Times New Roman" w:cs="Times New Roman"/>
          <w:sz w:val="20"/>
          <w:szCs w:val="20"/>
        </w:rPr>
        <w:t>in</w:t>
      </w:r>
      <w:proofErr w:type="spellEnd"/>
      <w:r w:rsidR="00C43F3B" w:rsidRPr="00591686">
        <w:rPr>
          <w:rFonts w:ascii="Times New Roman" w:hAnsi="Times New Roman" w:cs="Times New Roman"/>
          <w:sz w:val="20"/>
          <w:szCs w:val="20"/>
        </w:rPr>
        <w:t xml:space="preserve"> </w:t>
      </w:r>
      <w:r w:rsidR="00C43F3B" w:rsidRPr="00591686">
        <w:rPr>
          <w:rFonts w:ascii="Times New Roman" w:hAnsi="Times New Roman" w:cs="Times New Roman"/>
          <w:b/>
          <w:bCs/>
          <w:sz w:val="20"/>
          <w:szCs w:val="20"/>
        </w:rPr>
        <w:fldChar w:fldCharType="begin"/>
      </w:r>
      <w:r w:rsidR="00C43F3B" w:rsidRPr="00591686">
        <w:rPr>
          <w:rFonts w:ascii="Times New Roman" w:hAnsi="Times New Roman" w:cs="Times New Roman"/>
          <w:b/>
          <w:bCs/>
          <w:sz w:val="20"/>
          <w:szCs w:val="20"/>
        </w:rPr>
        <w:instrText xml:space="preserve"> REF Example1 \h  \* MERGEFORMAT </w:instrText>
      </w:r>
      <w:r w:rsidR="00C43F3B" w:rsidRPr="00591686">
        <w:rPr>
          <w:rFonts w:ascii="Times New Roman" w:hAnsi="Times New Roman" w:cs="Times New Roman"/>
          <w:b/>
          <w:bCs/>
          <w:sz w:val="20"/>
          <w:szCs w:val="20"/>
        </w:rPr>
      </w:r>
      <w:r w:rsidR="00C43F3B" w:rsidRPr="00591686">
        <w:rPr>
          <w:rFonts w:ascii="Times New Roman" w:hAnsi="Times New Roman" w:cs="Times New Roman"/>
          <w:b/>
          <w:bCs/>
          <w:sz w:val="20"/>
          <w:szCs w:val="20"/>
        </w:rPr>
        <w:fldChar w:fldCharType="separate"/>
      </w:r>
      <w:r w:rsidR="00C43F3B" w:rsidRPr="00591686">
        <w:rPr>
          <w:rFonts w:ascii="Times New Roman" w:eastAsia="Times New Roman" w:hAnsi="Times New Roman" w:cs="Times New Roman"/>
          <w:b/>
          <w:bCs/>
          <w:sz w:val="20"/>
          <w:szCs w:val="20"/>
        </w:rPr>
        <w:t>Example 1</w:t>
      </w:r>
      <w:r w:rsidR="00C43F3B" w:rsidRPr="00591686">
        <w:rPr>
          <w:rFonts w:ascii="Times New Roman" w:hAnsi="Times New Roman" w:cs="Times New Roman"/>
          <w:b/>
          <w:bCs/>
          <w:sz w:val="20"/>
          <w:szCs w:val="20"/>
        </w:rPr>
        <w:fldChar w:fldCharType="end"/>
      </w:r>
      <w:r w:rsidR="00C43F3B" w:rsidRPr="00591686">
        <w:rPr>
          <w:rFonts w:ascii="Times New Roman" w:hAnsi="Times New Roman" w:cs="Times New Roman"/>
          <w:sz w:val="20"/>
          <w:szCs w:val="20"/>
        </w:rPr>
        <w:t xml:space="preserve"> in Section </w:t>
      </w:r>
      <w:r w:rsidR="00C43F3B" w:rsidRPr="00591686">
        <w:rPr>
          <w:rFonts w:ascii="Times New Roman" w:hAnsi="Times New Roman" w:cs="Times New Roman"/>
          <w:sz w:val="20"/>
          <w:szCs w:val="20"/>
        </w:rPr>
        <w:fldChar w:fldCharType="begin"/>
      </w:r>
      <w:r w:rsidR="00C43F3B" w:rsidRPr="00591686">
        <w:rPr>
          <w:rFonts w:ascii="Times New Roman" w:hAnsi="Times New Roman" w:cs="Times New Roman"/>
          <w:sz w:val="20"/>
          <w:szCs w:val="20"/>
        </w:rPr>
        <w:instrText xml:space="preserve"> REF _Ref162782969 \r \h </w:instrText>
      </w:r>
      <w:r w:rsidR="00C43F3B" w:rsidRPr="00591686">
        <w:rPr>
          <w:rFonts w:ascii="Times New Roman" w:hAnsi="Times New Roman" w:cs="Times New Roman"/>
          <w:sz w:val="20"/>
          <w:szCs w:val="20"/>
        </w:rPr>
      </w:r>
      <w:r w:rsidR="00C43F3B" w:rsidRPr="00591686">
        <w:rPr>
          <w:rFonts w:ascii="Times New Roman" w:hAnsi="Times New Roman" w:cs="Times New Roman"/>
          <w:sz w:val="20"/>
          <w:szCs w:val="20"/>
        </w:rPr>
        <w:fldChar w:fldCharType="separate"/>
      </w:r>
      <w:r w:rsidR="00C43F3B" w:rsidRPr="00591686">
        <w:rPr>
          <w:rFonts w:ascii="Times New Roman" w:hAnsi="Times New Roman" w:cs="Times New Roman"/>
          <w:sz w:val="20"/>
          <w:szCs w:val="20"/>
        </w:rPr>
        <w:t>9</w:t>
      </w:r>
      <w:r w:rsidR="00C43F3B" w:rsidRPr="00591686">
        <w:rPr>
          <w:rFonts w:ascii="Times New Roman" w:hAnsi="Times New Roman" w:cs="Times New Roman"/>
          <w:sz w:val="20"/>
          <w:szCs w:val="20"/>
        </w:rPr>
        <w:fldChar w:fldCharType="end"/>
      </w:r>
      <w:r w:rsidR="00C43F3B" w:rsidRPr="00591686">
        <w:rPr>
          <w:rFonts w:ascii="Times New Roman" w:hAnsi="Times New Roman" w:cs="Times New Roman"/>
          <w:sz w:val="20"/>
          <w:szCs w:val="20"/>
        </w:rPr>
        <w:t xml:space="preserve">. Type the following commands </w:t>
      </w:r>
    </w:p>
    <w:p w14:paraId="59D4B0A1" w14:textId="77777777" w:rsidR="00D15B2B" w:rsidRDefault="00090F98">
      <w:pPr>
        <w:spacing w:after="0"/>
        <w:jc w:val="both"/>
        <w:rPr>
          <w:rFonts w:ascii="Consolas" w:eastAsia="Times New Roman" w:hAnsi="Consolas" w:cs="Times New Roman"/>
          <w:sz w:val="20"/>
          <w:szCs w:val="20"/>
        </w:rPr>
      </w:pP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section1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end"/>
      </w: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section1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end"/>
      </w:r>
      <w:r w:rsidR="005B6824" w:rsidRPr="00591686">
        <w:rPr>
          <w:rFonts w:ascii="Times New Roman" w:hAnsi="Times New Roman" w:cs="Times New Roman"/>
          <w:sz w:val="20"/>
          <w:szCs w:val="20"/>
        </w:rPr>
        <w:fldChar w:fldCharType="begin"/>
      </w:r>
      <w:r w:rsidR="005B6824" w:rsidRPr="00591686">
        <w:rPr>
          <w:rFonts w:ascii="Times New Roman" w:hAnsi="Times New Roman" w:cs="Times New Roman"/>
          <w:sz w:val="20"/>
          <w:szCs w:val="20"/>
        </w:rPr>
        <w:instrText xml:space="preserve"> REF section1 \h </w:instrText>
      </w:r>
      <w:r w:rsidR="005B6824" w:rsidRPr="00591686">
        <w:rPr>
          <w:rFonts w:ascii="Times New Roman" w:hAnsi="Times New Roman" w:cs="Times New Roman"/>
          <w:sz w:val="20"/>
          <w:szCs w:val="20"/>
        </w:rPr>
      </w:r>
      <w:r w:rsidR="005B6824" w:rsidRPr="00591686">
        <w:rPr>
          <w:rFonts w:ascii="Times New Roman" w:hAnsi="Times New Roman" w:cs="Times New Roman"/>
          <w:sz w:val="20"/>
          <w:szCs w:val="20"/>
        </w:rPr>
        <w:fldChar w:fldCharType="end"/>
      </w:r>
      <w:r w:rsidR="005B6824" w:rsidRPr="00591686">
        <w:rPr>
          <w:rFonts w:ascii="Times New Roman" w:hAnsi="Times New Roman" w:cs="Times New Roman"/>
          <w:sz w:val="20"/>
          <w:szCs w:val="20"/>
        </w:rPr>
        <w:fldChar w:fldCharType="begin"/>
      </w:r>
      <w:r w:rsidR="005B6824" w:rsidRPr="00591686">
        <w:rPr>
          <w:rFonts w:ascii="Times New Roman" w:hAnsi="Times New Roman" w:cs="Times New Roman"/>
          <w:sz w:val="20"/>
          <w:szCs w:val="20"/>
        </w:rPr>
        <w:instrText xml:space="preserve"> REF section1 \h </w:instrText>
      </w:r>
      <w:r w:rsidR="005B6824" w:rsidRPr="00591686">
        <w:rPr>
          <w:rFonts w:ascii="Times New Roman" w:hAnsi="Times New Roman" w:cs="Times New Roman"/>
          <w:sz w:val="20"/>
          <w:szCs w:val="20"/>
        </w:rPr>
      </w:r>
      <w:r w:rsidR="005B6824" w:rsidRPr="00591686">
        <w:rPr>
          <w:rFonts w:ascii="Times New Roman" w:hAnsi="Times New Roman" w:cs="Times New Roman"/>
          <w:sz w:val="20"/>
          <w:szCs w:val="20"/>
        </w:rPr>
        <w:fldChar w:fldCharType="end"/>
      </w:r>
      <w:r w:rsidR="00B9403D" w:rsidRPr="00591686">
        <w:rPr>
          <w:rFonts w:ascii="Consolas" w:eastAsia="Times New Roman" w:hAnsi="Consolas" w:cs="Times New Roman"/>
          <w:sz w:val="20"/>
          <w:szCs w:val="20"/>
        </w:rPr>
        <w:t>S</w:t>
      </w:r>
      <w:r w:rsidR="00914CF4" w:rsidRPr="00591686">
        <w:rPr>
          <w:rFonts w:ascii="Consolas" w:eastAsia="Times New Roman" w:hAnsi="Consolas" w:cs="Times New Roman"/>
          <w:sz w:val="20"/>
          <w:szCs w:val="20"/>
        </w:rPr>
        <w:t xml:space="preserve"> </w:t>
      </w:r>
      <w:r w:rsidR="00B9403D" w:rsidRPr="00591686">
        <w:rPr>
          <w:rFonts w:ascii="Consolas" w:eastAsia="Times New Roman" w:hAnsi="Consolas" w:cs="Times New Roman"/>
          <w:sz w:val="20"/>
          <w:szCs w:val="20"/>
        </w:rPr>
        <w:t>=</w:t>
      </w:r>
      <w:r w:rsidR="00914CF4" w:rsidRPr="00591686">
        <w:rPr>
          <w:rFonts w:ascii="Consolas" w:eastAsia="Times New Roman" w:hAnsi="Consolas" w:cs="Times New Roman"/>
          <w:sz w:val="20"/>
          <w:szCs w:val="20"/>
        </w:rPr>
        <w:t xml:space="preserve"> </w:t>
      </w:r>
      <w:r w:rsidR="00B9403D" w:rsidRPr="00591686">
        <w:rPr>
          <w:rFonts w:ascii="Consolas" w:eastAsia="Times New Roman" w:hAnsi="Consolas" w:cs="Times New Roman"/>
          <w:sz w:val="20"/>
          <w:szCs w:val="20"/>
        </w:rPr>
        <w:t>load(</w:t>
      </w:r>
      <w:r w:rsidR="00B9403D" w:rsidRPr="00591686">
        <w:rPr>
          <w:rFonts w:ascii="Consolas" w:eastAsia="Times New Roman" w:hAnsi="Consolas" w:cs="Times New Roman"/>
          <w:color w:val="A709F5"/>
          <w:sz w:val="20"/>
          <w:szCs w:val="20"/>
        </w:rPr>
        <w:t>'OUdata1D.mat'</w:t>
      </w:r>
      <w:r w:rsidR="00B9403D" w:rsidRPr="00591686">
        <w:rPr>
          <w:rFonts w:ascii="Consolas" w:eastAsia="Times New Roman" w:hAnsi="Consolas" w:cs="Times New Roman"/>
          <w:sz w:val="20"/>
          <w:szCs w:val="20"/>
        </w:rPr>
        <w:t>);</w:t>
      </w:r>
    </w:p>
    <w:p w14:paraId="45B3F82B" w14:textId="5688D15D" w:rsidR="00B9403D" w:rsidRPr="00591686" w:rsidRDefault="00B9403D" w:rsidP="008B611D">
      <w:pPr>
        <w:spacing w:after="0"/>
        <w:jc w:val="both"/>
        <w:rPr>
          <w:rFonts w:ascii="Consolas" w:eastAsia="Times New Roman" w:hAnsi="Consolas" w:cs="Times New Roman"/>
          <w:sz w:val="20"/>
          <w:szCs w:val="20"/>
        </w:rPr>
      </w:pPr>
      <w:r w:rsidRPr="00591686">
        <w:rPr>
          <w:rFonts w:ascii="Consolas" w:eastAsia="Times New Roman" w:hAnsi="Consolas" w:cs="Times New Roman"/>
          <w:sz w:val="20"/>
          <w:szCs w:val="20"/>
        </w:rPr>
        <w:t>data</w:t>
      </w:r>
      <w:r w:rsidR="00914CF4"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914CF4"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w:t>
      </w:r>
    </w:p>
    <w:p w14:paraId="6EF3342D" w14:textId="3356D3E7" w:rsidR="00B9403D" w:rsidRPr="00591686" w:rsidRDefault="00B9403D" w:rsidP="00325CFD">
      <w:pPr>
        <w:spacing w:after="12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w:t>
      </w:r>
      <w:r w:rsidR="00914CF4"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914CF4"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RelaxationTime</w:t>
      </w:r>
      <w:proofErr w:type="spellEnd"/>
      <w:r w:rsidRPr="00591686">
        <w:rPr>
          <w:rFonts w:ascii="Consolas" w:eastAsia="Times New Roman" w:hAnsi="Consolas" w:cs="Times New Roman"/>
          <w:sz w:val="20"/>
          <w:szCs w:val="20"/>
        </w:rPr>
        <w:t>(data);</w:t>
      </w:r>
      <w:r w:rsidR="00914CF4"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R</w:t>
      </w:r>
    </w:p>
    <w:p w14:paraId="032583AF" w14:textId="1ED13643" w:rsidR="00B9403D" w:rsidRPr="00591686" w:rsidRDefault="00B9403D" w:rsidP="008B611D">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98.1858 (</w:t>
      </w:r>
      <w:r w:rsidR="00CC154A">
        <w:rPr>
          <w:rFonts w:ascii="Consolas" w:eastAsia="Times New Roman" w:hAnsi="Consolas" w:cs="Times New Roman"/>
          <w:sz w:val="20"/>
          <w:szCs w:val="20"/>
        </w:rPr>
        <w:t xml:space="preserve">number of </w:t>
      </w:r>
      <w:r w:rsidR="00614358">
        <w:rPr>
          <w:rFonts w:ascii="Consolas" w:eastAsia="Times New Roman" w:hAnsi="Consolas" w:cs="Times New Roman"/>
          <w:sz w:val="20"/>
          <w:szCs w:val="20"/>
        </w:rPr>
        <w:t>time steps</w:t>
      </w:r>
      <w:r w:rsidRPr="00591686">
        <w:rPr>
          <w:rFonts w:ascii="Consolas" w:eastAsia="Times New Roman" w:hAnsi="Consolas" w:cs="Times New Roman"/>
          <w:sz w:val="20"/>
          <w:szCs w:val="20"/>
        </w:rPr>
        <w:t xml:space="preserve">) </w:t>
      </w:r>
    </w:p>
    <w:p w14:paraId="528A8182" w14:textId="6C0EA6D3" w:rsidR="00AE0E3A" w:rsidRPr="00591686" w:rsidRDefault="00B9403D" w:rsidP="00AE0E3A">
      <w:pPr>
        <w:jc w:val="both"/>
        <w:rPr>
          <w:rFonts w:ascii="Times New Roman" w:hAnsi="Times New Roman" w:cs="Times New Roman"/>
          <w:sz w:val="20"/>
          <w:szCs w:val="20"/>
        </w:rPr>
      </w:pPr>
      <w:r w:rsidRPr="00591686">
        <w:rPr>
          <w:rFonts w:ascii="Times New Roman" w:hAnsi="Times New Roman" w:cs="Times New Roman"/>
          <w:sz w:val="20"/>
          <w:szCs w:val="20"/>
        </w:rPr>
        <w:t xml:space="preserve">As we expected (since this dataset was generated from the OU model </w:t>
      </w:r>
      <m:oMath>
        <m:r>
          <w:rPr>
            <w:rFonts w:ascii="Cambria Math" w:hAnsi="Cambria Math" w:cs="Times New Roman"/>
            <w:sz w:val="20"/>
            <w:szCs w:val="20"/>
          </w:rPr>
          <m:t>dx=-x dt+dW</m:t>
        </m:r>
      </m:oMath>
      <w:r w:rsidRPr="00591686">
        <w:rPr>
          <w:rFonts w:ascii="Times New Roman" w:eastAsiaTheme="minorEastAsia" w:hAnsi="Times New Roman" w:cs="Times New Roman"/>
          <w:sz w:val="20"/>
          <w:szCs w:val="20"/>
        </w:rPr>
        <w:t>,</w:t>
      </w:r>
      <w:r w:rsidR="00B345CF">
        <w:rPr>
          <w:rFonts w:ascii="Times New Roman" w:eastAsiaTheme="minorEastAsia" w:hAnsi="Times New Roman" w:cs="Times New Roman"/>
          <w:sz w:val="20"/>
          <w:szCs w:val="20"/>
        </w:rPr>
        <w:t xml:space="preserve"> whose relaxation time is 1. The dataset has a </w:t>
      </w:r>
      <w:r w:rsidRPr="00591686">
        <w:rPr>
          <w:rFonts w:ascii="Times New Roman" w:eastAsiaTheme="minorEastAsia" w:hAnsi="Times New Roman" w:cs="Times New Roman"/>
          <w:sz w:val="20"/>
          <w:szCs w:val="20"/>
        </w:rPr>
        <w:t xml:space="preserve">simulation time step </w:t>
      </w:r>
      <w:proofErr w:type="spellStart"/>
      <w:r w:rsidRPr="00591686">
        <w:rPr>
          <w:rFonts w:ascii="Consolas" w:hAnsi="Consolas" w:cs="Times New Roman"/>
          <w:sz w:val="20"/>
          <w:szCs w:val="20"/>
        </w:rPr>
        <w:t>dt</w:t>
      </w:r>
      <w:proofErr w:type="spellEnd"/>
      <w:r w:rsidRPr="00591686">
        <w:rPr>
          <w:rFonts w:ascii="Times New Roman" w:eastAsiaTheme="minorEastAsia" w:hAnsi="Times New Roman" w:cs="Times New Roman"/>
          <w:sz w:val="20"/>
          <w:szCs w:val="20"/>
        </w:rPr>
        <w:t xml:space="preserve"> o</w:t>
      </w:r>
      <w:r w:rsidR="00B345CF">
        <w:rPr>
          <w:rFonts w:ascii="Times New Roman" w:eastAsiaTheme="minorEastAsia" w:hAnsi="Times New Roman" w:cs="Times New Roman"/>
          <w:sz w:val="20"/>
          <w:szCs w:val="20"/>
        </w:rPr>
        <w:t>f</w:t>
      </w:r>
      <w:r w:rsidRPr="00591686">
        <w:rPr>
          <w:rFonts w:ascii="Times New Roman" w:eastAsiaTheme="minorEastAsia" w:hAnsi="Times New Roman" w:cs="Times New Roman"/>
          <w:sz w:val="20"/>
          <w:szCs w:val="20"/>
        </w:rPr>
        <w:t xml:space="preserve"> </w:t>
      </w:r>
      <w:r w:rsidRPr="00591686">
        <w:rPr>
          <w:rFonts w:ascii="Consolas" w:hAnsi="Consolas" w:cs="Times New Roman"/>
          <w:sz w:val="20"/>
          <w:szCs w:val="20"/>
        </w:rPr>
        <w:t>0.01</w:t>
      </w:r>
      <w:r w:rsidR="00B345CF">
        <w:rPr>
          <w:rFonts w:ascii="Times New Roman" w:hAnsi="Times New Roman" w:cs="Times New Roman"/>
          <w:sz w:val="20"/>
          <w:szCs w:val="20"/>
        </w:rPr>
        <w:t>. So, i</w:t>
      </w:r>
      <w:r w:rsidRPr="00591686">
        <w:rPr>
          <w:rFonts w:ascii="Times New Roman" w:hAnsi="Times New Roman" w:cs="Times New Roman"/>
          <w:sz w:val="20"/>
          <w:szCs w:val="20"/>
        </w:rPr>
        <w:t xml:space="preserve">n theory, </w:t>
      </w:r>
      <w:r w:rsidRPr="00591686">
        <w:rPr>
          <w:rFonts w:ascii="Consolas" w:eastAsia="Times New Roman" w:hAnsi="Consolas" w:cs="Times New Roman"/>
          <w:sz w:val="20"/>
          <w:szCs w:val="20"/>
        </w:rPr>
        <w:t>R</w:t>
      </w:r>
      <w:r w:rsidRPr="00591686">
        <w:rPr>
          <w:rFonts w:ascii="Times New Roman" w:hAnsi="Times New Roman" w:cs="Times New Roman"/>
          <w:sz w:val="20"/>
          <w:szCs w:val="20"/>
        </w:rPr>
        <w:t xml:space="preserve"> should be 100 time units. However, due to the finite size of the data, we obtained </w:t>
      </w:r>
      <w:r w:rsidRPr="00591686">
        <w:rPr>
          <w:rFonts w:ascii="Consolas" w:hAnsi="Consolas" w:cs="Times New Roman"/>
          <w:sz w:val="20"/>
          <w:szCs w:val="20"/>
        </w:rPr>
        <w:t>R~</w:t>
      </w:r>
      <w:r w:rsidR="00B345CF">
        <w:rPr>
          <w:rFonts w:ascii="Consolas" w:hAnsi="Consolas" w:cs="Times New Roman"/>
          <w:sz w:val="20"/>
          <w:szCs w:val="20"/>
        </w:rPr>
        <w:t>9</w:t>
      </w:r>
      <w:r w:rsidRPr="00591686">
        <w:rPr>
          <w:rFonts w:ascii="Consolas" w:hAnsi="Consolas" w:cs="Times New Roman"/>
          <w:sz w:val="20"/>
          <w:szCs w:val="20"/>
        </w:rPr>
        <w:t>8.18</w:t>
      </w:r>
      <w:r w:rsidRPr="00591686">
        <w:rPr>
          <w:rFonts w:ascii="Times New Roman" w:hAnsi="Times New Roman" w:cs="Times New Roman"/>
          <w:sz w:val="20"/>
          <w:szCs w:val="20"/>
        </w:rPr>
        <w:t xml:space="preserve">). </w:t>
      </w:r>
      <w:r w:rsidR="00AE0E3A" w:rsidRPr="00591686">
        <w:rPr>
          <w:rFonts w:ascii="Times New Roman" w:hAnsi="Times New Roman" w:cs="Times New Roman"/>
          <w:sz w:val="20"/>
          <w:szCs w:val="20"/>
        </w:rPr>
        <w:t>Now, we assess the ME time scale for an ecological dataset. Type the following commands</w:t>
      </w:r>
      <w:r w:rsidR="00F30751" w:rsidRPr="00591686">
        <w:rPr>
          <w:rFonts w:ascii="Times New Roman" w:hAnsi="Times New Roman" w:cs="Times New Roman"/>
          <w:sz w:val="20"/>
          <w:szCs w:val="20"/>
        </w:rPr>
        <w:t xml:space="preserve"> </w:t>
      </w:r>
    </w:p>
    <w:p w14:paraId="0CA2481D" w14:textId="2A75C45D" w:rsidR="00AE0E3A"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'BGA_stdlevel_2011.csv'</w:t>
      </w:r>
      <w:r w:rsidRPr="00591686">
        <w:rPr>
          <w:rFonts w:ascii="Consolas" w:eastAsia="Times New Roman" w:hAnsi="Consolas" w:cs="Times New Roman"/>
          <w:sz w:val="20"/>
          <w:szCs w:val="20"/>
        </w:rPr>
        <w:t>);</w:t>
      </w:r>
    </w:p>
    <w:p w14:paraId="48B5300A" w14:textId="0922D508" w:rsidR="00AE0E3A" w:rsidRPr="00591686"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data(</w:t>
      </w:r>
      <w:proofErr w:type="gramStart"/>
      <w:r w:rsidRPr="00591686">
        <w:rPr>
          <w:rFonts w:ascii="Consolas" w:eastAsia="Times New Roman" w:hAnsi="Consolas" w:cs="Times New Roman"/>
          <w:sz w:val="20"/>
          <w:szCs w:val="20"/>
        </w:rPr>
        <w:t>1:</w:t>
      </w:r>
      <w:r w:rsidR="00914394">
        <w:rPr>
          <w:rFonts w:ascii="Consolas" w:eastAsia="Times New Roman" w:hAnsi="Consolas" w:cs="Times New Roman"/>
          <w:sz w:val="20"/>
          <w:szCs w:val="20"/>
        </w:rPr>
        <w:t>4</w:t>
      </w:r>
      <w:r w:rsidRPr="00591686">
        <w:rPr>
          <w:rFonts w:ascii="Consolas" w:eastAsia="Times New Roman" w:hAnsi="Consolas" w:cs="Times New Roman"/>
          <w:sz w:val="20"/>
          <w:szCs w:val="20"/>
        </w:rPr>
        <w:t>:end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 Important: We learned from previous section that ME time scale in this dataset is 3. So, we must consider every third data </w:t>
      </w:r>
      <w:r w:rsidR="00ED59DC" w:rsidRPr="00591686">
        <w:rPr>
          <w:rFonts w:ascii="Consolas" w:eastAsia="Times New Roman" w:hAnsi="Consolas" w:cs="Times New Roman"/>
          <w:color w:val="008013"/>
          <w:sz w:val="20"/>
          <w:szCs w:val="20"/>
        </w:rPr>
        <w:t>point</w:t>
      </w:r>
    </w:p>
    <w:p w14:paraId="6A00CF9D" w14:textId="77777777" w:rsidR="00AE0E3A" w:rsidRPr="00591686" w:rsidRDefault="00AE0E3A" w:rsidP="00B02E57">
      <w:pPr>
        <w:spacing w:after="12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 = </w:t>
      </w:r>
      <w:proofErr w:type="spellStart"/>
      <w:r w:rsidRPr="00591686">
        <w:rPr>
          <w:rFonts w:ascii="Consolas" w:eastAsia="Times New Roman" w:hAnsi="Consolas" w:cs="Times New Roman"/>
          <w:sz w:val="20"/>
          <w:szCs w:val="20"/>
        </w:rPr>
        <w:t>RelaxationTime</w:t>
      </w:r>
      <w:proofErr w:type="spellEnd"/>
      <w:r w:rsidRPr="00591686">
        <w:rPr>
          <w:rFonts w:ascii="Consolas" w:eastAsia="Times New Roman" w:hAnsi="Consolas" w:cs="Times New Roman"/>
          <w:sz w:val="20"/>
          <w:szCs w:val="20"/>
        </w:rPr>
        <w:t>(data); R</w:t>
      </w:r>
    </w:p>
    <w:p w14:paraId="3C29AE06" w14:textId="4E0E8A76" w:rsidR="00AE0E3A" w:rsidRPr="00591686" w:rsidRDefault="00AE0E3A" w:rsidP="00AE0E3A">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2</w:t>
      </w:r>
      <w:r w:rsidR="00914394">
        <w:rPr>
          <w:rFonts w:ascii="Consolas" w:eastAsia="Times New Roman" w:hAnsi="Consolas" w:cs="Times New Roman"/>
          <w:sz w:val="20"/>
          <w:szCs w:val="20"/>
        </w:rPr>
        <w:t>19</w:t>
      </w:r>
      <w:r w:rsidRPr="00591686">
        <w:rPr>
          <w:rFonts w:ascii="Consolas" w:eastAsia="Times New Roman" w:hAnsi="Consolas" w:cs="Times New Roman"/>
          <w:sz w:val="20"/>
          <w:szCs w:val="20"/>
        </w:rPr>
        <w:t>.</w:t>
      </w:r>
      <w:r w:rsidR="00914394">
        <w:rPr>
          <w:rFonts w:ascii="Consolas" w:eastAsia="Times New Roman" w:hAnsi="Consolas" w:cs="Times New Roman"/>
          <w:sz w:val="20"/>
          <w:szCs w:val="20"/>
        </w:rPr>
        <w:t>2118</w:t>
      </w:r>
      <w:r w:rsidRPr="00591686">
        <w:rPr>
          <w:rFonts w:ascii="Consolas" w:eastAsia="Times New Roman" w:hAnsi="Consolas" w:cs="Times New Roman"/>
          <w:sz w:val="20"/>
          <w:szCs w:val="20"/>
        </w:rPr>
        <w:t xml:space="preserve"> (</w:t>
      </w:r>
      <w:r w:rsidR="00D15B2B">
        <w:rPr>
          <w:rFonts w:ascii="Consolas" w:eastAsia="Times New Roman" w:hAnsi="Consolas" w:cs="Times New Roman"/>
          <w:sz w:val="20"/>
          <w:szCs w:val="20"/>
        </w:rPr>
        <w:t xml:space="preserve">number of </w:t>
      </w:r>
      <w:r w:rsidR="006802D4">
        <w:rPr>
          <w:rFonts w:ascii="Consolas" w:eastAsia="Times New Roman" w:hAnsi="Consolas" w:cs="Times New Roman"/>
          <w:sz w:val="20"/>
          <w:szCs w:val="20"/>
        </w:rPr>
        <w:t>time steps</w:t>
      </w:r>
      <w:r w:rsidRPr="00591686">
        <w:rPr>
          <w:rFonts w:ascii="Consolas" w:eastAsia="Times New Roman" w:hAnsi="Consolas" w:cs="Times New Roman"/>
          <w:sz w:val="20"/>
          <w:szCs w:val="20"/>
        </w:rPr>
        <w:t>)</w:t>
      </w:r>
    </w:p>
    <w:p w14:paraId="53CE6046" w14:textId="6A8665B3" w:rsidR="00AE0E3A" w:rsidRDefault="00186069" w:rsidP="00245556">
      <w:pPr>
        <w:jc w:val="both"/>
        <w:rPr>
          <w:rFonts w:ascii="Times New Roman" w:hAnsi="Times New Roman" w:cs="Times New Roman"/>
          <w:sz w:val="20"/>
          <w:szCs w:val="20"/>
        </w:rPr>
      </w:pPr>
      <w:r w:rsidRPr="00591686">
        <w:rPr>
          <w:rFonts w:ascii="Times New Roman" w:hAnsi="Times New Roman" w:cs="Times New Roman"/>
          <w:sz w:val="20"/>
          <w:szCs w:val="20"/>
        </w:rPr>
        <w:t>It is important to pay attention to the fact that this real dataset is not Markov</w:t>
      </w:r>
      <w:r w:rsidR="00066862" w:rsidRPr="00591686">
        <w:rPr>
          <w:rFonts w:ascii="Times New Roman" w:hAnsi="Times New Roman" w:cs="Times New Roman"/>
          <w:sz w:val="20"/>
          <w:szCs w:val="20"/>
        </w:rPr>
        <w:t xml:space="preserve">. However, </w:t>
      </w:r>
      <w:r w:rsidR="00F75C4D">
        <w:rPr>
          <w:rFonts w:ascii="Times New Roman" w:hAnsi="Times New Roman" w:cs="Times New Roman"/>
          <w:sz w:val="20"/>
          <w:szCs w:val="20"/>
        </w:rPr>
        <w:t>a</w:t>
      </w:r>
      <w:r w:rsidR="00066862" w:rsidRPr="00591686">
        <w:rPr>
          <w:rFonts w:ascii="Times New Roman" w:hAnsi="Times New Roman" w:cs="Times New Roman"/>
          <w:sz w:val="20"/>
          <w:szCs w:val="20"/>
        </w:rPr>
        <w:t xml:space="preserve"> rarified sample of this dataset, obtained by considering every </w:t>
      </w:r>
      <w:r w:rsidR="00F75C4D">
        <w:rPr>
          <w:rFonts w:ascii="Times New Roman" w:hAnsi="Times New Roman" w:cs="Times New Roman"/>
          <w:sz w:val="20"/>
          <w:szCs w:val="20"/>
        </w:rPr>
        <w:t>forth</w:t>
      </w:r>
      <w:r w:rsidR="00066862" w:rsidRPr="00591686">
        <w:rPr>
          <w:rFonts w:ascii="Times New Roman" w:hAnsi="Times New Roman" w:cs="Times New Roman"/>
          <w:sz w:val="20"/>
          <w:szCs w:val="20"/>
        </w:rPr>
        <w:t xml:space="preserve"> data point, i.e., </w:t>
      </w:r>
      <w:r w:rsidR="00066862" w:rsidRPr="00591686">
        <w:rPr>
          <w:rFonts w:ascii="Consolas" w:eastAsia="Times New Roman" w:hAnsi="Consolas" w:cs="Times New Roman"/>
          <w:sz w:val="20"/>
          <w:szCs w:val="20"/>
        </w:rPr>
        <w:t>data(1:</w:t>
      </w:r>
      <w:proofErr w:type="gramStart"/>
      <w:r w:rsidR="00F75C4D">
        <w:rPr>
          <w:rFonts w:ascii="Consolas" w:eastAsia="Times New Roman" w:hAnsi="Consolas" w:cs="Times New Roman"/>
          <w:sz w:val="20"/>
          <w:szCs w:val="20"/>
        </w:rPr>
        <w:t>4</w:t>
      </w:r>
      <w:r w:rsidR="00066862" w:rsidRPr="00591686">
        <w:rPr>
          <w:rFonts w:ascii="Consolas" w:eastAsia="Times New Roman" w:hAnsi="Consolas" w:cs="Times New Roman"/>
          <w:sz w:val="20"/>
          <w:szCs w:val="20"/>
        </w:rPr>
        <w:t>:end</w:t>
      </w:r>
      <w:proofErr w:type="gramEnd"/>
      <w:r w:rsidR="00066862" w:rsidRPr="00591686">
        <w:rPr>
          <w:rFonts w:ascii="Consolas" w:eastAsia="Times New Roman" w:hAnsi="Consolas" w:cs="Times New Roman"/>
          <w:sz w:val="20"/>
          <w:szCs w:val="20"/>
        </w:rPr>
        <w:t>)</w:t>
      </w:r>
      <w:r w:rsidR="00066862" w:rsidRPr="00591686">
        <w:rPr>
          <w:rFonts w:ascii="Times New Roman" w:hAnsi="Times New Roman" w:cs="Times New Roman"/>
          <w:sz w:val="20"/>
          <w:szCs w:val="20"/>
        </w:rPr>
        <w:t xml:space="preserve">, is Markov. Therefore, when estimating the relaxation time, it is essential to </w:t>
      </w:r>
      <w:r w:rsidR="00F75C4D">
        <w:rPr>
          <w:rFonts w:ascii="Times New Roman" w:hAnsi="Times New Roman" w:cs="Times New Roman"/>
          <w:sz w:val="20"/>
          <w:szCs w:val="20"/>
        </w:rPr>
        <w:t>analyze</w:t>
      </w:r>
      <w:r w:rsidR="00066862" w:rsidRPr="00591686">
        <w:rPr>
          <w:rFonts w:ascii="Times New Roman" w:hAnsi="Times New Roman" w:cs="Times New Roman"/>
          <w:sz w:val="20"/>
          <w:szCs w:val="20"/>
        </w:rPr>
        <w:t xml:space="preserve"> this </w:t>
      </w:r>
      <w:r w:rsidR="00F75C4D">
        <w:rPr>
          <w:rFonts w:ascii="Times New Roman" w:hAnsi="Times New Roman" w:cs="Times New Roman"/>
          <w:sz w:val="20"/>
          <w:szCs w:val="20"/>
        </w:rPr>
        <w:t xml:space="preserve">rarified </w:t>
      </w:r>
      <w:r w:rsidR="00066862" w:rsidRPr="00591686">
        <w:rPr>
          <w:rFonts w:ascii="Times New Roman" w:hAnsi="Times New Roman" w:cs="Times New Roman"/>
          <w:sz w:val="20"/>
          <w:szCs w:val="20"/>
        </w:rPr>
        <w:t xml:space="preserve">sample rather than the </w:t>
      </w:r>
      <w:r w:rsidR="00F75C4D">
        <w:rPr>
          <w:rFonts w:ascii="Times New Roman" w:hAnsi="Times New Roman" w:cs="Times New Roman"/>
          <w:sz w:val="20"/>
          <w:szCs w:val="20"/>
        </w:rPr>
        <w:t>original</w:t>
      </w:r>
      <w:r w:rsidR="00066862" w:rsidRPr="00591686">
        <w:rPr>
          <w:rFonts w:ascii="Times New Roman" w:hAnsi="Times New Roman" w:cs="Times New Roman"/>
          <w:sz w:val="20"/>
          <w:szCs w:val="20"/>
        </w:rPr>
        <w:t xml:space="preserve"> dataset. Despite being </w:t>
      </w:r>
      <w:r w:rsidR="004C6389">
        <w:rPr>
          <w:rFonts w:ascii="Times New Roman" w:hAnsi="Times New Roman" w:cs="Times New Roman"/>
          <w:sz w:val="20"/>
          <w:szCs w:val="20"/>
        </w:rPr>
        <w:t xml:space="preserve">highly </w:t>
      </w:r>
      <w:r w:rsidR="00066862" w:rsidRPr="00591686">
        <w:rPr>
          <w:rFonts w:ascii="Times New Roman" w:hAnsi="Times New Roman" w:cs="Times New Roman"/>
          <w:sz w:val="20"/>
          <w:szCs w:val="20"/>
        </w:rPr>
        <w:t>rarified, this sample</w:t>
      </w:r>
      <w:r w:rsidR="004C6389">
        <w:rPr>
          <w:rFonts w:ascii="Times New Roman" w:hAnsi="Times New Roman" w:cs="Times New Roman"/>
          <w:sz w:val="20"/>
          <w:szCs w:val="20"/>
        </w:rPr>
        <w:t xml:space="preserve"> still</w:t>
      </w:r>
      <w:r w:rsidR="00066862" w:rsidRPr="00591686">
        <w:rPr>
          <w:rFonts w:ascii="Times New Roman" w:hAnsi="Times New Roman" w:cs="Times New Roman"/>
          <w:sz w:val="20"/>
          <w:szCs w:val="20"/>
        </w:rPr>
        <w:t xml:space="preserve"> maintains a high resolution.</w:t>
      </w:r>
      <w:r w:rsidR="000A200C">
        <w:rPr>
          <w:rFonts w:ascii="Times New Roman" w:hAnsi="Times New Roman" w:cs="Times New Roman"/>
          <w:sz w:val="20"/>
          <w:szCs w:val="20"/>
        </w:rPr>
        <w:t xml:space="preserve"> Applying the Euler reconstruction to this dataset gives relatively accurate results. However, since this dataset is a real dataset we perform a </w:t>
      </w:r>
      <w:proofErr w:type="spellStart"/>
      <w:r w:rsidR="000A200C">
        <w:rPr>
          <w:rFonts w:ascii="Times New Roman" w:hAnsi="Times New Roman" w:cs="Times New Roman"/>
          <w:sz w:val="20"/>
          <w:szCs w:val="20"/>
        </w:rPr>
        <w:t>Hermite</w:t>
      </w:r>
      <w:proofErr w:type="spellEnd"/>
      <w:r w:rsidR="000A200C">
        <w:rPr>
          <w:rFonts w:ascii="Times New Roman" w:hAnsi="Times New Roman" w:cs="Times New Roman"/>
          <w:sz w:val="20"/>
          <w:szCs w:val="20"/>
        </w:rPr>
        <w:t xml:space="preserve"> reconstruction on this dataset in later sections as well. </w:t>
      </w:r>
      <w:r w:rsidR="00AE0E3A" w:rsidRPr="00591686">
        <w:rPr>
          <w:rFonts w:ascii="Times New Roman" w:hAnsi="Times New Roman" w:cs="Times New Roman"/>
          <w:sz w:val="20"/>
          <w:szCs w:val="20"/>
        </w:rPr>
        <w:t>As for another</w:t>
      </w:r>
      <w:r w:rsidR="00076D5F" w:rsidRPr="00591686">
        <w:rPr>
          <w:rFonts w:ascii="Times New Roman" w:hAnsi="Times New Roman" w:cs="Times New Roman"/>
          <w:sz w:val="20"/>
          <w:szCs w:val="20"/>
        </w:rPr>
        <w:t xml:space="preserve"> real dataset</w:t>
      </w:r>
      <w:r w:rsidR="00AE0E3A" w:rsidRPr="00591686">
        <w:rPr>
          <w:rFonts w:ascii="Times New Roman" w:hAnsi="Times New Roman" w:cs="Times New Roman"/>
          <w:sz w:val="20"/>
          <w:szCs w:val="20"/>
        </w:rPr>
        <w:t xml:space="preserve"> we examine the ME time scale </w:t>
      </w:r>
      <w:r w:rsidR="00076D5F" w:rsidRPr="00591686">
        <w:rPr>
          <w:rFonts w:ascii="Times New Roman" w:hAnsi="Times New Roman" w:cs="Times New Roman"/>
          <w:sz w:val="20"/>
          <w:szCs w:val="20"/>
        </w:rPr>
        <w:t>of</w:t>
      </w:r>
      <w:r w:rsidR="00AE0E3A" w:rsidRPr="00591686">
        <w:rPr>
          <w:rFonts w:ascii="Times New Roman" w:hAnsi="Times New Roman" w:cs="Times New Roman"/>
          <w:sz w:val="20"/>
          <w:szCs w:val="20"/>
        </w:rPr>
        <w:t xml:space="preserve"> a</w:t>
      </w:r>
      <w:r w:rsidR="004C6389">
        <w:rPr>
          <w:rFonts w:ascii="Times New Roman" w:hAnsi="Times New Roman" w:cs="Times New Roman"/>
          <w:sz w:val="20"/>
          <w:szCs w:val="20"/>
        </w:rPr>
        <w:t xml:space="preserve">n </w:t>
      </w:r>
      <w:r w:rsidR="00AE0E3A" w:rsidRPr="00591686">
        <w:rPr>
          <w:rFonts w:ascii="Times New Roman" w:hAnsi="Times New Roman" w:cs="Times New Roman"/>
          <w:sz w:val="20"/>
          <w:szCs w:val="20"/>
        </w:rPr>
        <w:t>ice-core dataset. Type the following</w:t>
      </w:r>
    </w:p>
    <w:p w14:paraId="4CD9DF7C" w14:textId="0A0733C1" w:rsidR="00AE0E3A" w:rsidRPr="00591686"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008A349E" w:rsidRPr="00591686">
        <w:rPr>
          <w:rFonts w:ascii="Consolas" w:eastAsia="Times New Roman" w:hAnsi="Consolas" w:cs="Times New Roman"/>
          <w:color w:val="A709F5"/>
          <w:sz w:val="20"/>
          <w:szCs w:val="20"/>
        </w:rPr>
        <w:t>'NGRIP</w:t>
      </w:r>
      <w:r w:rsidR="008A349E">
        <w:rPr>
          <w:rFonts w:ascii="Consolas" w:eastAsia="Times New Roman" w:hAnsi="Consolas" w:cs="Times New Roman"/>
          <w:color w:val="A709F5"/>
          <w:sz w:val="20"/>
          <w:szCs w:val="20"/>
        </w:rPr>
        <w:t>2</w:t>
      </w:r>
      <w:r w:rsidR="008A349E" w:rsidRPr="00591686">
        <w:rPr>
          <w:rFonts w:ascii="Consolas" w:eastAsia="Times New Roman" w:hAnsi="Consolas" w:cs="Times New Roman"/>
          <w:color w:val="A709F5"/>
          <w:sz w:val="20"/>
          <w:szCs w:val="20"/>
        </w:rPr>
        <w:t>0</w:t>
      </w:r>
      <w:r w:rsidRPr="00591686">
        <w:rPr>
          <w:rFonts w:ascii="Consolas" w:eastAsia="Times New Roman" w:hAnsi="Consolas" w:cs="Times New Roman"/>
          <w:color w:val="A709F5"/>
          <w:sz w:val="20"/>
          <w:szCs w:val="20"/>
        </w:rPr>
        <w:t>.csv'</w:t>
      </w:r>
      <w:r w:rsidRPr="00591686">
        <w:rPr>
          <w:rFonts w:ascii="Consolas" w:eastAsia="Times New Roman" w:hAnsi="Consolas" w:cs="Times New Roman"/>
          <w:sz w:val="20"/>
          <w:szCs w:val="20"/>
        </w:rPr>
        <w:t>);</w:t>
      </w:r>
    </w:p>
    <w:p w14:paraId="5D5F679F" w14:textId="1848367F" w:rsidR="00AE0E3A" w:rsidRPr="00591686"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data(</w:t>
      </w:r>
      <w:proofErr w:type="gramStart"/>
      <w:r w:rsidRPr="00591686">
        <w:rPr>
          <w:rFonts w:ascii="Consolas" w:eastAsia="Times New Roman" w:hAnsi="Consolas" w:cs="Times New Roman"/>
          <w:sz w:val="20"/>
          <w:szCs w:val="20"/>
        </w:rPr>
        <w:t>1:2:end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Important: We learned from previous section that ME time scale in this dataset is 2. So, we must consider every other data points</w:t>
      </w:r>
    </w:p>
    <w:p w14:paraId="301714DB" w14:textId="77777777" w:rsidR="00AE0E3A" w:rsidRPr="00591686" w:rsidRDefault="00AE0E3A" w:rsidP="00B02E57">
      <w:pPr>
        <w:spacing w:after="12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 = </w:t>
      </w:r>
      <w:proofErr w:type="spellStart"/>
      <w:r w:rsidRPr="00591686">
        <w:rPr>
          <w:rFonts w:ascii="Consolas" w:eastAsia="Times New Roman" w:hAnsi="Consolas" w:cs="Times New Roman"/>
          <w:sz w:val="20"/>
          <w:szCs w:val="20"/>
        </w:rPr>
        <w:t>RelaxationTime</w:t>
      </w:r>
      <w:proofErr w:type="spellEnd"/>
      <w:r w:rsidRPr="00591686">
        <w:rPr>
          <w:rFonts w:ascii="Consolas" w:eastAsia="Times New Roman" w:hAnsi="Consolas" w:cs="Times New Roman"/>
          <w:sz w:val="20"/>
          <w:szCs w:val="20"/>
        </w:rPr>
        <w:t>(data); R</w:t>
      </w:r>
    </w:p>
    <w:p w14:paraId="107FB254" w14:textId="3983A4ED" w:rsidR="00AE0E3A" w:rsidRPr="00591686" w:rsidRDefault="00B077F9" w:rsidP="00AE0E3A">
      <w:pPr>
        <w:jc w:val="both"/>
        <w:rPr>
          <w:rFonts w:ascii="Consolas" w:hAnsi="Consolas" w:cs="Times New Roman"/>
          <w:sz w:val="20"/>
          <w:szCs w:val="20"/>
        </w:rPr>
      </w:pPr>
      <w:r>
        <w:rPr>
          <w:rFonts w:ascii="Consolas" w:hAnsi="Consolas" w:cs="Times New Roman"/>
          <w:sz w:val="20"/>
          <w:szCs w:val="20"/>
        </w:rPr>
        <w:t>63</w:t>
      </w:r>
      <w:r w:rsidR="00AE0E3A" w:rsidRPr="00591686">
        <w:rPr>
          <w:rFonts w:ascii="Consolas" w:hAnsi="Consolas" w:cs="Times New Roman"/>
          <w:sz w:val="20"/>
          <w:szCs w:val="20"/>
        </w:rPr>
        <w:t>.</w:t>
      </w:r>
      <w:r>
        <w:rPr>
          <w:rFonts w:ascii="Consolas" w:hAnsi="Consolas" w:cs="Times New Roman"/>
          <w:sz w:val="20"/>
          <w:szCs w:val="20"/>
        </w:rPr>
        <w:t>1028</w:t>
      </w:r>
      <w:r w:rsidR="00B02E57" w:rsidRPr="00591686">
        <w:rPr>
          <w:rFonts w:ascii="Consolas" w:hAnsi="Consolas" w:cs="Times New Roman"/>
          <w:sz w:val="20"/>
          <w:szCs w:val="20"/>
        </w:rPr>
        <w:t xml:space="preserve"> </w:t>
      </w:r>
      <w:r w:rsidR="00B02E57" w:rsidRPr="00591686">
        <w:rPr>
          <w:rFonts w:ascii="Consolas" w:eastAsia="Times New Roman" w:hAnsi="Consolas" w:cs="Times New Roman"/>
          <w:sz w:val="20"/>
          <w:szCs w:val="20"/>
        </w:rPr>
        <w:t>(</w:t>
      </w:r>
      <w:r w:rsidR="005A4318">
        <w:rPr>
          <w:rFonts w:ascii="Consolas" w:eastAsia="Times New Roman" w:hAnsi="Consolas" w:cs="Times New Roman"/>
          <w:sz w:val="20"/>
          <w:szCs w:val="20"/>
        </w:rPr>
        <w:t>number of time steps</w:t>
      </w:r>
      <w:r w:rsidR="00B02E57" w:rsidRPr="00591686">
        <w:rPr>
          <w:rFonts w:ascii="Consolas" w:eastAsia="Times New Roman" w:hAnsi="Consolas" w:cs="Times New Roman"/>
          <w:sz w:val="20"/>
          <w:szCs w:val="20"/>
        </w:rPr>
        <w:t>)</w:t>
      </w:r>
    </w:p>
    <w:p w14:paraId="1511401C" w14:textId="5F2B4868" w:rsidR="00E248F3" w:rsidRPr="00591686" w:rsidRDefault="0045571A" w:rsidP="00E248F3">
      <w:pPr>
        <w:jc w:val="both"/>
        <w:rPr>
          <w:rFonts w:ascii="Times New Roman" w:hAnsi="Times New Roman" w:cs="Times New Roman"/>
          <w:sz w:val="20"/>
          <w:szCs w:val="20"/>
        </w:rPr>
      </w:pPr>
      <w:r w:rsidRPr="00325CFD">
        <w:rPr>
          <w:rFonts w:ascii="Times New Roman" w:eastAsiaTheme="minorEastAsia" w:hAnsi="Times New Roman" w:cs="Times New Roman"/>
          <w:sz w:val="20"/>
          <w:szCs w:val="20"/>
        </w:rPr>
        <w:t>So, the dataset has a low-resolution and most probably Euler reconstruction is</w:t>
      </w:r>
      <w:r w:rsidRPr="00325CFD">
        <w:rPr>
          <w:rFonts w:ascii="Times New Roman" w:eastAsiaTheme="minorEastAsia" w:hAnsi="Times New Roman" w:cs="Times New Roman"/>
          <w:sz w:val="20"/>
          <w:szCs w:val="20"/>
          <w:lang w:val="en-AS"/>
        </w:rPr>
        <w:t xml:space="preserve"> not</w:t>
      </w:r>
      <w:r w:rsidRPr="00325CFD">
        <w:rPr>
          <w:rFonts w:ascii="Times New Roman" w:eastAsiaTheme="minorEastAsia" w:hAnsi="Times New Roman" w:cs="Times New Roman"/>
          <w:sz w:val="20"/>
          <w:szCs w:val="20"/>
        </w:rPr>
        <w:t xml:space="preserve"> operational for this dataset. </w:t>
      </w:r>
      <w:r w:rsidR="00DF699F" w:rsidRPr="00591686">
        <w:rPr>
          <w:rFonts w:ascii="Times New Roman" w:hAnsi="Times New Roman" w:cs="Times New Roman"/>
          <w:sz w:val="20"/>
          <w:szCs w:val="20"/>
        </w:rPr>
        <w:t>Finally, we examine</w:t>
      </w:r>
      <w:r w:rsidR="00EB0AED">
        <w:rPr>
          <w:rFonts w:ascii="Times New Roman" w:hAnsi="Times New Roman" w:cs="Times New Roman"/>
          <w:sz w:val="20"/>
          <w:szCs w:val="20"/>
        </w:rPr>
        <w:t xml:space="preserve"> the relaxation time of</w:t>
      </w:r>
      <w:r w:rsidR="00DF699F" w:rsidRPr="00591686">
        <w:rPr>
          <w:rFonts w:ascii="Times New Roman" w:hAnsi="Times New Roman" w:cs="Times New Roman"/>
          <w:sz w:val="20"/>
          <w:szCs w:val="20"/>
        </w:rPr>
        <w:t xml:space="preserve"> a</w:t>
      </w:r>
      <w:r w:rsidR="006175C0" w:rsidRPr="00591686">
        <w:rPr>
          <w:rFonts w:ascii="Times New Roman" w:hAnsi="Times New Roman" w:cs="Times New Roman"/>
          <w:sz w:val="20"/>
          <w:szCs w:val="20"/>
        </w:rPr>
        <w:t xml:space="preserve"> </w:t>
      </w:r>
      <w:r w:rsidR="00DF699F" w:rsidRPr="00591686">
        <w:rPr>
          <w:rFonts w:ascii="Times New Roman" w:hAnsi="Times New Roman" w:cs="Times New Roman"/>
          <w:sz w:val="20"/>
          <w:szCs w:val="20"/>
        </w:rPr>
        <w:t>replicate dataset as below</w:t>
      </w:r>
    </w:p>
    <w:p w14:paraId="50258492" w14:textId="7C306381" w:rsidR="008E2B6E" w:rsidRDefault="00CC678A" w:rsidP="00CC678A">
      <w:pPr>
        <w:spacing w:after="0" w:line="240" w:lineRule="auto"/>
        <w:rPr>
          <w:rFonts w:ascii="Consolas" w:eastAsia="Times New Roman" w:hAnsi="Consolas" w:cs="Times New Roman"/>
          <w:sz w:val="20"/>
          <w:szCs w:val="20"/>
        </w:rPr>
      </w:pPr>
      <w:r w:rsidRPr="00CC678A">
        <w:rPr>
          <w:rFonts w:ascii="Consolas" w:eastAsia="Times New Roman" w:hAnsi="Consolas" w:cs="Times New Roman"/>
          <w:sz w:val="20"/>
          <w:szCs w:val="20"/>
        </w:rPr>
        <w:t>S</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load(</w:t>
      </w:r>
      <w:r w:rsidRPr="00CC678A">
        <w:rPr>
          <w:rFonts w:ascii="Consolas" w:eastAsia="Times New Roman" w:hAnsi="Consolas" w:cs="Times New Roman"/>
          <w:color w:val="A709F5"/>
          <w:sz w:val="20"/>
          <w:szCs w:val="20"/>
        </w:rPr>
        <w:t>'MayData</w:t>
      </w:r>
      <w:r w:rsidR="002F7ADC">
        <w:rPr>
          <w:rFonts w:ascii="Consolas" w:eastAsia="Times New Roman" w:hAnsi="Consolas" w:cs="Times New Roman"/>
          <w:color w:val="A709F5"/>
          <w:sz w:val="20"/>
          <w:szCs w:val="20"/>
        </w:rPr>
        <w:t>1D_</w:t>
      </w:r>
      <w:r w:rsidRPr="00CC678A">
        <w:rPr>
          <w:rFonts w:ascii="Consolas" w:eastAsia="Times New Roman" w:hAnsi="Consolas" w:cs="Times New Roman"/>
          <w:color w:val="A709F5"/>
          <w:sz w:val="20"/>
          <w:szCs w:val="20"/>
        </w:rPr>
        <w:t>Replicate.mat'</w:t>
      </w:r>
      <w:r w:rsidRPr="00CC678A">
        <w:rPr>
          <w:rFonts w:ascii="Consolas" w:eastAsia="Times New Roman" w:hAnsi="Consolas" w:cs="Times New Roman"/>
          <w:sz w:val="20"/>
          <w:szCs w:val="20"/>
        </w:rPr>
        <w:t>);</w:t>
      </w:r>
    </w:p>
    <w:p w14:paraId="55FA0B79" w14:textId="2D84866B" w:rsidR="00CC678A" w:rsidRPr="00CC678A" w:rsidRDefault="00CC678A" w:rsidP="00CC678A">
      <w:pPr>
        <w:spacing w:after="0" w:line="240" w:lineRule="auto"/>
        <w:rPr>
          <w:rFonts w:ascii="Consolas" w:eastAsia="Times New Roman" w:hAnsi="Consolas" w:cs="Times New Roman"/>
          <w:sz w:val="20"/>
          <w:szCs w:val="20"/>
        </w:rPr>
      </w:pPr>
      <w:r w:rsidRPr="00CC678A">
        <w:rPr>
          <w:rFonts w:ascii="Consolas" w:eastAsia="Times New Roman" w:hAnsi="Consolas" w:cs="Times New Roman"/>
          <w:sz w:val="20"/>
          <w:szCs w:val="20"/>
        </w:rPr>
        <w:t>data</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w:t>
      </w:r>
      <w:r w:rsidR="008E2B6E">
        <w:rPr>
          <w:rFonts w:ascii="Consolas" w:eastAsia="Times New Roman" w:hAnsi="Consolas" w:cs="Times New Roman"/>
          <w:sz w:val="20"/>
          <w:szCs w:val="20"/>
        </w:rPr>
        <w:t xml:space="preserve"> </w:t>
      </w:r>
      <w:proofErr w:type="spellStart"/>
      <w:r w:rsidRPr="00CC678A">
        <w:rPr>
          <w:rFonts w:ascii="Consolas" w:eastAsia="Times New Roman" w:hAnsi="Consolas" w:cs="Times New Roman"/>
          <w:sz w:val="20"/>
          <w:szCs w:val="20"/>
        </w:rPr>
        <w:t>S.data</w:t>
      </w:r>
      <w:proofErr w:type="spellEnd"/>
      <w:r w:rsidRPr="00CC678A">
        <w:rPr>
          <w:rFonts w:ascii="Consolas" w:eastAsia="Times New Roman" w:hAnsi="Consolas" w:cs="Times New Roman"/>
          <w:sz w:val="20"/>
          <w:szCs w:val="20"/>
        </w:rPr>
        <w:t>;</w:t>
      </w:r>
    </w:p>
    <w:p w14:paraId="3EEEBDD0" w14:textId="3C64877C" w:rsidR="00CC678A" w:rsidRPr="00591686" w:rsidRDefault="00CC678A" w:rsidP="00CC678A">
      <w:pPr>
        <w:spacing w:line="240" w:lineRule="auto"/>
        <w:rPr>
          <w:rFonts w:ascii="Consolas" w:eastAsia="Times New Roman" w:hAnsi="Consolas" w:cs="Times New Roman"/>
          <w:sz w:val="20"/>
          <w:szCs w:val="20"/>
        </w:rPr>
      </w:pPr>
      <w:r w:rsidRPr="00CC678A">
        <w:rPr>
          <w:rFonts w:ascii="Consolas" w:eastAsia="Times New Roman" w:hAnsi="Consolas" w:cs="Times New Roman"/>
          <w:sz w:val="20"/>
          <w:szCs w:val="20"/>
        </w:rPr>
        <w:t>R</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w:t>
      </w:r>
      <w:r w:rsidR="008E2B6E">
        <w:rPr>
          <w:rFonts w:ascii="Consolas" w:eastAsia="Times New Roman" w:hAnsi="Consolas" w:cs="Times New Roman"/>
          <w:sz w:val="20"/>
          <w:szCs w:val="20"/>
        </w:rPr>
        <w:t xml:space="preserve"> </w:t>
      </w:r>
      <w:proofErr w:type="spellStart"/>
      <w:r w:rsidRPr="00CC678A">
        <w:rPr>
          <w:rFonts w:ascii="Consolas" w:eastAsia="Times New Roman" w:hAnsi="Consolas" w:cs="Times New Roman"/>
          <w:sz w:val="20"/>
          <w:szCs w:val="20"/>
        </w:rPr>
        <w:t>RelaxationTime</w:t>
      </w:r>
      <w:proofErr w:type="spellEnd"/>
      <w:r w:rsidRPr="00CC678A">
        <w:rPr>
          <w:rFonts w:ascii="Consolas" w:eastAsia="Times New Roman" w:hAnsi="Consolas" w:cs="Times New Roman"/>
          <w:sz w:val="20"/>
          <w:szCs w:val="20"/>
        </w:rPr>
        <w:t>(data)</w:t>
      </w:r>
      <w:r w:rsidRPr="00591686">
        <w:rPr>
          <w:rFonts w:ascii="Consolas" w:eastAsia="Times New Roman" w:hAnsi="Consolas" w:cs="Times New Roman"/>
          <w:sz w:val="20"/>
          <w:szCs w:val="20"/>
        </w:rPr>
        <w:t>; R</w:t>
      </w:r>
    </w:p>
    <w:p w14:paraId="5DFDE2D7" w14:textId="6DA8E90F" w:rsidR="00CC678A" w:rsidRPr="00CC678A" w:rsidRDefault="00E14A66" w:rsidP="00CC678A">
      <w:pPr>
        <w:spacing w:line="240" w:lineRule="auto"/>
        <w:rPr>
          <w:rFonts w:ascii="Consolas" w:eastAsia="Times New Roman" w:hAnsi="Consolas" w:cs="Times New Roman"/>
          <w:sz w:val="20"/>
          <w:szCs w:val="20"/>
        </w:rPr>
      </w:pPr>
      <w:r w:rsidRPr="00E14A66">
        <w:rPr>
          <w:rFonts w:ascii="Consolas" w:eastAsia="Times New Roman" w:hAnsi="Consolas" w:cs="Times New Roman"/>
          <w:sz w:val="20"/>
          <w:szCs w:val="20"/>
        </w:rPr>
        <w:t xml:space="preserve">219.5342 </w:t>
      </w:r>
      <w:r w:rsidR="00CC678A" w:rsidRPr="00591686">
        <w:rPr>
          <w:rFonts w:ascii="Consolas" w:eastAsia="Times New Roman" w:hAnsi="Consolas" w:cs="Times New Roman"/>
          <w:sz w:val="20"/>
          <w:szCs w:val="20"/>
        </w:rPr>
        <w:t>(</w:t>
      </w:r>
      <w:r w:rsidR="005A4318">
        <w:rPr>
          <w:rFonts w:ascii="Consolas" w:eastAsia="Times New Roman" w:hAnsi="Consolas" w:cs="Times New Roman"/>
          <w:sz w:val="20"/>
          <w:szCs w:val="20"/>
        </w:rPr>
        <w:t>number of time steps</w:t>
      </w:r>
      <w:r w:rsidR="00CC678A" w:rsidRPr="00591686">
        <w:rPr>
          <w:rFonts w:ascii="Consolas" w:eastAsia="Times New Roman" w:hAnsi="Consolas" w:cs="Times New Roman"/>
          <w:sz w:val="20"/>
          <w:szCs w:val="20"/>
        </w:rPr>
        <w:t xml:space="preserve">) </w:t>
      </w:r>
    </w:p>
    <w:p w14:paraId="0293FDB6" w14:textId="2E6AE199" w:rsidR="00B9403D" w:rsidRDefault="00CC678A" w:rsidP="00B9403D">
      <w:pPr>
        <w:spacing w:after="24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lastRenderedPageBreak/>
        <w:t xml:space="preserve">And this puts this </w:t>
      </w:r>
      <w:r w:rsidR="003D5825" w:rsidRPr="00591686">
        <w:rPr>
          <w:rFonts w:ascii="Times New Roman" w:eastAsiaTheme="minorEastAsia" w:hAnsi="Times New Roman" w:cs="Times New Roman"/>
          <w:sz w:val="20"/>
          <w:szCs w:val="20"/>
        </w:rPr>
        <w:t xml:space="preserve">rarified sample </w:t>
      </w:r>
      <w:r w:rsidRPr="00591686">
        <w:rPr>
          <w:rFonts w:ascii="Times New Roman" w:eastAsiaTheme="minorEastAsia" w:hAnsi="Times New Roman" w:cs="Times New Roman"/>
          <w:sz w:val="20"/>
          <w:szCs w:val="20"/>
        </w:rPr>
        <w:t xml:space="preserve">in the category of low-resolution. </w:t>
      </w:r>
      <w:r w:rsidR="00B9403D" w:rsidRPr="00591686">
        <w:rPr>
          <w:rFonts w:ascii="Times New Roman" w:eastAsiaTheme="minorEastAsia" w:hAnsi="Times New Roman" w:cs="Times New Roman"/>
          <w:sz w:val="20"/>
          <w:szCs w:val="20"/>
        </w:rPr>
        <w:t>The computational burden in the second phase of reconstruction</w:t>
      </w:r>
      <w:r w:rsidR="00386632" w:rsidRPr="00591686">
        <w:rPr>
          <w:rFonts w:ascii="Times New Roman" w:eastAsiaTheme="minorEastAsia" w:hAnsi="Times New Roman" w:cs="Times New Roman"/>
          <w:sz w:val="20"/>
          <w:szCs w:val="20"/>
        </w:rPr>
        <w:t xml:space="preserve"> (called </w:t>
      </w:r>
      <w:proofErr w:type="spellStart"/>
      <w:r w:rsidR="00386632" w:rsidRPr="00591686">
        <w:rPr>
          <w:rFonts w:ascii="Times New Roman" w:eastAsiaTheme="minorEastAsia" w:hAnsi="Times New Roman" w:cs="Times New Roman"/>
          <w:sz w:val="20"/>
          <w:szCs w:val="20"/>
        </w:rPr>
        <w:t>Hermite</w:t>
      </w:r>
      <w:proofErr w:type="spellEnd"/>
      <w:r w:rsidR="00386632" w:rsidRPr="00591686">
        <w:rPr>
          <w:rFonts w:ascii="Times New Roman" w:eastAsiaTheme="minorEastAsia" w:hAnsi="Times New Roman" w:cs="Times New Roman"/>
          <w:sz w:val="20"/>
          <w:szCs w:val="20"/>
        </w:rPr>
        <w:t xml:space="preserve"> reconstruction, see section</w:t>
      </w:r>
      <w:r w:rsidR="00E73D3F" w:rsidRPr="00591686">
        <w:rPr>
          <w:rFonts w:ascii="Times New Roman" w:eastAsiaTheme="minorEastAsia" w:hAnsi="Times New Roman" w:cs="Times New Roman"/>
          <w:sz w:val="20"/>
          <w:szCs w:val="20"/>
        </w:rPr>
        <w:t xml:space="preserve"> </w:t>
      </w:r>
      <w:r w:rsidR="00661087">
        <w:rPr>
          <w:rFonts w:ascii="Times New Roman" w:eastAsiaTheme="minorEastAsia" w:hAnsi="Times New Roman" w:cs="Times New Roman"/>
          <w:sz w:val="20"/>
          <w:szCs w:val="20"/>
        </w:rPr>
        <w:fldChar w:fldCharType="begin"/>
      </w:r>
      <w:r w:rsidR="00661087">
        <w:rPr>
          <w:rFonts w:ascii="Times New Roman" w:eastAsiaTheme="minorEastAsia" w:hAnsi="Times New Roman" w:cs="Times New Roman"/>
          <w:sz w:val="20"/>
          <w:szCs w:val="20"/>
        </w:rPr>
        <w:instrText xml:space="preserve"> REF _Ref164691776 \r \h </w:instrText>
      </w:r>
      <w:r w:rsidR="00661087">
        <w:rPr>
          <w:rFonts w:ascii="Times New Roman" w:eastAsiaTheme="minorEastAsia" w:hAnsi="Times New Roman" w:cs="Times New Roman"/>
          <w:sz w:val="20"/>
          <w:szCs w:val="20"/>
        </w:rPr>
      </w:r>
      <w:r w:rsidR="00661087">
        <w:rPr>
          <w:rFonts w:ascii="Times New Roman" w:eastAsiaTheme="minorEastAsia" w:hAnsi="Times New Roman" w:cs="Times New Roman"/>
          <w:sz w:val="20"/>
          <w:szCs w:val="20"/>
        </w:rPr>
        <w:fldChar w:fldCharType="separate"/>
      </w:r>
      <w:r w:rsidR="00661087">
        <w:rPr>
          <w:rFonts w:ascii="Times New Roman" w:eastAsiaTheme="minorEastAsia" w:hAnsi="Times New Roman" w:cs="Times New Roman"/>
          <w:sz w:val="20"/>
          <w:szCs w:val="20"/>
        </w:rPr>
        <w:t>10</w:t>
      </w:r>
      <w:r w:rsidR="00661087">
        <w:rPr>
          <w:rFonts w:ascii="Times New Roman" w:eastAsiaTheme="minorEastAsia" w:hAnsi="Times New Roman" w:cs="Times New Roman"/>
          <w:sz w:val="20"/>
          <w:szCs w:val="20"/>
        </w:rPr>
        <w:fldChar w:fldCharType="end"/>
      </w:r>
      <w:r w:rsidR="00386632" w:rsidRPr="00591686">
        <w:rPr>
          <w:rFonts w:ascii="Times New Roman" w:eastAsiaTheme="minorEastAsia" w:hAnsi="Times New Roman" w:cs="Times New Roman"/>
          <w:sz w:val="20"/>
          <w:szCs w:val="20"/>
        </w:rPr>
        <w:t xml:space="preserve">) </w:t>
      </w:r>
      <w:r w:rsidR="00B9403D" w:rsidRPr="00591686">
        <w:rPr>
          <w:rFonts w:ascii="Times New Roman" w:eastAsiaTheme="minorEastAsia" w:hAnsi="Times New Roman" w:cs="Times New Roman"/>
          <w:sz w:val="20"/>
          <w:szCs w:val="20"/>
        </w:rPr>
        <w:t xml:space="preserve">increases as we increase either J or K (these are parameters of the </w:t>
      </w:r>
      <w:proofErr w:type="spellStart"/>
      <w:r w:rsidR="00B9403D" w:rsidRPr="00591686">
        <w:rPr>
          <w:rFonts w:ascii="Times New Roman" w:eastAsiaTheme="minorEastAsia" w:hAnsi="Times New Roman" w:cs="Times New Roman"/>
          <w:sz w:val="20"/>
          <w:szCs w:val="20"/>
        </w:rPr>
        <w:t>Hermite</w:t>
      </w:r>
      <w:proofErr w:type="spellEnd"/>
      <w:r w:rsidR="00B9403D" w:rsidRPr="00591686">
        <w:rPr>
          <w:rFonts w:ascii="Times New Roman" w:eastAsiaTheme="minorEastAsia" w:hAnsi="Times New Roman" w:cs="Times New Roman"/>
          <w:sz w:val="20"/>
          <w:szCs w:val="20"/>
        </w:rPr>
        <w:t xml:space="preserve"> reconstruction). A small relaxation time indicates the need for choosing large values of K (for a fixed J) for the estimation procedure to work efficiently. Conversely, a large relaxation time means that highly accurate result can be obtained with small K (for a fixed J). Note that here </w:t>
      </w:r>
      <w:r w:rsidR="00867CCF" w:rsidRPr="00591686">
        <w:rPr>
          <w:rFonts w:ascii="Times New Roman" w:eastAsia="Times New Roman" w:hAnsi="Times New Roman" w:cs="Times New Roman"/>
          <w:sz w:val="20"/>
          <w:szCs w:val="20"/>
        </w:rPr>
        <w:t>‘</w:t>
      </w:r>
      <w:r w:rsidR="00B9403D" w:rsidRPr="00591686">
        <w:rPr>
          <w:rFonts w:ascii="Times New Roman" w:eastAsiaTheme="minorEastAsia" w:hAnsi="Times New Roman" w:cs="Times New Roman"/>
          <w:sz w:val="20"/>
          <w:szCs w:val="20"/>
        </w:rPr>
        <w:t>small</w:t>
      </w:r>
      <w:r w:rsidR="00867CCF" w:rsidRPr="00591686">
        <w:rPr>
          <w:rFonts w:ascii="Times New Roman" w:eastAsia="Times New Roman" w:hAnsi="Times New Roman" w:cs="Times New Roman"/>
          <w:sz w:val="20"/>
          <w:szCs w:val="20"/>
        </w:rPr>
        <w:t>’</w:t>
      </w:r>
      <w:r w:rsidR="00B9403D" w:rsidRPr="00591686">
        <w:rPr>
          <w:rFonts w:ascii="Times New Roman" w:eastAsiaTheme="minorEastAsia" w:hAnsi="Times New Roman" w:cs="Times New Roman"/>
          <w:sz w:val="20"/>
          <w:szCs w:val="20"/>
        </w:rPr>
        <w:t xml:space="preserve"> relaxation time refers to </w:t>
      </w:r>
      <w:r w:rsidR="00492449" w:rsidRPr="00591686">
        <w:rPr>
          <w:rFonts w:ascii="Times New Roman" w:eastAsiaTheme="minorEastAsia" w:hAnsi="Times New Roman" w:cs="Times New Roman"/>
          <w:sz w:val="20"/>
          <w:szCs w:val="20"/>
        </w:rPr>
        <w:t xml:space="preserve">small </w:t>
      </w:r>
      <w:r w:rsidR="00B9403D" w:rsidRPr="00591686">
        <w:rPr>
          <w:rFonts w:ascii="Times New Roman" w:eastAsiaTheme="minorEastAsia" w:hAnsi="Times New Roman" w:cs="Times New Roman"/>
          <w:sz w:val="20"/>
          <w:szCs w:val="20"/>
        </w:rPr>
        <w:t>values</w:t>
      </w:r>
      <w:r w:rsidR="00492449" w:rsidRPr="00591686">
        <w:rPr>
          <w:rFonts w:ascii="Times New Roman" w:eastAsiaTheme="minorEastAsia" w:hAnsi="Times New Roman" w:cs="Times New Roman"/>
          <w:sz w:val="20"/>
          <w:szCs w:val="20"/>
        </w:rPr>
        <w:t>, typically</w:t>
      </w:r>
      <w:r w:rsidR="00B9403D" w:rsidRPr="00591686">
        <w:rPr>
          <w:rFonts w:ascii="Times New Roman" w:eastAsiaTheme="minorEastAsia" w:hAnsi="Times New Roman" w:cs="Times New Roman"/>
          <w:sz w:val="20"/>
          <w:szCs w:val="20"/>
        </w:rPr>
        <w:t xml:space="preserve"> close to 1</w:t>
      </w:r>
      <w:r w:rsidR="00B4632E" w:rsidRPr="00591686">
        <w:rPr>
          <w:rFonts w:ascii="Times New Roman" w:eastAsiaTheme="minorEastAsia" w:hAnsi="Times New Roman" w:cs="Times New Roman"/>
          <w:sz w:val="20"/>
          <w:szCs w:val="20"/>
        </w:rPr>
        <w:t xml:space="preserve"> from above</w:t>
      </w:r>
      <w:r w:rsidR="00B9403D" w:rsidRPr="00591686">
        <w:rPr>
          <w:rFonts w:ascii="Times New Roman" w:eastAsiaTheme="minorEastAsia" w:hAnsi="Times New Roman" w:cs="Times New Roman"/>
          <w:sz w:val="20"/>
          <w:szCs w:val="20"/>
        </w:rPr>
        <w:t xml:space="preserve">, while </w:t>
      </w:r>
      <w:r w:rsidR="00867CCF" w:rsidRPr="00591686">
        <w:rPr>
          <w:rFonts w:ascii="Times New Roman" w:eastAsia="Times New Roman" w:hAnsi="Times New Roman" w:cs="Times New Roman"/>
          <w:sz w:val="20"/>
          <w:szCs w:val="20"/>
        </w:rPr>
        <w:t>‘</w:t>
      </w:r>
      <w:r w:rsidR="00B9403D" w:rsidRPr="00591686">
        <w:rPr>
          <w:rFonts w:ascii="Times New Roman" w:eastAsiaTheme="minorEastAsia" w:hAnsi="Times New Roman" w:cs="Times New Roman"/>
          <w:sz w:val="20"/>
          <w:szCs w:val="20"/>
        </w:rPr>
        <w:t>large</w:t>
      </w:r>
      <w:r w:rsidR="00867CCF" w:rsidRPr="00591686">
        <w:rPr>
          <w:rFonts w:ascii="Times New Roman" w:eastAsiaTheme="minorEastAsia" w:hAnsi="Times New Roman" w:cs="Times New Roman"/>
          <w:sz w:val="20"/>
          <w:szCs w:val="20"/>
        </w:rPr>
        <w:t>’</w:t>
      </w:r>
      <w:r w:rsidR="00B9403D" w:rsidRPr="00591686">
        <w:rPr>
          <w:rFonts w:ascii="Times New Roman" w:eastAsiaTheme="minorEastAsia" w:hAnsi="Times New Roman" w:cs="Times New Roman"/>
          <w:sz w:val="20"/>
          <w:szCs w:val="20"/>
        </w:rPr>
        <w:t xml:space="preserve"> indicates values significantly </w:t>
      </w:r>
      <w:r w:rsidR="00B4632E" w:rsidRPr="00591686">
        <w:rPr>
          <w:rFonts w:ascii="Times New Roman" w:eastAsiaTheme="minorEastAsia" w:hAnsi="Times New Roman" w:cs="Times New Roman"/>
          <w:sz w:val="20"/>
          <w:szCs w:val="20"/>
        </w:rPr>
        <w:t>larger than</w:t>
      </w:r>
      <w:r w:rsidR="00B9403D" w:rsidRPr="00591686">
        <w:rPr>
          <w:rFonts w:ascii="Times New Roman" w:eastAsiaTheme="minorEastAsia" w:hAnsi="Times New Roman" w:cs="Times New Roman"/>
          <w:sz w:val="20"/>
          <w:szCs w:val="20"/>
        </w:rPr>
        <w:t xml:space="preserve"> 1. </w:t>
      </w:r>
      <w:r w:rsidR="00F07A55" w:rsidRPr="00591686">
        <w:rPr>
          <w:rFonts w:ascii="Times New Roman" w:eastAsiaTheme="minorEastAsia" w:hAnsi="Times New Roman" w:cs="Times New Roman"/>
          <w:sz w:val="20"/>
          <w:szCs w:val="20"/>
        </w:rPr>
        <w:fldChar w:fldCharType="begin"/>
      </w:r>
      <w:r w:rsidR="00F07A55" w:rsidRPr="00591686">
        <w:rPr>
          <w:rFonts w:ascii="Times New Roman" w:eastAsiaTheme="minorEastAsia" w:hAnsi="Times New Roman" w:cs="Times New Roman"/>
          <w:sz w:val="20"/>
          <w:szCs w:val="20"/>
        </w:rPr>
        <w:instrText xml:space="preserve"> REF Table1 \h </w:instrText>
      </w:r>
      <w:r w:rsidR="00F07A55" w:rsidRPr="00591686">
        <w:rPr>
          <w:rFonts w:ascii="Times New Roman" w:eastAsiaTheme="minorEastAsia" w:hAnsi="Times New Roman" w:cs="Times New Roman"/>
          <w:sz w:val="20"/>
          <w:szCs w:val="20"/>
        </w:rPr>
      </w:r>
      <w:r w:rsidR="00F07A55" w:rsidRPr="00591686">
        <w:rPr>
          <w:rFonts w:ascii="Times New Roman" w:eastAsiaTheme="minorEastAsia" w:hAnsi="Times New Roman" w:cs="Times New Roman"/>
          <w:sz w:val="20"/>
          <w:szCs w:val="20"/>
        </w:rPr>
        <w:fldChar w:fldCharType="separate"/>
      </w:r>
      <w:r w:rsidR="00F07A55" w:rsidRPr="00591686">
        <w:rPr>
          <w:rFonts w:ascii="Times New Roman" w:hAnsi="Times New Roman" w:cs="Times New Roman"/>
          <w:b/>
          <w:sz w:val="18"/>
          <w:szCs w:val="18"/>
        </w:rPr>
        <w:t>Table 1</w:t>
      </w:r>
      <w:r w:rsidR="00F07A55" w:rsidRPr="00591686">
        <w:rPr>
          <w:rFonts w:ascii="Times New Roman" w:eastAsiaTheme="minorEastAsia" w:hAnsi="Times New Roman" w:cs="Times New Roman"/>
          <w:sz w:val="20"/>
          <w:szCs w:val="20"/>
        </w:rPr>
        <w:fldChar w:fldCharType="end"/>
      </w:r>
      <w:r w:rsidR="00B9403D" w:rsidRPr="00591686">
        <w:rPr>
          <w:rFonts w:ascii="Times New Roman" w:eastAsiaTheme="minorEastAsia" w:hAnsi="Times New Roman" w:cs="Times New Roman"/>
          <w:sz w:val="20"/>
          <w:szCs w:val="20"/>
        </w:rPr>
        <w:t xml:space="preserve"> summarizes the </w:t>
      </w:r>
      <w:r w:rsidR="00205D64" w:rsidRPr="00591686">
        <w:rPr>
          <w:rFonts w:ascii="Times New Roman" w:eastAsiaTheme="minorEastAsia" w:hAnsi="Times New Roman" w:cs="Times New Roman"/>
          <w:sz w:val="20"/>
          <w:szCs w:val="20"/>
        </w:rPr>
        <w:t xml:space="preserve">data requirements </w:t>
      </w:r>
      <w:r w:rsidR="00B9403D" w:rsidRPr="00591686">
        <w:rPr>
          <w:rFonts w:ascii="Times New Roman" w:eastAsiaTheme="minorEastAsia" w:hAnsi="Times New Roman" w:cs="Times New Roman"/>
          <w:sz w:val="20"/>
          <w:szCs w:val="20"/>
        </w:rPr>
        <w:t xml:space="preserve">for all the datasets in this tutorial.  </w:t>
      </w:r>
      <w:r w:rsidR="000E43DC" w:rsidRPr="00591686">
        <w:rPr>
          <w:rFonts w:ascii="Times New Roman" w:eastAsiaTheme="minorEastAsia" w:hAnsi="Times New Roman" w:cs="Times New Roman"/>
          <w:sz w:val="20"/>
          <w:szCs w:val="20"/>
        </w:rPr>
        <w:t xml:space="preserve"> </w:t>
      </w:r>
    </w:p>
    <w:tbl>
      <w:tblPr>
        <w:tblStyle w:val="TableGrid1"/>
        <w:tblW w:w="0" w:type="auto"/>
        <w:jc w:val="center"/>
        <w:tblLook w:val="04A0" w:firstRow="1" w:lastRow="0" w:firstColumn="1" w:lastColumn="0" w:noHBand="0" w:noVBand="1"/>
      </w:tblPr>
      <w:tblGrid>
        <w:gridCol w:w="2965"/>
        <w:gridCol w:w="1800"/>
        <w:gridCol w:w="900"/>
        <w:gridCol w:w="2250"/>
        <w:gridCol w:w="1481"/>
      </w:tblGrid>
      <w:tr w:rsidR="00112088" w:rsidRPr="00591686" w14:paraId="5FA3D72D" w14:textId="77777777" w:rsidTr="00F5592B">
        <w:trPr>
          <w:trHeight w:val="292"/>
          <w:jc w:val="center"/>
        </w:trPr>
        <w:tc>
          <w:tcPr>
            <w:tcW w:w="2965" w:type="dxa"/>
            <w:vAlign w:val="center"/>
          </w:tcPr>
          <w:p w14:paraId="0278EB4A"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Datasets</w:t>
            </w:r>
          </w:p>
        </w:tc>
        <w:tc>
          <w:tcPr>
            <w:tcW w:w="1800" w:type="dxa"/>
            <w:vAlign w:val="center"/>
          </w:tcPr>
          <w:p w14:paraId="73E723E3"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Real or simulated?</w:t>
            </w:r>
          </w:p>
        </w:tc>
        <w:tc>
          <w:tcPr>
            <w:tcW w:w="900" w:type="dxa"/>
            <w:vAlign w:val="center"/>
          </w:tcPr>
          <w:p w14:paraId="072940BF" w14:textId="426E76C1" w:rsidR="00112088" w:rsidRPr="00591686" w:rsidRDefault="000A2B88" w:rsidP="00112088">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ME time</w:t>
            </w:r>
          </w:p>
          <w:p w14:paraId="73AE08F6" w14:textId="523F29C7" w:rsidR="00112088" w:rsidRPr="00591686" w:rsidRDefault="000A2B88" w:rsidP="00112088">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scale</w:t>
            </w:r>
          </w:p>
        </w:tc>
        <w:tc>
          <w:tcPr>
            <w:tcW w:w="2250" w:type="dxa"/>
            <w:vAlign w:val="center"/>
          </w:tcPr>
          <w:p w14:paraId="0558C089" w14:textId="11CCAA4D"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Relaxation time scale (s)</w:t>
            </w:r>
          </w:p>
        </w:tc>
        <w:tc>
          <w:tcPr>
            <w:tcW w:w="1481" w:type="dxa"/>
            <w:vAlign w:val="center"/>
          </w:tcPr>
          <w:p w14:paraId="38DF0A88"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Category</w:t>
            </w:r>
          </w:p>
        </w:tc>
      </w:tr>
      <w:tr w:rsidR="00112088" w:rsidRPr="00591686" w14:paraId="3600E10F" w14:textId="77777777" w:rsidTr="00F5592B">
        <w:trPr>
          <w:trHeight w:val="292"/>
          <w:jc w:val="center"/>
        </w:trPr>
        <w:tc>
          <w:tcPr>
            <w:tcW w:w="2965" w:type="dxa"/>
            <w:vAlign w:val="center"/>
          </w:tcPr>
          <w:p w14:paraId="2B82B609"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Consolas" w:eastAsia="Times New Roman" w:hAnsi="Consolas" w:cs="Times New Roman"/>
                <w:sz w:val="20"/>
                <w:szCs w:val="20"/>
                <w:lang w:val="en-US"/>
              </w:rPr>
              <w:t>OUdata1D.mat</w:t>
            </w:r>
          </w:p>
        </w:tc>
        <w:tc>
          <w:tcPr>
            <w:tcW w:w="1800" w:type="dxa"/>
            <w:vAlign w:val="center"/>
          </w:tcPr>
          <w:p w14:paraId="508E4532" w14:textId="77777777" w:rsidR="00112088" w:rsidRPr="00591686" w:rsidRDefault="00112088"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29C58D5C" w14:textId="1FD404CD" w:rsidR="00112088" w:rsidRPr="00591686" w:rsidRDefault="00112088" w:rsidP="00112088">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1</w:t>
            </w:r>
            <w:r w:rsidR="00C143B0" w:rsidRPr="00591686">
              <w:rPr>
                <w:rFonts w:ascii="Consolas" w:eastAsia="Times New Roman" w:hAnsi="Consolas" w:cs="Times New Roman"/>
                <w:sz w:val="20"/>
                <w:szCs w:val="20"/>
                <w:lang w:val="en-US"/>
              </w:rPr>
              <w:t xml:space="preserve"> </w:t>
            </w:r>
          </w:p>
        </w:tc>
        <w:tc>
          <w:tcPr>
            <w:tcW w:w="2250" w:type="dxa"/>
            <w:vAlign w:val="center"/>
          </w:tcPr>
          <w:p w14:paraId="7D016567" w14:textId="769AC006"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Consolas" w:eastAsia="Times New Roman" w:hAnsi="Consolas" w:cs="Times New Roman"/>
                <w:sz w:val="20"/>
                <w:szCs w:val="20"/>
                <w:lang w:val="en-US"/>
              </w:rPr>
              <w:t xml:space="preserve">98.18 </w:t>
            </w:r>
          </w:p>
        </w:tc>
        <w:tc>
          <w:tcPr>
            <w:tcW w:w="1481" w:type="dxa"/>
            <w:vAlign w:val="center"/>
          </w:tcPr>
          <w:p w14:paraId="399C233E" w14:textId="77777777" w:rsidR="00112088" w:rsidRPr="00591686" w:rsidRDefault="00112088" w:rsidP="007818D6">
            <w:pPr>
              <w:jc w:val="center"/>
              <w:rPr>
                <w:rFonts w:ascii="Times New Roman" w:eastAsiaTheme="minorEastAsia" w:hAnsi="Times New Roman" w:cs="Times New Roman"/>
                <w:sz w:val="16"/>
                <w:szCs w:val="16"/>
                <w:lang w:val="en-US"/>
              </w:rPr>
            </w:pPr>
            <w:r w:rsidRPr="00591686">
              <w:rPr>
                <w:rFonts w:ascii="Times New Roman" w:eastAsiaTheme="minorEastAsia" w:hAnsi="Times New Roman" w:cs="Times New Roman"/>
                <w:sz w:val="20"/>
                <w:szCs w:val="20"/>
                <w:lang w:val="en-US"/>
              </w:rPr>
              <w:t>(almost) high-resolution</w:t>
            </w:r>
          </w:p>
        </w:tc>
      </w:tr>
      <w:tr w:rsidR="00112088" w:rsidRPr="00591686" w14:paraId="31D132FE" w14:textId="77777777" w:rsidTr="00F5592B">
        <w:trPr>
          <w:trHeight w:val="292"/>
          <w:jc w:val="center"/>
        </w:trPr>
        <w:tc>
          <w:tcPr>
            <w:tcW w:w="2965" w:type="dxa"/>
            <w:vAlign w:val="center"/>
          </w:tcPr>
          <w:p w14:paraId="5AC6C6A0" w14:textId="77777777" w:rsidR="00112088" w:rsidRPr="00591686" w:rsidRDefault="00112088" w:rsidP="007818D6">
            <w:pPr>
              <w:jc w:val="center"/>
              <w:rPr>
                <w:rFonts w:ascii="Courier New" w:eastAsiaTheme="minorEastAsia" w:hAnsi="Courier New" w:cs="Courier New"/>
                <w:lang w:val="en-US"/>
              </w:rPr>
            </w:pPr>
            <w:r w:rsidRPr="00591686">
              <w:rPr>
                <w:rFonts w:ascii="Consolas" w:eastAsia="Times New Roman" w:hAnsi="Consolas" w:cs="Times New Roman"/>
                <w:sz w:val="20"/>
                <w:szCs w:val="20"/>
                <w:lang w:val="en-US"/>
              </w:rPr>
              <w:t>MayData1D.mat</w:t>
            </w:r>
          </w:p>
        </w:tc>
        <w:tc>
          <w:tcPr>
            <w:tcW w:w="1800" w:type="dxa"/>
            <w:vAlign w:val="center"/>
          </w:tcPr>
          <w:p w14:paraId="16BEE196" w14:textId="77777777" w:rsidR="00112088" w:rsidRPr="00591686" w:rsidRDefault="00112088"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3B1D4235" w14:textId="6FA857E4" w:rsidR="00112088" w:rsidRPr="00591686" w:rsidRDefault="00112088" w:rsidP="00112088">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1</w:t>
            </w:r>
            <w:r w:rsidR="00C143B0" w:rsidRPr="00591686">
              <w:rPr>
                <w:rFonts w:ascii="Consolas" w:eastAsia="Times New Roman" w:hAnsi="Consolas" w:cs="Times New Roman"/>
                <w:sz w:val="20"/>
                <w:szCs w:val="20"/>
                <w:lang w:val="en-US"/>
              </w:rPr>
              <w:t xml:space="preserve"> </w:t>
            </w:r>
          </w:p>
        </w:tc>
        <w:tc>
          <w:tcPr>
            <w:tcW w:w="2250" w:type="dxa"/>
            <w:vAlign w:val="center"/>
          </w:tcPr>
          <w:p w14:paraId="33E0FBD4" w14:textId="1ACCBA8C"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Consolas" w:eastAsia="Times New Roman" w:hAnsi="Consolas" w:cs="Times New Roman"/>
                <w:sz w:val="20"/>
                <w:szCs w:val="20"/>
                <w:lang w:val="en-US"/>
              </w:rPr>
              <w:t>3641.8</w:t>
            </w:r>
          </w:p>
        </w:tc>
        <w:tc>
          <w:tcPr>
            <w:tcW w:w="1481" w:type="dxa"/>
            <w:vAlign w:val="center"/>
          </w:tcPr>
          <w:p w14:paraId="5929C0AB"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 xml:space="preserve">high-resolution </w:t>
            </w:r>
          </w:p>
        </w:tc>
      </w:tr>
      <w:tr w:rsidR="00591686" w:rsidRPr="00591686" w14:paraId="47DF9416" w14:textId="77777777" w:rsidTr="00591686">
        <w:trPr>
          <w:trHeight w:val="499"/>
          <w:jc w:val="center"/>
        </w:trPr>
        <w:tc>
          <w:tcPr>
            <w:tcW w:w="2965" w:type="dxa"/>
            <w:vAlign w:val="center"/>
          </w:tcPr>
          <w:p w14:paraId="73750FA8" w14:textId="00BE57D3" w:rsidR="00591686" w:rsidRPr="00E14A66" w:rsidRDefault="00591686" w:rsidP="00E14A66">
            <w:pPr>
              <w:jc w:val="center"/>
              <w:rPr>
                <w:rFonts w:ascii="Consolas" w:eastAsia="Times New Roman" w:hAnsi="Consolas" w:cs="Times New Roman"/>
                <w:color w:val="000000" w:themeColor="text1"/>
                <w:sz w:val="20"/>
                <w:szCs w:val="20"/>
                <w:lang w:val="en-US"/>
              </w:rPr>
            </w:pPr>
            <w:r w:rsidRPr="00CC678A">
              <w:rPr>
                <w:rFonts w:ascii="Consolas" w:eastAsia="Times New Roman" w:hAnsi="Consolas" w:cs="Times New Roman"/>
                <w:color w:val="000000" w:themeColor="text1"/>
                <w:sz w:val="20"/>
                <w:szCs w:val="20"/>
                <w:lang w:val="en-US"/>
              </w:rPr>
              <w:t>MayData</w:t>
            </w:r>
            <w:r w:rsidR="002F7ADC">
              <w:rPr>
                <w:rFonts w:ascii="Consolas" w:eastAsia="Times New Roman" w:hAnsi="Consolas" w:cs="Times New Roman"/>
                <w:color w:val="000000" w:themeColor="text1"/>
                <w:sz w:val="20"/>
                <w:szCs w:val="20"/>
                <w:lang w:val="en-US"/>
              </w:rPr>
              <w:t>1D_</w:t>
            </w:r>
            <w:r w:rsidRPr="00CC678A">
              <w:rPr>
                <w:rFonts w:ascii="Consolas" w:eastAsia="Times New Roman" w:hAnsi="Consolas" w:cs="Times New Roman"/>
                <w:color w:val="000000" w:themeColor="text1"/>
                <w:sz w:val="20"/>
                <w:szCs w:val="20"/>
                <w:lang w:val="en-US"/>
              </w:rPr>
              <w:t>Replicate.mat</w:t>
            </w:r>
          </w:p>
        </w:tc>
        <w:tc>
          <w:tcPr>
            <w:tcW w:w="1800" w:type="dxa"/>
            <w:vAlign w:val="center"/>
          </w:tcPr>
          <w:p w14:paraId="6CE69F7B" w14:textId="57292D38" w:rsidR="00591686" w:rsidRPr="00591686" w:rsidRDefault="00591686"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668130D6" w14:textId="119DC654" w:rsidR="00591686" w:rsidRPr="00591686" w:rsidRDefault="0024592B" w:rsidP="00112088">
            <w:pPr>
              <w:autoSpaceDE w:val="0"/>
              <w:autoSpaceDN w:val="0"/>
              <w:adjustRightInd w:val="0"/>
              <w:jc w:val="center"/>
              <w:rPr>
                <w:rFonts w:ascii="Consolas" w:eastAsia="Times New Roman" w:hAnsi="Consolas" w:cs="Times New Roman"/>
                <w:sz w:val="20"/>
                <w:szCs w:val="20"/>
                <w:lang w:val="en-US"/>
              </w:rPr>
            </w:pPr>
            <w:r>
              <w:rPr>
                <w:rFonts w:ascii="Consolas" w:eastAsia="Times New Roman" w:hAnsi="Consolas" w:cs="Times New Roman"/>
                <w:sz w:val="20"/>
                <w:szCs w:val="20"/>
                <w:lang w:val="en-US"/>
              </w:rPr>
              <w:t>1</w:t>
            </w:r>
          </w:p>
        </w:tc>
        <w:tc>
          <w:tcPr>
            <w:tcW w:w="2250" w:type="dxa"/>
            <w:vAlign w:val="center"/>
          </w:tcPr>
          <w:p w14:paraId="053B6507" w14:textId="7698F58D" w:rsidR="00591686" w:rsidRPr="00591686" w:rsidRDefault="00E14A66" w:rsidP="007818D6">
            <w:pPr>
              <w:autoSpaceDE w:val="0"/>
              <w:autoSpaceDN w:val="0"/>
              <w:adjustRightInd w:val="0"/>
              <w:jc w:val="center"/>
              <w:rPr>
                <w:rFonts w:ascii="Consolas" w:eastAsia="Times New Roman" w:hAnsi="Consolas" w:cs="Times New Roman"/>
                <w:sz w:val="20"/>
                <w:szCs w:val="20"/>
                <w:lang w:val="en-US"/>
              </w:rPr>
            </w:pPr>
            <w:r w:rsidRPr="00E14A66">
              <w:rPr>
                <w:rFonts w:ascii="Consolas" w:eastAsia="Times New Roman" w:hAnsi="Consolas" w:cs="Times New Roman"/>
                <w:sz w:val="20"/>
                <w:szCs w:val="20"/>
                <w:lang w:val="en-US"/>
              </w:rPr>
              <w:t>219.5342</w:t>
            </w:r>
          </w:p>
        </w:tc>
        <w:tc>
          <w:tcPr>
            <w:tcW w:w="1481" w:type="dxa"/>
            <w:vAlign w:val="center"/>
          </w:tcPr>
          <w:p w14:paraId="529F6481" w14:textId="3AC8849B" w:rsidR="00591686" w:rsidRPr="00591686" w:rsidRDefault="00E14A66" w:rsidP="007818D6">
            <w:pPr>
              <w:autoSpaceDE w:val="0"/>
              <w:autoSpaceDN w:val="0"/>
              <w:adjustRightInd w:val="0"/>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high-resolution</w:t>
            </w:r>
          </w:p>
        </w:tc>
      </w:tr>
      <w:tr w:rsidR="00112088" w:rsidRPr="00591686" w14:paraId="30ACF773" w14:textId="77777777" w:rsidTr="00F5592B">
        <w:trPr>
          <w:trHeight w:val="292"/>
          <w:jc w:val="center"/>
        </w:trPr>
        <w:tc>
          <w:tcPr>
            <w:tcW w:w="2965" w:type="dxa"/>
            <w:vAlign w:val="center"/>
          </w:tcPr>
          <w:p w14:paraId="419E1011" w14:textId="77777777" w:rsidR="00112088" w:rsidRPr="00591686" w:rsidRDefault="00112088" w:rsidP="007818D6">
            <w:pPr>
              <w:jc w:val="center"/>
              <w:rPr>
                <w:rFonts w:ascii="Consolas" w:eastAsiaTheme="minorEastAsia" w:hAnsi="Consolas" w:cs="Courier New"/>
                <w:sz w:val="20"/>
                <w:szCs w:val="20"/>
                <w:lang w:val="en-US"/>
              </w:rPr>
            </w:pPr>
            <w:r w:rsidRPr="00591686">
              <w:rPr>
                <w:rFonts w:ascii="Consolas" w:eastAsiaTheme="minorEastAsia" w:hAnsi="Consolas" w:cs="Courier New"/>
                <w:sz w:val="20"/>
                <w:szCs w:val="20"/>
                <w:lang w:val="en-US"/>
              </w:rPr>
              <w:t>BGA_stdlevel_2011.csv</w:t>
            </w:r>
          </w:p>
        </w:tc>
        <w:tc>
          <w:tcPr>
            <w:tcW w:w="1800" w:type="dxa"/>
            <w:vAlign w:val="center"/>
          </w:tcPr>
          <w:p w14:paraId="67DB3530" w14:textId="77777777" w:rsidR="00112088" w:rsidRPr="00591686" w:rsidRDefault="00112088"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Real (ecology)</w:t>
            </w:r>
          </w:p>
        </w:tc>
        <w:tc>
          <w:tcPr>
            <w:tcW w:w="900" w:type="dxa"/>
            <w:vAlign w:val="center"/>
          </w:tcPr>
          <w:p w14:paraId="4B55E5AA" w14:textId="16C80A61" w:rsidR="00112088" w:rsidRPr="00591686" w:rsidRDefault="00E147A9">
            <w:pPr>
              <w:autoSpaceDE w:val="0"/>
              <w:autoSpaceDN w:val="0"/>
              <w:adjustRightInd w:val="0"/>
              <w:jc w:val="center"/>
              <w:rPr>
                <w:rFonts w:ascii="Consolas" w:eastAsia="Times New Roman" w:hAnsi="Consolas" w:cs="Times New Roman"/>
                <w:sz w:val="20"/>
                <w:szCs w:val="20"/>
                <w:lang w:val="en-US"/>
              </w:rPr>
            </w:pPr>
            <w:r>
              <w:rPr>
                <w:rFonts w:ascii="Consolas" w:eastAsia="Times New Roman" w:hAnsi="Consolas" w:cs="Times New Roman"/>
                <w:sz w:val="20"/>
                <w:szCs w:val="20"/>
                <w:lang w:val="en-US"/>
              </w:rPr>
              <w:t>3</w:t>
            </w:r>
            <w:r w:rsidR="00BC3F8B" w:rsidRPr="00591686">
              <w:rPr>
                <w:rFonts w:ascii="Consolas" w:eastAsia="Times New Roman" w:hAnsi="Consolas" w:cs="Times New Roman"/>
                <w:sz w:val="20"/>
                <w:szCs w:val="20"/>
                <w:lang w:val="en-US"/>
              </w:rPr>
              <w:t xml:space="preserve"> or </w:t>
            </w:r>
            <w:r>
              <w:rPr>
                <w:rFonts w:ascii="Consolas" w:eastAsia="Times New Roman" w:hAnsi="Consolas" w:cs="Times New Roman"/>
                <w:sz w:val="20"/>
                <w:szCs w:val="20"/>
                <w:lang w:val="en-US"/>
              </w:rPr>
              <w:t>4</w:t>
            </w:r>
          </w:p>
        </w:tc>
        <w:tc>
          <w:tcPr>
            <w:tcW w:w="2250" w:type="dxa"/>
            <w:vAlign w:val="center"/>
          </w:tcPr>
          <w:p w14:paraId="5F946A8C" w14:textId="07E55E77" w:rsidR="00112088" w:rsidRPr="00591686" w:rsidRDefault="000E43DC">
            <w:pPr>
              <w:autoSpaceDE w:val="0"/>
              <w:autoSpaceDN w:val="0"/>
              <w:adjustRightInd w:val="0"/>
              <w:jc w:val="center"/>
              <w:rPr>
                <w:rFonts w:ascii="Courier New" w:hAnsi="Courier New" w:cs="Courier New"/>
                <w:sz w:val="16"/>
                <w:szCs w:val="16"/>
                <w:lang w:val="en-US"/>
              </w:rPr>
            </w:pPr>
            <w:r w:rsidRPr="00591686">
              <w:rPr>
                <w:rFonts w:ascii="Consolas" w:eastAsia="Times New Roman" w:hAnsi="Consolas" w:cs="Times New Roman"/>
                <w:sz w:val="20"/>
                <w:szCs w:val="20"/>
                <w:lang w:val="en-US"/>
              </w:rPr>
              <w:t>2</w:t>
            </w:r>
            <w:r w:rsidR="00E147A9">
              <w:rPr>
                <w:rFonts w:ascii="Consolas" w:eastAsia="Times New Roman" w:hAnsi="Consolas" w:cs="Times New Roman"/>
                <w:sz w:val="20"/>
                <w:szCs w:val="20"/>
                <w:lang w:val="en-US"/>
              </w:rPr>
              <w:t>19</w:t>
            </w:r>
            <w:r w:rsidRPr="00591686">
              <w:rPr>
                <w:rFonts w:ascii="Consolas" w:eastAsia="Times New Roman" w:hAnsi="Consolas" w:cs="Times New Roman"/>
                <w:sz w:val="20"/>
                <w:szCs w:val="20"/>
                <w:lang w:val="en-US"/>
              </w:rPr>
              <w:t>.</w:t>
            </w:r>
            <w:r w:rsidR="00E147A9">
              <w:rPr>
                <w:rFonts w:ascii="Consolas" w:eastAsia="Times New Roman" w:hAnsi="Consolas" w:cs="Times New Roman"/>
                <w:sz w:val="20"/>
                <w:szCs w:val="20"/>
                <w:lang w:val="en-US"/>
              </w:rPr>
              <w:t>2118</w:t>
            </w:r>
          </w:p>
        </w:tc>
        <w:tc>
          <w:tcPr>
            <w:tcW w:w="1481" w:type="dxa"/>
            <w:vAlign w:val="center"/>
          </w:tcPr>
          <w:p w14:paraId="5BC85D37"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high-resolution</w:t>
            </w:r>
          </w:p>
        </w:tc>
      </w:tr>
      <w:tr w:rsidR="00112088" w:rsidRPr="00591686" w14:paraId="17EDBD39" w14:textId="77777777" w:rsidTr="00F5592B">
        <w:trPr>
          <w:trHeight w:val="525"/>
          <w:jc w:val="center"/>
        </w:trPr>
        <w:tc>
          <w:tcPr>
            <w:tcW w:w="2965" w:type="dxa"/>
            <w:vAlign w:val="center"/>
          </w:tcPr>
          <w:p w14:paraId="7B481E09" w14:textId="77777777" w:rsidR="00112088" w:rsidRPr="00591686" w:rsidRDefault="00112088" w:rsidP="007818D6">
            <w:pPr>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 xml:space="preserve">OUdata1D.mat </w:t>
            </w:r>
          </w:p>
          <w:p w14:paraId="18B53369" w14:textId="77777777" w:rsidR="00112088" w:rsidRPr="00591686" w:rsidRDefault="00112088" w:rsidP="007818D6">
            <w:pPr>
              <w:jc w:val="center"/>
              <w:rPr>
                <w:rFonts w:ascii="Courier New" w:eastAsiaTheme="minorEastAsia" w:hAnsi="Courier New" w:cs="Courier New"/>
                <w:sz w:val="16"/>
                <w:szCs w:val="16"/>
                <w:lang w:val="en-US"/>
              </w:rPr>
            </w:pPr>
            <w:r w:rsidRPr="00591686">
              <w:rPr>
                <w:rFonts w:ascii="Consolas" w:eastAsia="Times New Roman" w:hAnsi="Consolas" w:cs="Times New Roman"/>
                <w:sz w:val="16"/>
                <w:szCs w:val="16"/>
                <w:lang w:val="en-US"/>
              </w:rPr>
              <w:t>(Every 100</w:t>
            </w:r>
            <w:r w:rsidRPr="00591686">
              <w:rPr>
                <w:rFonts w:ascii="Consolas" w:eastAsia="Times New Roman" w:hAnsi="Consolas" w:cs="Times New Roman"/>
                <w:sz w:val="16"/>
                <w:szCs w:val="16"/>
                <w:vertAlign w:val="superscript"/>
                <w:lang w:val="en-US"/>
              </w:rPr>
              <w:t>th</w:t>
            </w:r>
            <w:r w:rsidRPr="00591686">
              <w:rPr>
                <w:rFonts w:ascii="Consolas" w:eastAsia="Times New Roman" w:hAnsi="Consolas" w:cs="Times New Roman"/>
                <w:sz w:val="16"/>
                <w:szCs w:val="16"/>
                <w:lang w:val="en-US"/>
              </w:rPr>
              <w:t xml:space="preserve"> data points)</w:t>
            </w:r>
          </w:p>
        </w:tc>
        <w:tc>
          <w:tcPr>
            <w:tcW w:w="1800" w:type="dxa"/>
            <w:vAlign w:val="center"/>
          </w:tcPr>
          <w:p w14:paraId="7A820B99" w14:textId="77777777" w:rsidR="00112088" w:rsidRPr="00591686" w:rsidRDefault="00112088" w:rsidP="007818D6">
            <w:pPr>
              <w:autoSpaceDE w:val="0"/>
              <w:autoSpaceDN w:val="0"/>
              <w:adjustRightInd w:val="0"/>
              <w:jc w:val="center"/>
              <w:rPr>
                <w:rFonts w:ascii="Consolas" w:hAnsi="Consolas" w:cs="Courier New"/>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037DC146" w14:textId="62E8892D" w:rsidR="00112088" w:rsidRPr="00591686" w:rsidRDefault="00112088" w:rsidP="00112088">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w:t>
            </w:r>
          </w:p>
        </w:tc>
        <w:tc>
          <w:tcPr>
            <w:tcW w:w="2250" w:type="dxa"/>
            <w:vAlign w:val="center"/>
          </w:tcPr>
          <w:p w14:paraId="6A03DF38" w14:textId="0565B8C0" w:rsidR="00112088" w:rsidRPr="00591686" w:rsidRDefault="00112088">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1.007</w:t>
            </w:r>
            <w:r w:rsidR="001D06FF">
              <w:rPr>
                <w:rFonts w:ascii="Consolas" w:hAnsi="Consolas" w:cs="Courier New"/>
                <w:sz w:val="20"/>
                <w:szCs w:val="20"/>
                <w:lang w:val="en-US"/>
              </w:rPr>
              <w:t>4</w:t>
            </w:r>
          </w:p>
        </w:tc>
        <w:tc>
          <w:tcPr>
            <w:tcW w:w="1481" w:type="dxa"/>
            <w:vAlign w:val="center"/>
          </w:tcPr>
          <w:p w14:paraId="31976440"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Extremely low-resolution</w:t>
            </w:r>
          </w:p>
        </w:tc>
      </w:tr>
      <w:tr w:rsidR="00112088" w:rsidRPr="00591686" w14:paraId="5DE49150" w14:textId="77777777" w:rsidTr="00F5592B">
        <w:trPr>
          <w:trHeight w:val="525"/>
          <w:jc w:val="center"/>
        </w:trPr>
        <w:tc>
          <w:tcPr>
            <w:tcW w:w="2965" w:type="dxa"/>
            <w:vAlign w:val="center"/>
          </w:tcPr>
          <w:p w14:paraId="1681029C" w14:textId="77777777" w:rsidR="00112088" w:rsidRPr="00591686" w:rsidRDefault="00112088" w:rsidP="007818D6">
            <w:pPr>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MayData1D.mat</w:t>
            </w:r>
          </w:p>
          <w:p w14:paraId="6E4DD869" w14:textId="77777777" w:rsidR="00112088" w:rsidRPr="00591686" w:rsidRDefault="00112088" w:rsidP="007818D6">
            <w:pPr>
              <w:jc w:val="center"/>
              <w:rPr>
                <w:rFonts w:ascii="Courier New" w:eastAsiaTheme="minorEastAsia" w:hAnsi="Courier New" w:cs="Courier New"/>
                <w:lang w:val="en-US"/>
              </w:rPr>
            </w:pPr>
            <w:r w:rsidRPr="00591686">
              <w:rPr>
                <w:rFonts w:ascii="Consolas" w:eastAsia="Times New Roman" w:hAnsi="Consolas" w:cs="Times New Roman"/>
                <w:sz w:val="16"/>
                <w:szCs w:val="16"/>
                <w:lang w:val="en-US"/>
              </w:rPr>
              <w:t>(Every 300</w:t>
            </w:r>
            <w:r w:rsidRPr="00591686">
              <w:rPr>
                <w:rFonts w:ascii="Consolas" w:eastAsia="Times New Roman" w:hAnsi="Consolas" w:cs="Times New Roman"/>
                <w:sz w:val="16"/>
                <w:szCs w:val="16"/>
                <w:vertAlign w:val="superscript"/>
                <w:lang w:val="en-US"/>
              </w:rPr>
              <w:t>th</w:t>
            </w:r>
            <w:r w:rsidRPr="00591686">
              <w:rPr>
                <w:rFonts w:ascii="Consolas" w:eastAsia="Times New Roman" w:hAnsi="Consolas" w:cs="Times New Roman"/>
                <w:sz w:val="16"/>
                <w:szCs w:val="16"/>
                <w:lang w:val="en-US"/>
              </w:rPr>
              <w:t xml:space="preserve"> data points)</w:t>
            </w:r>
          </w:p>
        </w:tc>
        <w:tc>
          <w:tcPr>
            <w:tcW w:w="1800" w:type="dxa"/>
            <w:vAlign w:val="center"/>
          </w:tcPr>
          <w:p w14:paraId="3B7427C2" w14:textId="77777777" w:rsidR="00112088" w:rsidRPr="00591686" w:rsidRDefault="00112088" w:rsidP="007818D6">
            <w:pPr>
              <w:autoSpaceDE w:val="0"/>
              <w:autoSpaceDN w:val="0"/>
              <w:adjustRightInd w:val="0"/>
              <w:jc w:val="center"/>
              <w:rPr>
                <w:rFonts w:ascii="Consolas" w:hAnsi="Consolas" w:cs="Courier New"/>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76E75B1B" w14:textId="0DE378C3" w:rsidR="00112088" w:rsidRPr="00591686" w:rsidRDefault="00112088" w:rsidP="00112088">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w:t>
            </w:r>
          </w:p>
        </w:tc>
        <w:tc>
          <w:tcPr>
            <w:tcW w:w="2250" w:type="dxa"/>
            <w:vAlign w:val="center"/>
          </w:tcPr>
          <w:p w14:paraId="722621CE" w14:textId="0A6C46DE" w:rsidR="00112088" w:rsidRPr="00591686" w:rsidRDefault="00112088" w:rsidP="007818D6">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12.79</w:t>
            </w:r>
          </w:p>
        </w:tc>
        <w:tc>
          <w:tcPr>
            <w:tcW w:w="1481" w:type="dxa"/>
            <w:vAlign w:val="center"/>
          </w:tcPr>
          <w:p w14:paraId="3BEBBDFE"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low-resolution</w:t>
            </w:r>
          </w:p>
        </w:tc>
      </w:tr>
      <w:tr w:rsidR="00112088" w:rsidRPr="00591686" w14:paraId="3E6FD096" w14:textId="77777777" w:rsidTr="00F5592B">
        <w:trPr>
          <w:trHeight w:val="525"/>
          <w:jc w:val="center"/>
        </w:trPr>
        <w:tc>
          <w:tcPr>
            <w:tcW w:w="2965" w:type="dxa"/>
            <w:vAlign w:val="center"/>
          </w:tcPr>
          <w:p w14:paraId="73C9BBCC" w14:textId="77777777" w:rsidR="00314F1A" w:rsidRPr="00591686" w:rsidRDefault="00112088" w:rsidP="0049154D">
            <w:pPr>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NGRIP</w:t>
            </w:r>
            <w:r w:rsidR="00E542F2" w:rsidRPr="00591686">
              <w:rPr>
                <w:rFonts w:ascii="Consolas" w:eastAsia="Times New Roman" w:hAnsi="Consolas" w:cs="Times New Roman"/>
                <w:sz w:val="20"/>
                <w:szCs w:val="20"/>
                <w:lang w:val="en-US"/>
              </w:rPr>
              <w:t>2</w:t>
            </w:r>
            <w:r w:rsidRPr="00591686">
              <w:rPr>
                <w:rFonts w:ascii="Consolas" w:eastAsia="Times New Roman" w:hAnsi="Consolas" w:cs="Times New Roman"/>
                <w:sz w:val="20"/>
                <w:szCs w:val="20"/>
                <w:lang w:val="en-US"/>
              </w:rPr>
              <w:t>0.csv</w:t>
            </w:r>
          </w:p>
          <w:p w14:paraId="0ECBF260" w14:textId="3D257C41" w:rsidR="00E542F2" w:rsidRPr="00591686" w:rsidRDefault="00E542F2" w:rsidP="0049154D">
            <w:pPr>
              <w:jc w:val="center"/>
              <w:rPr>
                <w:rFonts w:ascii="Consolas" w:eastAsia="Times New Roman" w:hAnsi="Consolas" w:cs="Times New Roman"/>
                <w:sz w:val="20"/>
                <w:szCs w:val="20"/>
                <w:lang w:val="en-US"/>
              </w:rPr>
            </w:pPr>
            <w:r w:rsidRPr="00591686">
              <w:rPr>
                <w:rFonts w:ascii="Consolas" w:eastAsia="Times New Roman" w:hAnsi="Consolas" w:cs="Times New Roman"/>
                <w:sz w:val="16"/>
                <w:szCs w:val="16"/>
                <w:lang w:val="en-US"/>
              </w:rPr>
              <w:t xml:space="preserve">(We analyzed every other data </w:t>
            </w:r>
            <w:r w:rsidR="00F5592B" w:rsidRPr="00591686">
              <w:rPr>
                <w:rFonts w:ascii="Consolas" w:eastAsia="Times New Roman" w:hAnsi="Consolas" w:cs="Times New Roman"/>
                <w:sz w:val="16"/>
                <w:szCs w:val="16"/>
                <w:lang w:val="en-US"/>
              </w:rPr>
              <w:t>point</w:t>
            </w:r>
            <w:r w:rsidRPr="00591686">
              <w:rPr>
                <w:rFonts w:ascii="Consolas" w:eastAsia="Times New Roman" w:hAnsi="Consolas" w:cs="Times New Roman"/>
                <w:sz w:val="16"/>
                <w:szCs w:val="16"/>
                <w:lang w:val="en-US"/>
              </w:rPr>
              <w:t>)</w:t>
            </w:r>
          </w:p>
        </w:tc>
        <w:tc>
          <w:tcPr>
            <w:tcW w:w="1800" w:type="dxa"/>
            <w:vAlign w:val="center"/>
          </w:tcPr>
          <w:p w14:paraId="411DFBA1" w14:textId="77777777" w:rsidR="00112088" w:rsidRPr="00591686" w:rsidRDefault="00112088" w:rsidP="007818D6">
            <w:pPr>
              <w:autoSpaceDE w:val="0"/>
              <w:autoSpaceDN w:val="0"/>
              <w:adjustRightInd w:val="0"/>
              <w:jc w:val="center"/>
              <w:rPr>
                <w:rFonts w:ascii="Consolas" w:eastAsia="Times New Roman" w:hAnsi="Consolas" w:cs="Times New Roman"/>
                <w:sz w:val="18"/>
                <w:szCs w:val="18"/>
                <w:lang w:val="en-US"/>
              </w:rPr>
            </w:pPr>
            <w:r w:rsidRPr="00591686">
              <w:rPr>
                <w:rFonts w:ascii="Consolas" w:eastAsia="Times New Roman" w:hAnsi="Consolas" w:cs="Times New Roman"/>
                <w:sz w:val="18"/>
                <w:szCs w:val="18"/>
                <w:lang w:val="en-US"/>
              </w:rPr>
              <w:t>Real (ice-core)</w:t>
            </w:r>
          </w:p>
        </w:tc>
        <w:tc>
          <w:tcPr>
            <w:tcW w:w="900" w:type="dxa"/>
            <w:vAlign w:val="center"/>
          </w:tcPr>
          <w:p w14:paraId="41404D79" w14:textId="35DC748F" w:rsidR="00112088" w:rsidRPr="00591686" w:rsidRDefault="00BC3F8B" w:rsidP="00112088">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 xml:space="preserve">2 or </w:t>
            </w:r>
            <w:r w:rsidR="00E542F2" w:rsidRPr="00591686">
              <w:rPr>
                <w:rFonts w:ascii="Consolas" w:hAnsi="Consolas" w:cs="Courier New"/>
                <w:sz w:val="20"/>
                <w:szCs w:val="20"/>
                <w:lang w:val="en-US"/>
              </w:rPr>
              <w:t>3</w:t>
            </w:r>
          </w:p>
        </w:tc>
        <w:tc>
          <w:tcPr>
            <w:tcW w:w="2250" w:type="dxa"/>
            <w:vAlign w:val="center"/>
          </w:tcPr>
          <w:p w14:paraId="364B3684" w14:textId="3F8CC756" w:rsidR="00112088" w:rsidRPr="00591686" w:rsidRDefault="001D06FF">
            <w:pPr>
              <w:autoSpaceDE w:val="0"/>
              <w:autoSpaceDN w:val="0"/>
              <w:adjustRightInd w:val="0"/>
              <w:jc w:val="center"/>
              <w:rPr>
                <w:rFonts w:ascii="Consolas" w:hAnsi="Consolas" w:cs="Courier New"/>
                <w:sz w:val="20"/>
                <w:szCs w:val="20"/>
                <w:lang w:val="en-US"/>
              </w:rPr>
            </w:pPr>
            <w:r>
              <w:rPr>
                <w:rFonts w:ascii="Consolas" w:hAnsi="Consolas" w:cs="Courier New"/>
                <w:sz w:val="20"/>
                <w:szCs w:val="20"/>
                <w:lang w:val="en-US"/>
              </w:rPr>
              <w:t>63</w:t>
            </w:r>
            <w:r w:rsidR="006F7630" w:rsidRPr="00591686">
              <w:rPr>
                <w:rFonts w:ascii="Consolas" w:hAnsi="Consolas" w:cs="Courier New"/>
                <w:sz w:val="20"/>
                <w:szCs w:val="20"/>
                <w:lang w:val="en-US"/>
              </w:rPr>
              <w:t>.</w:t>
            </w:r>
            <w:r>
              <w:rPr>
                <w:rFonts w:ascii="Consolas" w:hAnsi="Consolas" w:cs="Courier New"/>
                <w:sz w:val="20"/>
                <w:szCs w:val="20"/>
                <w:lang w:val="en-US"/>
              </w:rPr>
              <w:t>1028</w:t>
            </w:r>
          </w:p>
        </w:tc>
        <w:tc>
          <w:tcPr>
            <w:tcW w:w="1481" w:type="dxa"/>
            <w:vAlign w:val="center"/>
          </w:tcPr>
          <w:p w14:paraId="7E77366C" w14:textId="77777777" w:rsidR="00112088" w:rsidRPr="00591686" w:rsidRDefault="00112088" w:rsidP="007818D6">
            <w:pPr>
              <w:autoSpaceDE w:val="0"/>
              <w:autoSpaceDN w:val="0"/>
              <w:adjustRightInd w:val="0"/>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low-resolution</w:t>
            </w:r>
          </w:p>
        </w:tc>
      </w:tr>
    </w:tbl>
    <w:p w14:paraId="62A1CE00" w14:textId="06E56DD8" w:rsidR="00B9403D" w:rsidRPr="00591686" w:rsidRDefault="00B9403D" w:rsidP="00780903">
      <w:pPr>
        <w:spacing w:after="360"/>
        <w:jc w:val="center"/>
        <w:rPr>
          <w:rFonts w:ascii="Times New Roman" w:hAnsi="Times New Roman" w:cs="Times New Roman"/>
          <w:bCs/>
          <w:sz w:val="18"/>
          <w:szCs w:val="18"/>
        </w:rPr>
      </w:pPr>
      <w:bookmarkStart w:id="26" w:name="Table1"/>
      <w:r w:rsidRPr="00591686">
        <w:rPr>
          <w:rFonts w:ascii="Times New Roman" w:hAnsi="Times New Roman" w:cs="Times New Roman"/>
          <w:b/>
          <w:sz w:val="18"/>
          <w:szCs w:val="18"/>
        </w:rPr>
        <w:t>Table 1</w:t>
      </w:r>
      <w:bookmarkEnd w:id="26"/>
      <w:r w:rsidRPr="00591686">
        <w:rPr>
          <w:rFonts w:ascii="Times New Roman" w:hAnsi="Times New Roman" w:cs="Times New Roman"/>
          <w:b/>
          <w:sz w:val="18"/>
          <w:szCs w:val="18"/>
        </w:rPr>
        <w:t xml:space="preserve">. </w:t>
      </w:r>
      <w:r w:rsidRPr="00591686">
        <w:rPr>
          <w:rFonts w:ascii="Times New Roman" w:hAnsi="Times New Roman" w:cs="Times New Roman"/>
          <w:bCs/>
          <w:sz w:val="18"/>
          <w:szCs w:val="18"/>
        </w:rPr>
        <w:t xml:space="preserve">A summary of </w:t>
      </w:r>
      <w:r w:rsidR="00205D64" w:rsidRPr="00591686">
        <w:rPr>
          <w:rFonts w:ascii="Times New Roman" w:hAnsi="Times New Roman" w:cs="Times New Roman"/>
          <w:bCs/>
          <w:sz w:val="18"/>
          <w:szCs w:val="18"/>
        </w:rPr>
        <w:t>data requirements for</w:t>
      </w:r>
      <w:r w:rsidRPr="00591686">
        <w:rPr>
          <w:rFonts w:ascii="Times New Roman" w:hAnsi="Times New Roman" w:cs="Times New Roman"/>
          <w:bCs/>
          <w:sz w:val="18"/>
          <w:szCs w:val="18"/>
        </w:rPr>
        <w:t xml:space="preserve"> all the datasets </w:t>
      </w:r>
      <w:r w:rsidR="001712BC">
        <w:rPr>
          <w:rFonts w:ascii="Times New Roman" w:hAnsi="Times New Roman" w:cs="Times New Roman"/>
          <w:bCs/>
          <w:sz w:val="18"/>
          <w:szCs w:val="18"/>
        </w:rPr>
        <w:t xml:space="preserve">used </w:t>
      </w:r>
      <w:r w:rsidRPr="00591686">
        <w:rPr>
          <w:rFonts w:ascii="Times New Roman" w:hAnsi="Times New Roman" w:cs="Times New Roman"/>
          <w:bCs/>
          <w:sz w:val="18"/>
          <w:szCs w:val="18"/>
        </w:rPr>
        <w:t xml:space="preserve">in this tutorial. </w:t>
      </w:r>
    </w:p>
    <w:p w14:paraId="51198FE3" w14:textId="076D2F84" w:rsidR="00780903" w:rsidRPr="00591686" w:rsidRDefault="00780903" w:rsidP="00780903">
      <w:pPr>
        <w:pStyle w:val="Heading1"/>
        <w:spacing w:before="0" w:after="160" w:line="240" w:lineRule="auto"/>
        <w:ind w:left="288" w:hanging="288"/>
        <w:jc w:val="both"/>
        <w:rPr>
          <w:rFonts w:eastAsia="Times New Roman" w:cs="Times New Roman"/>
          <w:bCs/>
          <w:sz w:val="22"/>
          <w:szCs w:val="22"/>
        </w:rPr>
      </w:pPr>
      <w:bookmarkStart w:id="27" w:name="section7"/>
      <w:r w:rsidRPr="00591686">
        <w:rPr>
          <w:rFonts w:eastAsia="Times New Roman" w:cs="Times New Roman"/>
          <w:bCs/>
          <w:sz w:val="22"/>
          <w:szCs w:val="22"/>
        </w:rPr>
        <w:t xml:space="preserve">Simulating data from parametric and spline models </w:t>
      </w:r>
    </w:p>
    <w:bookmarkEnd w:id="27"/>
    <w:p w14:paraId="643B888B" w14:textId="12F37EEA" w:rsidR="00F408D8" w:rsidRPr="00591686" w:rsidRDefault="00554A71" w:rsidP="00562491">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The command for the simulations is </w:t>
      </w:r>
      <w:r w:rsidRPr="00591686">
        <w:rPr>
          <w:rFonts w:ascii="Consolas" w:eastAsia="Times New Roman" w:hAnsi="Consolas" w:cs="Times New Roman"/>
          <w:sz w:val="20"/>
          <w:szCs w:val="20"/>
        </w:rPr>
        <w:t>'simulate'</w:t>
      </w:r>
      <w:r w:rsidRPr="00591686">
        <w:rPr>
          <w:rFonts w:ascii="Times New Roman" w:eastAsiaTheme="minorEastAsia" w:hAnsi="Times New Roman" w:cs="Times New Roman"/>
          <w:sz w:val="20"/>
          <w:szCs w:val="20"/>
        </w:rPr>
        <w:t xml:space="preserve">. </w:t>
      </w:r>
      <w:r w:rsidR="00535366" w:rsidRPr="00591686">
        <w:rPr>
          <w:rFonts w:ascii="Times New Roman" w:eastAsiaTheme="minorEastAsia" w:hAnsi="Times New Roman" w:cs="Times New Roman"/>
          <w:sz w:val="20"/>
          <w:szCs w:val="20"/>
        </w:rPr>
        <w:t xml:space="preserve">In order to generate a dataset from </w:t>
      </w:r>
      <w:r w:rsidR="008037AC" w:rsidRPr="00591686">
        <w:rPr>
          <w:rFonts w:ascii="Times New Roman" w:eastAsiaTheme="minorEastAsia" w:hAnsi="Times New Roman" w:cs="Times New Roman"/>
          <w:sz w:val="20"/>
          <w:szCs w:val="20"/>
        </w:rPr>
        <w:t>a parametric</w:t>
      </w:r>
      <w:r w:rsidR="00535366" w:rsidRPr="00591686">
        <w:rPr>
          <w:rFonts w:ascii="Times New Roman" w:eastAsiaTheme="minorEastAsia" w:hAnsi="Times New Roman" w:cs="Times New Roman"/>
          <w:sz w:val="20"/>
          <w:szCs w:val="20"/>
        </w:rPr>
        <w:t xml:space="preserve"> model</w:t>
      </w:r>
      <w:r w:rsidR="00691222" w:rsidRPr="00591686">
        <w:rPr>
          <w:rFonts w:ascii="Times New Roman" w:eastAsiaTheme="minorEastAsia" w:hAnsi="Times New Roman" w:cs="Times New Roman"/>
          <w:sz w:val="20"/>
          <w:szCs w:val="20"/>
        </w:rPr>
        <w:t>,</w:t>
      </w:r>
      <w:r w:rsidR="00535366" w:rsidRPr="00591686">
        <w:rPr>
          <w:rFonts w:ascii="Times New Roman" w:eastAsiaTheme="minorEastAsia" w:hAnsi="Times New Roman" w:cs="Times New Roman"/>
          <w:sz w:val="20"/>
          <w:szCs w:val="20"/>
        </w:rPr>
        <w:t xml:space="preserve"> you need to specify</w:t>
      </w:r>
      <w:r w:rsidR="00691222" w:rsidRPr="00591686">
        <w:rPr>
          <w:rFonts w:ascii="Times New Roman" w:eastAsiaTheme="minorEastAsia" w:hAnsi="Times New Roman" w:cs="Times New Roman"/>
          <w:sz w:val="20"/>
          <w:szCs w:val="20"/>
        </w:rPr>
        <w:t xml:space="preserve"> the parameters: the </w:t>
      </w:r>
      <w:r w:rsidR="00535366" w:rsidRPr="00591686">
        <w:rPr>
          <w:rFonts w:ascii="Times New Roman" w:eastAsiaTheme="minorEastAsia" w:hAnsi="Times New Roman" w:cs="Times New Roman"/>
          <w:sz w:val="20"/>
          <w:szCs w:val="20"/>
        </w:rPr>
        <w:t>model type</w:t>
      </w:r>
      <w:r w:rsidR="00B52107" w:rsidRPr="00591686">
        <w:rPr>
          <w:rFonts w:ascii="Times New Roman" w:eastAsiaTheme="minorEastAsia" w:hAnsi="Times New Roman" w:cs="Times New Roman"/>
          <w:sz w:val="20"/>
          <w:szCs w:val="20"/>
        </w:rPr>
        <w:t xml:space="preserve"> </w:t>
      </w:r>
      <w:proofErr w:type="spellStart"/>
      <w:r w:rsidR="00B52107" w:rsidRPr="00591686">
        <w:rPr>
          <w:rFonts w:ascii="Consolas" w:eastAsia="Times New Roman" w:hAnsi="Consolas" w:cs="Times New Roman"/>
          <w:sz w:val="20"/>
          <w:szCs w:val="20"/>
        </w:rPr>
        <w:t>ModelType</w:t>
      </w:r>
      <w:proofErr w:type="spellEnd"/>
      <w:r w:rsidR="00535366" w:rsidRPr="00591686">
        <w:rPr>
          <w:rFonts w:ascii="Times New Roman" w:eastAsiaTheme="minorEastAsia" w:hAnsi="Times New Roman" w:cs="Times New Roman"/>
          <w:sz w:val="20"/>
          <w:szCs w:val="20"/>
        </w:rPr>
        <w:t xml:space="preserve"> (</w:t>
      </w:r>
      <w:proofErr w:type="spellStart"/>
      <w:r w:rsidR="00B52107" w:rsidRPr="00591686">
        <w:rPr>
          <w:rFonts w:ascii="Times New Roman" w:eastAsiaTheme="minorEastAsia" w:hAnsi="Times New Roman" w:cs="Times New Roman"/>
          <w:sz w:val="20"/>
          <w:szCs w:val="20"/>
        </w:rPr>
        <w:t>i.e.,</w:t>
      </w:r>
      <w:r w:rsidR="00535366" w:rsidRPr="00591686">
        <w:rPr>
          <w:rFonts w:ascii="Consolas" w:eastAsia="Times New Roman" w:hAnsi="Consolas" w:cs="Times New Roman"/>
          <w:sz w:val="20"/>
          <w:szCs w:val="20"/>
        </w:rPr>
        <w:t>'</w:t>
      </w:r>
      <w:r w:rsidR="00B52107" w:rsidRPr="00591686">
        <w:rPr>
          <w:rFonts w:ascii="Consolas" w:eastAsia="Times New Roman" w:hAnsi="Consolas" w:cs="Times New Roman"/>
          <w:sz w:val="20"/>
          <w:szCs w:val="20"/>
        </w:rPr>
        <w:t>p</w:t>
      </w:r>
      <w:r w:rsidR="00535366" w:rsidRPr="00591686">
        <w:rPr>
          <w:rFonts w:ascii="Consolas" w:eastAsia="Times New Roman" w:hAnsi="Consolas" w:cs="Times New Roman"/>
          <w:sz w:val="20"/>
          <w:szCs w:val="20"/>
        </w:rPr>
        <w:t>arametric</w:t>
      </w:r>
      <w:proofErr w:type="spellEnd"/>
      <w:r w:rsidR="00535366" w:rsidRPr="00591686">
        <w:rPr>
          <w:rFonts w:ascii="Consolas" w:eastAsia="Times New Roman" w:hAnsi="Consolas" w:cs="Times New Roman"/>
          <w:sz w:val="20"/>
          <w:szCs w:val="20"/>
        </w:rPr>
        <w:t>'</w:t>
      </w:r>
      <w:r w:rsidR="00535366"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 xml:space="preserve">a </w:t>
      </w:r>
      <w:r w:rsidR="00535366" w:rsidRPr="00591686">
        <w:rPr>
          <w:rFonts w:ascii="Times New Roman" w:eastAsiaTheme="minorEastAsia" w:hAnsi="Times New Roman" w:cs="Times New Roman"/>
          <w:sz w:val="20"/>
          <w:szCs w:val="20"/>
        </w:rPr>
        <w:t>lower</w:t>
      </w:r>
      <w:r w:rsidR="008037AC" w:rsidRPr="00591686">
        <w:rPr>
          <w:rFonts w:ascii="Times New Roman" w:eastAsiaTheme="minorEastAsia" w:hAnsi="Times New Roman" w:cs="Times New Roman"/>
          <w:sz w:val="20"/>
          <w:szCs w:val="20"/>
        </w:rPr>
        <w:t xml:space="preserve"> bound</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L</w:t>
      </w:r>
      <w:r w:rsidR="008037AC" w:rsidRPr="00591686">
        <w:rPr>
          <w:rFonts w:ascii="Times New Roman" w:eastAsiaTheme="minorEastAsia" w:hAnsi="Times New Roman" w:cs="Times New Roman"/>
          <w:sz w:val="20"/>
          <w:szCs w:val="20"/>
        </w:rPr>
        <w:t xml:space="preserve"> for data (if empty, the code considers it to be </w:t>
      </w:r>
      <m:oMath>
        <m:r>
          <w:rPr>
            <w:rFonts w:ascii="Cambria Math" w:eastAsiaTheme="minorEastAsia" w:hAnsi="Cambria Math" w:cs="Times New Roman"/>
            <w:sz w:val="20"/>
            <w:szCs w:val="20"/>
          </w:rPr>
          <m:t>-∞</m:t>
        </m:r>
      </m:oMath>
      <w:r w:rsidR="008037AC" w:rsidRPr="00591686">
        <w:rPr>
          <w:rFonts w:ascii="Times New Roman" w:eastAsiaTheme="minorEastAsia" w:hAnsi="Times New Roman" w:cs="Times New Roman"/>
          <w:sz w:val="20"/>
          <w:szCs w:val="20"/>
        </w:rPr>
        <w:t>), an</w:t>
      </w:r>
      <w:r w:rsidR="00535366"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upper bound</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R</w:t>
      </w:r>
      <w:r w:rsidR="00535366" w:rsidRPr="00591686">
        <w:rPr>
          <w:rFonts w:ascii="Times New Roman" w:eastAsiaTheme="minorEastAsia" w:hAnsi="Times New Roman" w:cs="Times New Roman"/>
          <w:sz w:val="20"/>
          <w:szCs w:val="20"/>
        </w:rPr>
        <w:t xml:space="preserve"> for data</w:t>
      </w:r>
      <w:r w:rsidR="008037AC" w:rsidRPr="00591686">
        <w:rPr>
          <w:rFonts w:ascii="Times New Roman" w:eastAsiaTheme="minorEastAsia" w:hAnsi="Times New Roman" w:cs="Times New Roman"/>
          <w:sz w:val="20"/>
          <w:szCs w:val="20"/>
        </w:rPr>
        <w:t xml:space="preserve"> (if empty, the code considers it to be </w:t>
      </w:r>
      <m:oMath>
        <m:r>
          <w:rPr>
            <w:rFonts w:ascii="Cambria Math" w:eastAsiaTheme="minorEastAsia" w:hAnsi="Cambria Math" w:cs="Times New Roman"/>
            <w:sz w:val="20"/>
            <w:szCs w:val="20"/>
          </w:rPr>
          <m:t>∞</m:t>
        </m:r>
      </m:oMath>
      <w:r w:rsidR="008037AC" w:rsidRPr="00591686">
        <w:rPr>
          <w:rFonts w:ascii="Times New Roman" w:eastAsiaTheme="minorEastAsia" w:hAnsi="Times New Roman" w:cs="Times New Roman"/>
          <w:sz w:val="20"/>
          <w:szCs w:val="20"/>
        </w:rPr>
        <w:t>)</w:t>
      </w:r>
      <w:r w:rsidR="00535366" w:rsidRPr="00591686">
        <w:rPr>
          <w:rFonts w:ascii="Times New Roman" w:eastAsiaTheme="minorEastAsia" w:hAnsi="Times New Roman" w:cs="Times New Roman"/>
          <w:sz w:val="20"/>
          <w:szCs w:val="20"/>
        </w:rPr>
        <w:t xml:space="preserve">, the drift </w:t>
      </w:r>
      <w:r w:rsidR="00C60EC4">
        <w:rPr>
          <w:rFonts w:ascii="Times New Roman" w:eastAsiaTheme="minorEastAsia" w:hAnsi="Times New Roman" w:cs="Times New Roman"/>
          <w:sz w:val="20"/>
          <w:szCs w:val="20"/>
        </w:rPr>
        <w:t>function</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mu</w:t>
      </w:r>
      <w:r w:rsidR="008037AC" w:rsidRPr="00591686">
        <w:rPr>
          <w:rFonts w:ascii="Times New Roman" w:eastAsiaTheme="minorEastAsia" w:hAnsi="Times New Roman" w:cs="Times New Roman"/>
          <w:sz w:val="20"/>
          <w:szCs w:val="20"/>
        </w:rPr>
        <w:t xml:space="preserve"> (which should be a function handle)</w:t>
      </w:r>
      <w:r w:rsidR="00535366" w:rsidRPr="00591686">
        <w:rPr>
          <w:rFonts w:ascii="Times New Roman" w:eastAsiaTheme="minorEastAsia" w:hAnsi="Times New Roman" w:cs="Times New Roman"/>
          <w:sz w:val="20"/>
          <w:szCs w:val="20"/>
        </w:rPr>
        <w:t>, the diffusion</w:t>
      </w:r>
      <w:r w:rsidR="00C60EC4">
        <w:rPr>
          <w:rFonts w:ascii="Times New Roman" w:eastAsiaTheme="minorEastAsia" w:hAnsi="Times New Roman" w:cs="Times New Roman"/>
          <w:sz w:val="20"/>
          <w:szCs w:val="20"/>
        </w:rPr>
        <w:t xml:space="preserve"> function</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sigma</w:t>
      </w:r>
      <w:r w:rsidR="008037AC" w:rsidRPr="00591686">
        <w:rPr>
          <w:rFonts w:ascii="Times New Roman" w:eastAsiaTheme="minorEastAsia" w:hAnsi="Times New Roman" w:cs="Times New Roman"/>
          <w:sz w:val="20"/>
          <w:szCs w:val="20"/>
        </w:rPr>
        <w:t xml:space="preserve"> (which should</w:t>
      </w:r>
      <w:r w:rsidR="00691222" w:rsidRPr="00591686">
        <w:rPr>
          <w:rFonts w:ascii="Times New Roman" w:eastAsiaTheme="minorEastAsia" w:hAnsi="Times New Roman" w:cs="Times New Roman"/>
          <w:sz w:val="20"/>
          <w:szCs w:val="20"/>
        </w:rPr>
        <w:t xml:space="preserve"> also</w:t>
      </w:r>
      <w:r w:rsidR="008037AC" w:rsidRPr="00591686">
        <w:rPr>
          <w:rFonts w:ascii="Times New Roman" w:eastAsiaTheme="minorEastAsia" w:hAnsi="Times New Roman" w:cs="Times New Roman"/>
          <w:sz w:val="20"/>
          <w:szCs w:val="20"/>
        </w:rPr>
        <w:t xml:space="preserve"> be a function handle)</w:t>
      </w:r>
      <w:r w:rsidR="00535366" w:rsidRPr="00591686">
        <w:rPr>
          <w:rFonts w:ascii="Times New Roman" w:eastAsiaTheme="minorEastAsia" w:hAnsi="Times New Roman" w:cs="Times New Roman"/>
          <w:sz w:val="20"/>
          <w:szCs w:val="20"/>
        </w:rPr>
        <w:t>, the initial state</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x0</w:t>
      </w:r>
      <w:r w:rsidR="00535366" w:rsidRPr="00591686">
        <w:rPr>
          <w:rFonts w:ascii="Times New Roman" w:eastAsiaTheme="minorEastAsia" w:hAnsi="Times New Roman" w:cs="Times New Roman"/>
          <w:sz w:val="20"/>
          <w:szCs w:val="20"/>
        </w:rPr>
        <w:t>,</w:t>
      </w:r>
      <w:r w:rsidR="008037AC" w:rsidRPr="00591686">
        <w:rPr>
          <w:rFonts w:ascii="Times New Roman" w:eastAsiaTheme="minorEastAsia" w:hAnsi="Times New Roman" w:cs="Times New Roman"/>
          <w:sz w:val="20"/>
          <w:szCs w:val="20"/>
        </w:rPr>
        <w:t xml:space="preserve"> time step</w:t>
      </w:r>
      <w:r w:rsidR="00B52107" w:rsidRPr="00591686">
        <w:rPr>
          <w:rFonts w:ascii="Times New Roman" w:eastAsiaTheme="minorEastAsia" w:hAnsi="Times New Roman" w:cs="Times New Roman"/>
          <w:sz w:val="20"/>
          <w:szCs w:val="20"/>
        </w:rPr>
        <w:t xml:space="preserve"> </w:t>
      </w:r>
      <w:proofErr w:type="spellStart"/>
      <w:r w:rsidR="00B52107" w:rsidRPr="00591686">
        <w:rPr>
          <w:rFonts w:ascii="Consolas" w:eastAsia="Times New Roman" w:hAnsi="Consolas" w:cs="Times New Roman"/>
          <w:sz w:val="20"/>
          <w:szCs w:val="20"/>
        </w:rPr>
        <w:t>dt</w:t>
      </w:r>
      <w:proofErr w:type="spellEnd"/>
      <w:r w:rsidR="008037AC" w:rsidRPr="00591686">
        <w:rPr>
          <w:rFonts w:ascii="Times New Roman" w:eastAsiaTheme="minorEastAsia" w:hAnsi="Times New Roman" w:cs="Times New Roman"/>
          <w:sz w:val="20"/>
          <w:szCs w:val="20"/>
        </w:rPr>
        <w:t xml:space="preserve"> (which should be small, relative to the scale of the problem), and</w:t>
      </w:r>
      <w:r w:rsidR="00535366"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the number of data points</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T</w:t>
      </w:r>
      <w:r w:rsidR="008037AC" w:rsidRPr="00591686">
        <w:rPr>
          <w:rFonts w:ascii="Times New Roman" w:eastAsiaTheme="minorEastAsia" w:hAnsi="Times New Roman" w:cs="Times New Roman"/>
          <w:sz w:val="20"/>
          <w:szCs w:val="20"/>
        </w:rPr>
        <w:t>. A</w:t>
      </w:r>
      <w:r w:rsidR="00BE6901" w:rsidRPr="00591686">
        <w:rPr>
          <w:rFonts w:ascii="Times New Roman" w:hAnsi="Times New Roman" w:cs="Times New Roman"/>
          <w:sz w:val="20"/>
          <w:szCs w:val="20"/>
        </w:rPr>
        <w:t>s a first example</w:t>
      </w:r>
      <w:r w:rsidR="00691222" w:rsidRPr="00591686">
        <w:rPr>
          <w:rFonts w:ascii="Times New Roman" w:hAnsi="Times New Roman" w:cs="Times New Roman"/>
          <w:sz w:val="20"/>
          <w:szCs w:val="20"/>
        </w:rPr>
        <w:t>,</w:t>
      </w:r>
      <w:r w:rsidR="00BE6901" w:rsidRPr="00591686">
        <w:rPr>
          <w:rFonts w:ascii="Times New Roman" w:hAnsi="Times New Roman" w:cs="Times New Roman"/>
          <w:sz w:val="20"/>
          <w:szCs w:val="20"/>
        </w:rPr>
        <w:t xml:space="preserve"> consider the one-dimensional Ornstein-</w:t>
      </w:r>
      <w:proofErr w:type="spellStart"/>
      <w:r w:rsidR="00BE6901" w:rsidRPr="00591686">
        <w:rPr>
          <w:rFonts w:ascii="Times New Roman" w:hAnsi="Times New Roman" w:cs="Times New Roman"/>
          <w:sz w:val="20"/>
          <w:szCs w:val="20"/>
        </w:rPr>
        <w:t>Uhlenbeck</w:t>
      </w:r>
      <w:proofErr w:type="spellEnd"/>
      <w:r w:rsidR="00BE6901" w:rsidRPr="00591686">
        <w:rPr>
          <w:rFonts w:ascii="Times New Roman" w:hAnsi="Times New Roman" w:cs="Times New Roman"/>
          <w:sz w:val="20"/>
          <w:szCs w:val="20"/>
        </w:rPr>
        <w:t xml:space="preserve"> (OU) model </w:t>
      </w:r>
      <m:oMath>
        <m:r>
          <w:rPr>
            <w:rFonts w:ascii="Cambria Math" w:hAnsi="Cambria Math" w:cs="Times New Roman"/>
            <w:sz w:val="20"/>
            <w:szCs w:val="20"/>
          </w:rPr>
          <m:t>dx=μx dt+σdW</m:t>
        </m:r>
      </m:oMath>
      <w:r w:rsidR="00BE6901" w:rsidRPr="00591686">
        <w:rPr>
          <w:rFonts w:ascii="Times New Roman" w:eastAsiaTheme="minorEastAsia" w:hAnsi="Times New Roman" w:cs="Times New Roman"/>
          <w:sz w:val="20"/>
          <w:szCs w:val="20"/>
        </w:rPr>
        <w:t xml:space="preserve"> </w:t>
      </w:r>
      <w:r w:rsidR="00BE6901" w:rsidRPr="00591686">
        <w:rPr>
          <w:rFonts w:ascii="Times New Roman" w:hAnsi="Times New Roman" w:cs="Times New Roman"/>
          <w:sz w:val="20"/>
          <w:szCs w:val="20"/>
        </w:rPr>
        <w:t xml:space="preserve">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BE6901"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BE6901"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 xml:space="preserve"> The following command lines generate a dataset from OU model</w:t>
      </w:r>
      <w:r w:rsidR="00691222"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 xml:space="preserve">starting from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0</m:t>
            </m:r>
          </m:sub>
        </m:sSub>
        <m:r>
          <w:rPr>
            <w:rFonts w:ascii="Cambria Math" w:eastAsiaTheme="minorEastAsia" w:hAnsi="Cambria Math" w:cs="Times New Roman"/>
            <w:sz w:val="20"/>
            <w:szCs w:val="20"/>
          </w:rPr>
          <m:t>=0</m:t>
        </m:r>
      </m:oMath>
      <w:r w:rsidR="008037AC" w:rsidRPr="00591686">
        <w:rPr>
          <w:rFonts w:ascii="Times New Roman" w:eastAsiaTheme="minorEastAsia" w:hAnsi="Times New Roman" w:cs="Times New Roman"/>
          <w:sz w:val="20"/>
          <w:szCs w:val="20"/>
        </w:rPr>
        <w:t xml:space="preserve">, with the time step of </w:t>
      </w:r>
      <m:oMath>
        <m:r>
          <w:rPr>
            <w:rFonts w:ascii="Cambria Math" w:hAnsi="Cambria Math" w:cs="Times New Roman"/>
            <w:sz w:val="20"/>
            <w:szCs w:val="20"/>
          </w:rPr>
          <m:t>dt=0.01</m:t>
        </m:r>
      </m:oMath>
      <w:r w:rsidR="008037AC" w:rsidRPr="00591686">
        <w:rPr>
          <w:rFonts w:ascii="Times New Roman" w:eastAsiaTheme="minorEastAsia" w:hAnsi="Times New Roman" w:cs="Times New Roman"/>
          <w:sz w:val="20"/>
          <w:szCs w:val="20"/>
        </w:rPr>
        <w:t xml:space="preserve"> </w:t>
      </w:r>
      <w:r w:rsidR="00691222" w:rsidRPr="00591686">
        <w:rPr>
          <w:rFonts w:ascii="Times New Roman" w:eastAsiaTheme="minorEastAsia" w:hAnsi="Times New Roman" w:cs="Times New Roman"/>
          <w:sz w:val="20"/>
          <w:szCs w:val="20"/>
        </w:rPr>
        <w:t xml:space="preserve">and </w:t>
      </w:r>
      <m:oMath>
        <m:r>
          <w:rPr>
            <w:rFonts w:ascii="Cambria Math" w:hAnsi="Cambria Math" w:cs="Times New Roman"/>
            <w:sz w:val="20"/>
            <w:szCs w:val="20"/>
          </w:rPr>
          <m:t>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5</m:t>
            </m:r>
          </m:sup>
        </m:sSup>
      </m:oMath>
      <w:r w:rsidR="008037AC" w:rsidRPr="00591686">
        <w:rPr>
          <w:rFonts w:ascii="Times New Roman" w:eastAsiaTheme="minorEastAsia" w:hAnsi="Times New Roman" w:cs="Times New Roman"/>
          <w:sz w:val="20"/>
          <w:szCs w:val="20"/>
        </w:rPr>
        <w:t xml:space="preserve"> data </w:t>
      </w:r>
      <w:r w:rsidR="00624582" w:rsidRPr="00591686">
        <w:rPr>
          <w:rFonts w:ascii="Times New Roman" w:eastAsiaTheme="minorEastAsia" w:hAnsi="Times New Roman" w:cs="Times New Roman"/>
          <w:sz w:val="20"/>
          <w:szCs w:val="20"/>
        </w:rPr>
        <w:t xml:space="preserve">points (see </w:t>
      </w:r>
      <w:r w:rsidR="00562491" w:rsidRPr="00591686">
        <w:rPr>
          <w:rFonts w:ascii="Times New Roman" w:eastAsiaTheme="minorEastAsia" w:hAnsi="Times New Roman" w:cs="Times New Roman"/>
          <w:sz w:val="20"/>
          <w:szCs w:val="20"/>
        </w:rPr>
        <w:t>Figure2, left panel</w:t>
      </w:r>
      <w:r w:rsidR="00624582" w:rsidRPr="00591686">
        <w:rPr>
          <w:rFonts w:ascii="Times New Roman" w:eastAsiaTheme="minorEastAsia" w:hAnsi="Times New Roman" w:cs="Times New Roman"/>
          <w:sz w:val="20"/>
          <w:szCs w:val="20"/>
        </w:rPr>
        <w:t>, for an illustration</w:t>
      </w:r>
      <w:r w:rsidR="00562491"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t>
      </w:r>
    </w:p>
    <w:p w14:paraId="5881F360" w14:textId="70AAFBD9" w:rsidR="008037AC" w:rsidRPr="00591686" w:rsidRDefault="008037AC" w:rsidP="008037AC">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ModelType</w:t>
      </w:r>
      <w:proofErr w:type="spellEnd"/>
      <w:r w:rsidRPr="00591686">
        <w:rPr>
          <w:rFonts w:ascii="Consolas" w:eastAsia="Times New Roman" w:hAnsi="Consolas" w:cs="Times New Roman"/>
          <w:sz w:val="20"/>
          <w:szCs w:val="20"/>
        </w:rPr>
        <w:t xml:space="preserve"> = </w:t>
      </w:r>
      <w:r w:rsidRPr="00591686">
        <w:rPr>
          <w:rFonts w:ascii="Consolas" w:eastAsia="Times New Roman" w:hAnsi="Consolas" w:cs="Times New Roman"/>
          <w:color w:val="A709F5"/>
          <w:sz w:val="20"/>
          <w:szCs w:val="20"/>
        </w:rPr>
        <w:t>'</w:t>
      </w:r>
      <w:r w:rsidR="002E17D3" w:rsidRPr="00591686">
        <w:rPr>
          <w:rFonts w:ascii="Consolas" w:eastAsia="Times New Roman" w:hAnsi="Consolas" w:cs="Times New Roman"/>
          <w:color w:val="A709F5"/>
          <w:sz w:val="20"/>
          <w:szCs w:val="20"/>
        </w:rPr>
        <w:t>p</w:t>
      </w:r>
      <w:r w:rsidRPr="00591686">
        <w:rPr>
          <w:rFonts w:ascii="Consolas" w:eastAsia="Times New Roman" w:hAnsi="Consolas" w:cs="Times New Roman"/>
          <w:color w:val="A709F5"/>
          <w:sz w:val="20"/>
          <w:szCs w:val="20"/>
        </w:rPr>
        <w:t>arametric'</w:t>
      </w:r>
      <w:r w:rsidRPr="00591686">
        <w:rPr>
          <w:rFonts w:ascii="Consolas" w:eastAsia="Times New Roman" w:hAnsi="Consolas" w:cs="Times New Roman"/>
          <w:sz w:val="20"/>
          <w:szCs w:val="20"/>
        </w:rPr>
        <w:t>;</w:t>
      </w:r>
    </w:p>
    <w:p w14:paraId="0C629314"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L = [</w:t>
      </w:r>
      <w:proofErr w:type="gramStart"/>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lower bound on data is -infinity</w:t>
      </w:r>
    </w:p>
    <w:p w14:paraId="3CB11AA4"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 = [</w:t>
      </w:r>
      <w:proofErr w:type="gramStart"/>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upper bound on data is infinity</w:t>
      </w:r>
    </w:p>
    <w:p w14:paraId="7157DE24"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a = -</w:t>
      </w:r>
      <w:proofErr w:type="gramStart"/>
      <w:r w:rsidRPr="00591686">
        <w:rPr>
          <w:rFonts w:ascii="Consolas" w:eastAsia="Times New Roman" w:hAnsi="Consolas" w:cs="Times New Roman"/>
          <w:sz w:val="20"/>
          <w:szCs w:val="20"/>
        </w:rPr>
        <w:t>1;s</w:t>
      </w:r>
      <w:proofErr w:type="gramEnd"/>
      <w:r w:rsidRPr="00591686">
        <w:rPr>
          <w:rFonts w:ascii="Consolas" w:eastAsia="Times New Roman" w:hAnsi="Consolas" w:cs="Times New Roman"/>
          <w:sz w:val="20"/>
          <w:szCs w:val="20"/>
        </w:rPr>
        <w:t xml:space="preserve"> = 1;</w:t>
      </w:r>
    </w:p>
    <w:p w14:paraId="52F1FFBE"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mu = @(x)a.*</w:t>
      </w:r>
      <w:proofErr w:type="gramStart"/>
      <w:r w:rsidRPr="00591686">
        <w:rPr>
          <w:rFonts w:ascii="Consolas" w:eastAsia="Times New Roman" w:hAnsi="Consolas" w:cs="Times New Roman"/>
          <w:sz w:val="20"/>
          <w:szCs w:val="20"/>
        </w:rPr>
        <w:t xml:space="preserve">x;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drift function</w:t>
      </w:r>
    </w:p>
    <w:p w14:paraId="28ECEED2" w14:textId="77777777" w:rsidR="008037AC" w:rsidRPr="005A4318" w:rsidRDefault="008037AC" w:rsidP="008037AC">
      <w:pPr>
        <w:spacing w:after="0" w:line="240" w:lineRule="auto"/>
        <w:rPr>
          <w:rFonts w:ascii="Consolas" w:eastAsia="Times New Roman" w:hAnsi="Consolas" w:cs="Times New Roman"/>
          <w:sz w:val="20"/>
          <w:szCs w:val="20"/>
          <w:lang w:val="fr-FR"/>
        </w:rPr>
      </w:pPr>
      <w:proofErr w:type="gramStart"/>
      <w:r w:rsidRPr="005A4318">
        <w:rPr>
          <w:rFonts w:ascii="Consolas" w:eastAsia="Times New Roman" w:hAnsi="Consolas" w:cs="Times New Roman"/>
          <w:sz w:val="20"/>
          <w:szCs w:val="20"/>
          <w:lang w:val="fr-FR"/>
        </w:rPr>
        <w:t>sigma</w:t>
      </w:r>
      <w:proofErr w:type="gramEnd"/>
      <w:r w:rsidRPr="005A4318">
        <w:rPr>
          <w:rFonts w:ascii="Consolas" w:eastAsia="Times New Roman" w:hAnsi="Consolas" w:cs="Times New Roman"/>
          <w:sz w:val="20"/>
          <w:szCs w:val="20"/>
          <w:lang w:val="fr-FR"/>
        </w:rPr>
        <w:t xml:space="preserve"> = @(x)s+0.*x;  </w:t>
      </w:r>
      <w:r w:rsidRPr="005A4318">
        <w:rPr>
          <w:rFonts w:ascii="Consolas" w:eastAsia="Times New Roman" w:hAnsi="Consolas" w:cs="Times New Roman"/>
          <w:color w:val="008013"/>
          <w:sz w:val="20"/>
          <w:szCs w:val="20"/>
          <w:lang w:val="fr-FR"/>
        </w:rPr>
        <w:t xml:space="preserve">% diffusion </w:t>
      </w:r>
      <w:proofErr w:type="spellStart"/>
      <w:r w:rsidRPr="005A4318">
        <w:rPr>
          <w:rFonts w:ascii="Consolas" w:eastAsia="Times New Roman" w:hAnsi="Consolas" w:cs="Times New Roman"/>
          <w:color w:val="008013"/>
          <w:sz w:val="20"/>
          <w:szCs w:val="20"/>
          <w:lang w:val="fr-FR"/>
        </w:rPr>
        <w:t>function</w:t>
      </w:r>
      <w:proofErr w:type="spellEnd"/>
    </w:p>
    <w:p w14:paraId="2492BD1E" w14:textId="34556724" w:rsidR="008037AC" w:rsidRPr="00591686" w:rsidRDefault="008037AC" w:rsidP="008037AC">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 0.01; </w:t>
      </w:r>
      <w:r w:rsidRPr="00591686">
        <w:rPr>
          <w:rFonts w:ascii="Consolas" w:eastAsia="Times New Roman" w:hAnsi="Consolas" w:cs="Times New Roman"/>
          <w:color w:val="008013"/>
          <w:sz w:val="20"/>
          <w:szCs w:val="20"/>
        </w:rPr>
        <w:t>% time step</w:t>
      </w:r>
      <w:r w:rsidR="00B60228">
        <w:rPr>
          <w:rFonts w:ascii="Consolas" w:eastAsia="Times New Roman" w:hAnsi="Consolas" w:cs="Times New Roman"/>
          <w:color w:val="008013"/>
          <w:sz w:val="20"/>
          <w:szCs w:val="20"/>
        </w:rPr>
        <w:t xml:space="preserve"> of Euler-Maruyama integration</w:t>
      </w:r>
    </w:p>
    <w:p w14:paraId="2C6DDEAC"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x0 = </w:t>
      </w:r>
      <w:proofErr w:type="gramStart"/>
      <w:r w:rsidRPr="00591686">
        <w:rPr>
          <w:rFonts w:ascii="Consolas" w:eastAsia="Times New Roman" w:hAnsi="Consolas" w:cs="Times New Roman"/>
          <w:sz w:val="20"/>
          <w:szCs w:val="20"/>
        </w:rPr>
        <w:t xml:space="preserve">0;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initial state</w:t>
      </w:r>
    </w:p>
    <w:p w14:paraId="0E043DDC"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T=10^</w:t>
      </w:r>
      <w:proofErr w:type="gramStart"/>
      <w:r w:rsidRPr="00591686">
        <w:rPr>
          <w:rFonts w:ascii="Consolas" w:eastAsia="Times New Roman" w:hAnsi="Consolas" w:cs="Times New Roman"/>
          <w:sz w:val="20"/>
          <w:szCs w:val="20"/>
        </w:rPr>
        <w:t xml:space="preserve">5;   </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simulation length</w:t>
      </w:r>
    </w:p>
    <w:p w14:paraId="53C5DE70" w14:textId="49BCB8F9" w:rsidR="008037AC" w:rsidRPr="005A4318" w:rsidRDefault="008037AC" w:rsidP="00562491">
      <w:pPr>
        <w:spacing w:line="240" w:lineRule="auto"/>
        <w:rPr>
          <w:rFonts w:ascii="Consolas" w:eastAsia="Times New Roman" w:hAnsi="Consolas" w:cs="Times New Roman"/>
          <w:sz w:val="20"/>
          <w:szCs w:val="20"/>
          <w:lang w:val="fr-FR"/>
        </w:rPr>
      </w:pPr>
      <w:proofErr w:type="gramStart"/>
      <w:r w:rsidRPr="005A4318">
        <w:rPr>
          <w:rFonts w:ascii="Consolas" w:eastAsia="Times New Roman" w:hAnsi="Consolas" w:cs="Times New Roman"/>
          <w:sz w:val="20"/>
          <w:szCs w:val="20"/>
          <w:lang w:val="fr-FR"/>
        </w:rPr>
        <w:t>x</w:t>
      </w:r>
      <w:proofErr w:type="gramEnd"/>
      <w:r w:rsidRPr="005A4318">
        <w:rPr>
          <w:rFonts w:ascii="Consolas" w:eastAsia="Times New Roman" w:hAnsi="Consolas" w:cs="Times New Roman"/>
          <w:sz w:val="20"/>
          <w:szCs w:val="20"/>
          <w:lang w:val="fr-FR"/>
        </w:rPr>
        <w:t>=</w:t>
      </w:r>
      <w:proofErr w:type="spellStart"/>
      <w:r w:rsidRPr="005A4318">
        <w:rPr>
          <w:rFonts w:ascii="Consolas" w:eastAsia="Times New Roman" w:hAnsi="Consolas" w:cs="Times New Roman"/>
          <w:sz w:val="20"/>
          <w:szCs w:val="20"/>
          <w:lang w:val="fr-FR"/>
        </w:rPr>
        <w:t>simulate</w:t>
      </w:r>
      <w:proofErr w:type="spellEnd"/>
      <w:r w:rsidRPr="005A4318">
        <w:rPr>
          <w:rFonts w:ascii="Consolas" w:eastAsia="Times New Roman" w:hAnsi="Consolas" w:cs="Times New Roman"/>
          <w:sz w:val="20"/>
          <w:szCs w:val="20"/>
          <w:lang w:val="fr-FR"/>
        </w:rPr>
        <w:t>(</w:t>
      </w:r>
      <w:r w:rsidR="002E17D3" w:rsidRPr="005A4318">
        <w:rPr>
          <w:rFonts w:ascii="Consolas" w:eastAsia="Times New Roman" w:hAnsi="Consolas" w:cs="Times New Roman"/>
          <w:sz w:val="20"/>
          <w:szCs w:val="20"/>
          <w:lang w:val="fr-FR"/>
        </w:rPr>
        <w:t>ModelType</w:t>
      </w:r>
      <w:r w:rsidRPr="005A4318">
        <w:rPr>
          <w:rFonts w:ascii="Consolas" w:eastAsia="Times New Roman" w:hAnsi="Consolas" w:cs="Times New Roman"/>
          <w:sz w:val="20"/>
          <w:szCs w:val="20"/>
          <w:lang w:val="fr-FR"/>
        </w:rPr>
        <w:t>,</w:t>
      </w:r>
      <w:r w:rsidR="00060CBC" w:rsidRPr="005A4318">
        <w:rPr>
          <w:rFonts w:ascii="Consolas" w:eastAsia="Times New Roman" w:hAnsi="Consolas" w:cs="Times New Roman"/>
          <w:sz w:val="20"/>
          <w:szCs w:val="20"/>
          <w:lang w:val="fr-FR"/>
        </w:rPr>
        <w:t>L</w:t>
      </w:r>
      <w:r w:rsidRPr="005A4318">
        <w:rPr>
          <w:rFonts w:ascii="Consolas" w:eastAsia="Times New Roman" w:hAnsi="Consolas" w:cs="Times New Roman"/>
          <w:sz w:val="20"/>
          <w:szCs w:val="20"/>
          <w:lang w:val="fr-FR"/>
        </w:rPr>
        <w:t>,</w:t>
      </w:r>
      <w:r w:rsidR="00060CBC" w:rsidRPr="005A4318">
        <w:rPr>
          <w:rFonts w:ascii="Consolas" w:eastAsia="Times New Roman" w:hAnsi="Consolas" w:cs="Times New Roman"/>
          <w:sz w:val="20"/>
          <w:szCs w:val="20"/>
          <w:lang w:val="fr-FR"/>
        </w:rPr>
        <w:t>R</w:t>
      </w:r>
      <w:r w:rsidRPr="005A4318">
        <w:rPr>
          <w:rFonts w:ascii="Consolas" w:eastAsia="Times New Roman" w:hAnsi="Consolas" w:cs="Times New Roman"/>
          <w:sz w:val="20"/>
          <w:szCs w:val="20"/>
          <w:lang w:val="fr-FR"/>
        </w:rPr>
        <w:t xml:space="preserve">,mu,sigma,dt,x0,T); </w:t>
      </w:r>
    </w:p>
    <w:p w14:paraId="65C5A3D0" w14:textId="272977EB" w:rsidR="00B52107" w:rsidRPr="00591686" w:rsidRDefault="00562491" w:rsidP="00C34B0B">
      <w:pPr>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as you see the lower bound </w:t>
      </w:r>
      <w:r w:rsidRPr="00591686">
        <w:rPr>
          <w:rFonts w:ascii="Consolas" w:eastAsia="Times New Roman" w:hAnsi="Consolas" w:cs="Times New Roman"/>
          <w:sz w:val="20"/>
          <w:szCs w:val="20"/>
        </w:rPr>
        <w:t xml:space="preserve">L </w:t>
      </w:r>
      <w:r w:rsidRPr="00591686">
        <w:rPr>
          <w:rFonts w:ascii="Times New Roman" w:eastAsiaTheme="minorEastAsia" w:hAnsi="Times New Roman" w:cs="Times New Roman"/>
          <w:sz w:val="20"/>
          <w:szCs w:val="20"/>
        </w:rPr>
        <w:t xml:space="preserve">and the upper bound </w:t>
      </w:r>
      <w:r w:rsidRPr="00591686">
        <w:rPr>
          <w:rFonts w:ascii="Consolas" w:eastAsia="Times New Roman" w:hAnsi="Consolas" w:cs="Times New Roman"/>
          <w:sz w:val="20"/>
          <w:szCs w:val="20"/>
        </w:rPr>
        <w:t>R</w:t>
      </w:r>
      <w:r w:rsidRPr="00591686">
        <w:rPr>
          <w:rFonts w:ascii="Times New Roman" w:eastAsiaTheme="minorEastAsia" w:hAnsi="Times New Roman" w:cs="Times New Roman"/>
          <w:sz w:val="20"/>
          <w:szCs w:val="20"/>
        </w:rPr>
        <w:t xml:space="preserve"> are empty. Therefore, the package, by default, considers a lower bound of </w:t>
      </w:r>
      <m:oMath>
        <m:r>
          <w:rPr>
            <w:rFonts w:ascii="Cambria Math" w:eastAsiaTheme="minorEastAsia" w:hAnsi="Cambria Math" w:cs="Times New Roman"/>
            <w:sz w:val="20"/>
            <w:szCs w:val="20"/>
          </w:rPr>
          <m:t>-∞</m:t>
        </m:r>
      </m:oMath>
      <w:r w:rsidRPr="00591686">
        <w:rPr>
          <w:rFonts w:ascii="Times New Roman" w:eastAsiaTheme="minorEastAsia" w:hAnsi="Times New Roman" w:cs="Times New Roman"/>
          <w:sz w:val="20"/>
          <w:szCs w:val="20"/>
        </w:rPr>
        <w:t xml:space="preserve"> and an upper bound of </w:t>
      </w:r>
      <m:oMath>
        <m:r>
          <w:rPr>
            <w:rFonts w:ascii="Cambria Math" w:eastAsiaTheme="minorEastAsia" w:hAnsi="Cambria Math" w:cs="Times New Roman"/>
            <w:sz w:val="20"/>
            <w:szCs w:val="20"/>
          </w:rPr>
          <m:t>∞</m:t>
        </m:r>
      </m:oMath>
      <w:r w:rsidRPr="00591686">
        <w:rPr>
          <w:rFonts w:ascii="Times New Roman" w:eastAsiaTheme="minorEastAsia" w:hAnsi="Times New Roman" w:cs="Times New Roman"/>
          <w:sz w:val="20"/>
          <w:szCs w:val="20"/>
        </w:rPr>
        <w:t xml:space="preserve">. </w:t>
      </w:r>
    </w:p>
    <w:p w14:paraId="11D2BB32" w14:textId="2DEF578D" w:rsidR="00691222" w:rsidRPr="00591686" w:rsidRDefault="00D44B94" w:rsidP="00520B76">
      <w:pPr>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Finally, let’s simulate a dataset from a spline model. Note that in this package spline modeling is only possible for one-dimensional models.</w:t>
      </w:r>
      <w:r w:rsidR="00B52107" w:rsidRPr="00591686">
        <w:rPr>
          <w:rFonts w:ascii="Times New Roman" w:eastAsiaTheme="minorEastAsia" w:hAnsi="Times New Roman" w:cs="Times New Roman"/>
          <w:sz w:val="20"/>
          <w:szCs w:val="20"/>
        </w:rPr>
        <w:t xml:space="preserve"> </w:t>
      </w:r>
      <w:r w:rsidR="00691222" w:rsidRPr="00591686">
        <w:rPr>
          <w:rFonts w:ascii="Times New Roman" w:eastAsiaTheme="minorEastAsia" w:hAnsi="Times New Roman" w:cs="Times New Roman"/>
          <w:sz w:val="20"/>
          <w:szCs w:val="20"/>
        </w:rPr>
        <w:t>To</w:t>
      </w:r>
      <w:r w:rsidR="00B52107" w:rsidRPr="00591686">
        <w:rPr>
          <w:rFonts w:ascii="Times New Roman" w:eastAsiaTheme="minorEastAsia" w:hAnsi="Times New Roman" w:cs="Times New Roman"/>
          <w:sz w:val="20"/>
          <w:szCs w:val="20"/>
        </w:rPr>
        <w:t xml:space="preserve"> generate a dataset from a spline model</w:t>
      </w:r>
      <w:r w:rsidR="00691222" w:rsidRPr="00591686">
        <w:rPr>
          <w:rFonts w:ascii="Times New Roman" w:eastAsiaTheme="minorEastAsia" w:hAnsi="Times New Roman" w:cs="Times New Roman"/>
          <w:sz w:val="20"/>
          <w:szCs w:val="20"/>
        </w:rPr>
        <w:t>,</w:t>
      </w:r>
      <w:r w:rsidR="00B52107" w:rsidRPr="00591686">
        <w:rPr>
          <w:rFonts w:ascii="Times New Roman" w:eastAsiaTheme="minorEastAsia" w:hAnsi="Times New Roman" w:cs="Times New Roman"/>
          <w:sz w:val="20"/>
          <w:szCs w:val="20"/>
        </w:rPr>
        <w:t xml:space="preserve"> you need to define</w:t>
      </w:r>
      <w:r w:rsidR="005D29B4" w:rsidRPr="00591686">
        <w:rPr>
          <w:rFonts w:ascii="Times New Roman" w:eastAsiaTheme="minorEastAsia" w:hAnsi="Times New Roman" w:cs="Times New Roman"/>
          <w:sz w:val="20"/>
          <w:szCs w:val="20"/>
        </w:rPr>
        <w:t xml:space="preserve"> the parameters:</w:t>
      </w:r>
      <w:r w:rsidR="00B52107" w:rsidRPr="00591686">
        <w:rPr>
          <w:rFonts w:ascii="Times New Roman" w:eastAsiaTheme="minorEastAsia" w:hAnsi="Times New Roman" w:cs="Times New Roman"/>
          <w:sz w:val="20"/>
          <w:szCs w:val="20"/>
        </w:rPr>
        <w:t xml:space="preserve"> model type </w:t>
      </w:r>
      <w:proofErr w:type="spellStart"/>
      <w:r w:rsidR="00B52107" w:rsidRPr="00591686">
        <w:rPr>
          <w:rFonts w:ascii="Consolas" w:eastAsia="Times New Roman" w:hAnsi="Consolas" w:cs="Times New Roman"/>
          <w:sz w:val="20"/>
          <w:szCs w:val="20"/>
        </w:rPr>
        <w:t>ModelType</w:t>
      </w:r>
      <w:proofErr w:type="spellEnd"/>
      <w:r w:rsidR="00B52107" w:rsidRPr="00591686">
        <w:rPr>
          <w:rFonts w:ascii="Times New Roman" w:eastAsiaTheme="minorEastAsia" w:hAnsi="Times New Roman" w:cs="Times New Roman"/>
          <w:sz w:val="20"/>
          <w:szCs w:val="20"/>
        </w:rPr>
        <w:t xml:space="preserve"> (i.e., </w:t>
      </w:r>
      <w:r w:rsidR="00B52107" w:rsidRPr="00591686">
        <w:rPr>
          <w:rFonts w:ascii="Consolas" w:eastAsia="Times New Roman" w:hAnsi="Consolas" w:cs="Times New Roman"/>
          <w:sz w:val="20"/>
          <w:szCs w:val="20"/>
        </w:rPr>
        <w:t>'spline'</w:t>
      </w:r>
      <w:r w:rsidR="00B52107" w:rsidRPr="00591686">
        <w:rPr>
          <w:rFonts w:ascii="Times New Roman" w:eastAsiaTheme="minorEastAsia" w:hAnsi="Times New Roman" w:cs="Times New Roman"/>
          <w:sz w:val="20"/>
          <w:szCs w:val="20"/>
        </w:rPr>
        <w:t xml:space="preserve">), </w:t>
      </w:r>
      <w:proofErr w:type="spellStart"/>
      <w:r w:rsidR="00B52107" w:rsidRPr="00591686">
        <w:rPr>
          <w:rFonts w:ascii="Consolas" w:eastAsia="Times New Roman" w:hAnsi="Consolas" w:cs="Times New Roman"/>
          <w:sz w:val="20"/>
          <w:szCs w:val="20"/>
        </w:rPr>
        <w:t>SplineType</w:t>
      </w:r>
      <w:proofErr w:type="spellEnd"/>
      <w:r w:rsidR="00B52107" w:rsidRPr="00591686">
        <w:rPr>
          <w:rFonts w:ascii="Times New Roman" w:eastAsiaTheme="minorEastAsia" w:hAnsi="Times New Roman" w:cs="Times New Roman"/>
          <w:sz w:val="20"/>
          <w:szCs w:val="20"/>
        </w:rPr>
        <w:t xml:space="preserve"> (</w:t>
      </w:r>
      <w:r w:rsidR="005D29B4" w:rsidRPr="00591686">
        <w:rPr>
          <w:rFonts w:ascii="Times New Roman" w:eastAsiaTheme="minorEastAsia" w:hAnsi="Times New Roman" w:cs="Times New Roman"/>
          <w:sz w:val="20"/>
          <w:szCs w:val="20"/>
        </w:rPr>
        <w:t>with</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'CC'</w:t>
      </w:r>
      <w:r w:rsidR="00B52107" w:rsidRPr="00591686">
        <w:rPr>
          <w:rFonts w:ascii="Times New Roman" w:eastAsiaTheme="minorEastAsia" w:hAnsi="Times New Roman" w:cs="Times New Roman"/>
          <w:sz w:val="20"/>
          <w:szCs w:val="20"/>
        </w:rPr>
        <w:t xml:space="preserve"> </w:t>
      </w:r>
      <w:r w:rsidR="005D29B4" w:rsidRPr="00591686">
        <w:rPr>
          <w:rFonts w:ascii="Times New Roman" w:eastAsiaTheme="minorEastAsia" w:hAnsi="Times New Roman" w:cs="Times New Roman"/>
          <w:sz w:val="20"/>
          <w:szCs w:val="20"/>
        </w:rPr>
        <w:t>being the default and</w:t>
      </w:r>
      <w:r w:rsidR="00B52107" w:rsidRPr="00591686">
        <w:rPr>
          <w:rFonts w:ascii="Times New Roman" w:eastAsiaTheme="minorEastAsia" w:hAnsi="Times New Roman" w:cs="Times New Roman"/>
          <w:sz w:val="20"/>
          <w:szCs w:val="20"/>
        </w:rPr>
        <w:t xml:space="preserve"> often use</w:t>
      </w:r>
      <w:r w:rsidR="005D29B4" w:rsidRPr="00591686">
        <w:rPr>
          <w:rFonts w:ascii="Times New Roman" w:eastAsiaTheme="minorEastAsia" w:hAnsi="Times New Roman" w:cs="Times New Roman"/>
          <w:sz w:val="20"/>
          <w:szCs w:val="20"/>
        </w:rPr>
        <w:t>d</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knots</w:t>
      </w:r>
      <w:r w:rsidR="00B52107" w:rsidRPr="00591686">
        <w:rPr>
          <w:rFonts w:ascii="Times New Roman" w:eastAsiaTheme="minorEastAsia" w:hAnsi="Times New Roman" w:cs="Times New Roman"/>
          <w:sz w:val="20"/>
          <w:szCs w:val="20"/>
        </w:rPr>
        <w:t xml:space="preserve"> (a rather sparse </w:t>
      </w:r>
      <w:r w:rsidR="00B52107" w:rsidRPr="00591686">
        <w:rPr>
          <w:rFonts w:ascii="Times New Roman" w:eastAsiaTheme="minorEastAsia" w:hAnsi="Times New Roman" w:cs="Times New Roman"/>
          <w:sz w:val="20"/>
          <w:szCs w:val="20"/>
        </w:rPr>
        <w:lastRenderedPageBreak/>
        <w:t>mesh across the state space)</w:t>
      </w:r>
      <w:r w:rsidR="001A0E30" w:rsidRPr="00591686">
        <w:rPr>
          <w:rFonts w:ascii="Times New Roman" w:eastAsiaTheme="minorEastAsia" w:hAnsi="Times New Roman" w:cs="Times New Roman"/>
          <w:sz w:val="20"/>
          <w:szCs w:val="20"/>
        </w:rPr>
        <w:t>,</w:t>
      </w:r>
      <w:r w:rsidR="00B52107" w:rsidRPr="00591686">
        <w:rPr>
          <w:rFonts w:ascii="Times New Roman" w:eastAsiaTheme="minorEastAsia" w:hAnsi="Times New Roman" w:cs="Times New Roman"/>
          <w:sz w:val="20"/>
          <w:szCs w:val="20"/>
        </w:rPr>
        <w:t xml:space="preserve"> </w:t>
      </w:r>
      <w:r w:rsidR="001A0E30" w:rsidRPr="00591686">
        <w:rPr>
          <w:rFonts w:ascii="Times New Roman" w:eastAsiaTheme="minorEastAsia" w:hAnsi="Times New Roman" w:cs="Times New Roman"/>
          <w:sz w:val="20"/>
          <w:szCs w:val="20"/>
        </w:rPr>
        <w:t xml:space="preserve">a </w:t>
      </w:r>
      <w:r w:rsidR="00B52107" w:rsidRPr="00591686">
        <w:rPr>
          <w:rFonts w:ascii="Times New Roman" w:eastAsiaTheme="minorEastAsia" w:hAnsi="Times New Roman" w:cs="Times New Roman"/>
          <w:sz w:val="20"/>
          <w:szCs w:val="20"/>
        </w:rPr>
        <w:t>vector of parameters (which are the corresponding values of drift and diffusion functions at knots),</w:t>
      </w:r>
      <w:r w:rsidR="001A0E30" w:rsidRPr="00591686">
        <w:rPr>
          <w:rFonts w:ascii="Times New Roman" w:eastAsiaTheme="minorEastAsia" w:hAnsi="Times New Roman" w:cs="Times New Roman"/>
          <w:sz w:val="20"/>
          <w:szCs w:val="20"/>
        </w:rPr>
        <w:t xml:space="preserve"> a</w:t>
      </w:r>
      <w:r w:rsidR="00B52107" w:rsidRPr="00591686">
        <w:rPr>
          <w:rFonts w:ascii="Times New Roman" w:eastAsiaTheme="minorEastAsia" w:hAnsi="Times New Roman" w:cs="Times New Roman"/>
          <w:sz w:val="20"/>
          <w:szCs w:val="20"/>
        </w:rPr>
        <w:t xml:space="preserve"> lower bound </w:t>
      </w:r>
      <w:r w:rsidR="00B52107" w:rsidRPr="00591686">
        <w:rPr>
          <w:rFonts w:ascii="Consolas" w:eastAsia="Times New Roman" w:hAnsi="Consolas" w:cs="Times New Roman"/>
          <w:sz w:val="20"/>
          <w:szCs w:val="20"/>
        </w:rPr>
        <w:t>L</w:t>
      </w:r>
      <w:r w:rsidR="00B52107" w:rsidRPr="00591686">
        <w:rPr>
          <w:rFonts w:ascii="Times New Roman" w:eastAsiaTheme="minorEastAsia" w:hAnsi="Times New Roman" w:cs="Times New Roman"/>
          <w:sz w:val="20"/>
          <w:szCs w:val="20"/>
        </w:rPr>
        <w:t xml:space="preserve">, </w:t>
      </w:r>
      <w:r w:rsidR="001A0E30" w:rsidRPr="00591686">
        <w:rPr>
          <w:rFonts w:ascii="Times New Roman" w:eastAsiaTheme="minorEastAsia" w:hAnsi="Times New Roman" w:cs="Times New Roman"/>
          <w:sz w:val="20"/>
          <w:szCs w:val="20"/>
        </w:rPr>
        <w:t xml:space="preserve">an </w:t>
      </w:r>
      <w:r w:rsidR="00B52107" w:rsidRPr="00591686">
        <w:rPr>
          <w:rFonts w:ascii="Times New Roman" w:eastAsiaTheme="minorEastAsia" w:hAnsi="Times New Roman" w:cs="Times New Roman"/>
          <w:sz w:val="20"/>
          <w:szCs w:val="20"/>
        </w:rPr>
        <w:t xml:space="preserve">upper bound </w:t>
      </w:r>
      <w:r w:rsidR="00B52107" w:rsidRPr="00591686">
        <w:rPr>
          <w:rFonts w:ascii="Consolas" w:eastAsia="Times New Roman" w:hAnsi="Consolas" w:cs="Times New Roman"/>
          <w:sz w:val="20"/>
          <w:szCs w:val="20"/>
        </w:rPr>
        <w:t>R</w:t>
      </w:r>
      <w:r w:rsidR="00B52107" w:rsidRPr="00591686">
        <w:rPr>
          <w:rFonts w:ascii="Times New Roman" w:eastAsiaTheme="minorEastAsia" w:hAnsi="Times New Roman" w:cs="Times New Roman"/>
          <w:sz w:val="20"/>
          <w:szCs w:val="20"/>
        </w:rPr>
        <w:t xml:space="preserve">, </w:t>
      </w:r>
      <w:r w:rsidR="001A0E30" w:rsidRPr="00591686">
        <w:rPr>
          <w:rFonts w:ascii="Times New Roman" w:eastAsiaTheme="minorEastAsia" w:hAnsi="Times New Roman" w:cs="Times New Roman"/>
          <w:sz w:val="20"/>
          <w:szCs w:val="20"/>
        </w:rPr>
        <w:t xml:space="preserve">a </w:t>
      </w:r>
      <w:r w:rsidR="00B52107" w:rsidRPr="00591686">
        <w:rPr>
          <w:rFonts w:ascii="Times New Roman" w:eastAsiaTheme="minorEastAsia" w:hAnsi="Times New Roman" w:cs="Times New Roman"/>
          <w:sz w:val="20"/>
          <w:szCs w:val="20"/>
        </w:rPr>
        <w:t xml:space="preserve">time step </w:t>
      </w:r>
      <w:proofErr w:type="spellStart"/>
      <w:r w:rsidR="00B52107" w:rsidRPr="00591686">
        <w:rPr>
          <w:rFonts w:ascii="Consolas" w:eastAsia="Times New Roman" w:hAnsi="Consolas" w:cs="Times New Roman"/>
          <w:sz w:val="20"/>
          <w:szCs w:val="20"/>
        </w:rPr>
        <w:t>dt</w:t>
      </w:r>
      <w:proofErr w:type="spellEnd"/>
      <w:r w:rsidR="00B52107" w:rsidRPr="00591686">
        <w:rPr>
          <w:rFonts w:ascii="Times New Roman" w:eastAsiaTheme="minorEastAsia" w:hAnsi="Times New Roman" w:cs="Times New Roman"/>
          <w:sz w:val="20"/>
          <w:szCs w:val="20"/>
        </w:rPr>
        <w:t xml:space="preserve">, and </w:t>
      </w:r>
      <w:r w:rsidR="001A0E30" w:rsidRPr="00591686">
        <w:rPr>
          <w:rFonts w:ascii="Times New Roman" w:eastAsiaTheme="minorEastAsia" w:hAnsi="Times New Roman" w:cs="Times New Roman"/>
          <w:sz w:val="20"/>
          <w:szCs w:val="20"/>
        </w:rPr>
        <w:t xml:space="preserve">the </w:t>
      </w:r>
      <w:r w:rsidR="00B52107" w:rsidRPr="00591686">
        <w:rPr>
          <w:rFonts w:ascii="Times New Roman" w:eastAsiaTheme="minorEastAsia" w:hAnsi="Times New Roman" w:cs="Times New Roman"/>
          <w:sz w:val="20"/>
          <w:szCs w:val="20"/>
        </w:rPr>
        <w:t xml:space="preserve">number of data points </w:t>
      </w:r>
      <w:r w:rsidR="00B52107" w:rsidRPr="00591686">
        <w:rPr>
          <w:rFonts w:ascii="Consolas" w:eastAsia="Times New Roman" w:hAnsi="Consolas" w:cs="Times New Roman"/>
          <w:sz w:val="20"/>
          <w:szCs w:val="20"/>
        </w:rPr>
        <w:t>T</w:t>
      </w:r>
      <w:r w:rsidR="00B52107" w:rsidRPr="00591686">
        <w:rPr>
          <w:rFonts w:ascii="Times New Roman" w:eastAsiaTheme="minorEastAsia" w:hAnsi="Times New Roman" w:cs="Times New Roman"/>
          <w:sz w:val="20"/>
          <w:szCs w:val="20"/>
        </w:rPr>
        <w:t>. For details</w:t>
      </w:r>
      <w:r w:rsidR="00CD2FA5" w:rsidRPr="00591686">
        <w:rPr>
          <w:rFonts w:ascii="Times New Roman" w:eastAsiaTheme="minorEastAsia" w:hAnsi="Times New Roman" w:cs="Times New Roman"/>
          <w:sz w:val="20"/>
          <w:szCs w:val="20"/>
        </w:rPr>
        <w:t xml:space="preserve"> on these inputs</w:t>
      </w:r>
      <w:r w:rsidR="00B52107" w:rsidRPr="00591686">
        <w:rPr>
          <w:rFonts w:ascii="Times New Roman" w:eastAsiaTheme="minorEastAsia" w:hAnsi="Times New Roman" w:cs="Times New Roman"/>
          <w:sz w:val="20"/>
          <w:szCs w:val="20"/>
        </w:rPr>
        <w:t xml:space="preserve"> see section </w:t>
      </w:r>
      <w:r w:rsidR="00CD2FA5" w:rsidRPr="00591686">
        <w:rPr>
          <w:rFonts w:ascii="Times New Roman" w:eastAsiaTheme="minorEastAsia" w:hAnsi="Times New Roman" w:cs="Times New Roman"/>
          <w:sz w:val="20"/>
          <w:szCs w:val="20"/>
        </w:rPr>
        <w:fldChar w:fldCharType="begin"/>
      </w:r>
      <w:r w:rsidR="00CD2FA5" w:rsidRPr="00591686">
        <w:rPr>
          <w:rFonts w:ascii="Times New Roman" w:eastAsiaTheme="minorEastAsia" w:hAnsi="Times New Roman" w:cs="Times New Roman"/>
          <w:sz w:val="20"/>
          <w:szCs w:val="20"/>
        </w:rPr>
        <w:instrText xml:space="preserve"> REF _Ref162783193 \r \h </w:instrText>
      </w:r>
      <w:r w:rsidR="00CD2FA5" w:rsidRPr="00591686">
        <w:rPr>
          <w:rFonts w:ascii="Times New Roman" w:eastAsiaTheme="minorEastAsia" w:hAnsi="Times New Roman" w:cs="Times New Roman"/>
          <w:sz w:val="20"/>
          <w:szCs w:val="20"/>
        </w:rPr>
      </w:r>
      <w:r w:rsidR="00CD2FA5" w:rsidRPr="00591686">
        <w:rPr>
          <w:rFonts w:ascii="Times New Roman" w:eastAsiaTheme="minorEastAsia" w:hAnsi="Times New Roman" w:cs="Times New Roman"/>
          <w:sz w:val="20"/>
          <w:szCs w:val="20"/>
        </w:rPr>
        <w:fldChar w:fldCharType="separate"/>
      </w:r>
      <w:r w:rsidR="00CD2FA5" w:rsidRPr="00591686">
        <w:rPr>
          <w:rFonts w:ascii="Times New Roman" w:eastAsiaTheme="minorEastAsia" w:hAnsi="Times New Roman" w:cs="Times New Roman"/>
          <w:sz w:val="20"/>
          <w:szCs w:val="20"/>
        </w:rPr>
        <w:t>5</w:t>
      </w:r>
      <w:r w:rsidR="00CD2FA5" w:rsidRPr="00591686">
        <w:rPr>
          <w:rFonts w:ascii="Times New Roman" w:eastAsiaTheme="minorEastAsia" w:hAnsi="Times New Roman" w:cs="Times New Roman"/>
          <w:sz w:val="20"/>
          <w:szCs w:val="20"/>
        </w:rPr>
        <w:fldChar w:fldCharType="end"/>
      </w:r>
      <w:r w:rsidR="00DB7AFF" w:rsidRPr="00591686">
        <w:rPr>
          <w:rFonts w:ascii="Times New Roman" w:eastAsiaTheme="minorEastAsia" w:hAnsi="Times New Roman" w:cs="Times New Roman"/>
          <w:sz w:val="20"/>
          <w:szCs w:val="20"/>
        </w:rPr>
        <w:t>. The following command lines generate data for a spline model</w:t>
      </w:r>
      <w:r w:rsidR="003F681D" w:rsidRPr="00591686">
        <w:rPr>
          <w:rFonts w:ascii="Times New Roman" w:eastAsiaTheme="minorEastAsia" w:hAnsi="Times New Roman" w:cs="Times New Roman"/>
          <w:sz w:val="20"/>
          <w:szCs w:val="20"/>
        </w:rPr>
        <w:t xml:space="preserve"> (</w:t>
      </w:r>
      <w:r w:rsidR="008D04D8" w:rsidRPr="00591686">
        <w:rPr>
          <w:rFonts w:ascii="Times New Roman" w:eastAsiaTheme="minorEastAsia" w:hAnsi="Times New Roman" w:cs="Times New Roman"/>
          <w:sz w:val="20"/>
          <w:szCs w:val="20"/>
        </w:rPr>
        <w:t>which is reconstructed</w:t>
      </w:r>
      <w:r w:rsidR="00D911D3" w:rsidRPr="00591686">
        <w:rPr>
          <w:rFonts w:ascii="Times New Roman" w:eastAsiaTheme="minorEastAsia" w:hAnsi="Times New Roman" w:cs="Times New Roman"/>
          <w:sz w:val="20"/>
          <w:szCs w:val="20"/>
        </w:rPr>
        <w:t xml:space="preserve"> via a spline reconstruction in </w:t>
      </w:r>
      <w:r w:rsidR="00D911D3" w:rsidRPr="00591686">
        <w:rPr>
          <w:rFonts w:ascii="Consolas" w:eastAsiaTheme="minorEastAsia" w:hAnsi="Consolas" w:cs="Times New Roman"/>
          <w:sz w:val="20"/>
          <w:szCs w:val="20"/>
        </w:rPr>
        <w:t>section</w:t>
      </w:r>
      <w:r w:rsidR="008D04D8" w:rsidRPr="00591686">
        <w:rPr>
          <w:rFonts w:ascii="Consolas" w:eastAsiaTheme="minorEastAsia" w:hAnsi="Consolas" w:cs="Times New Roman"/>
          <w:sz w:val="20"/>
          <w:szCs w:val="20"/>
        </w:rPr>
        <w:t xml:space="preserve"> </w:t>
      </w:r>
      <w:r w:rsidR="002028C0">
        <w:rPr>
          <w:rFonts w:ascii="Consolas" w:eastAsiaTheme="minorEastAsia" w:hAnsi="Consolas" w:cs="Times New Roman"/>
          <w:sz w:val="20"/>
          <w:szCs w:val="20"/>
        </w:rPr>
        <w:fldChar w:fldCharType="begin"/>
      </w:r>
      <w:r w:rsidR="002028C0">
        <w:rPr>
          <w:rFonts w:ascii="Consolas" w:eastAsiaTheme="minorEastAsia" w:hAnsi="Consolas" w:cs="Times New Roman"/>
          <w:sz w:val="20"/>
          <w:szCs w:val="20"/>
        </w:rPr>
        <w:instrText xml:space="preserve"> REF _Ref164691910 \r \h </w:instrText>
      </w:r>
      <w:r w:rsidR="002028C0">
        <w:rPr>
          <w:rFonts w:ascii="Consolas" w:eastAsiaTheme="minorEastAsia" w:hAnsi="Consolas" w:cs="Times New Roman"/>
          <w:sz w:val="20"/>
          <w:szCs w:val="20"/>
        </w:rPr>
      </w:r>
      <w:r w:rsidR="002028C0">
        <w:rPr>
          <w:rFonts w:ascii="Consolas" w:eastAsiaTheme="minorEastAsia" w:hAnsi="Consolas" w:cs="Times New Roman"/>
          <w:sz w:val="20"/>
          <w:szCs w:val="20"/>
        </w:rPr>
        <w:fldChar w:fldCharType="separate"/>
      </w:r>
      <w:r w:rsidR="002028C0">
        <w:rPr>
          <w:rFonts w:ascii="Consolas" w:eastAsiaTheme="minorEastAsia" w:hAnsi="Consolas" w:cs="Times New Roman"/>
          <w:sz w:val="20"/>
          <w:szCs w:val="20"/>
        </w:rPr>
        <w:t>9.2</w:t>
      </w:r>
      <w:r w:rsidR="002028C0">
        <w:rPr>
          <w:rFonts w:ascii="Consolas" w:eastAsiaTheme="minorEastAsia" w:hAnsi="Consolas" w:cs="Times New Roman"/>
          <w:sz w:val="20"/>
          <w:szCs w:val="20"/>
        </w:rPr>
        <w:fldChar w:fldCharType="end"/>
      </w:r>
      <w:r w:rsidR="00D911D3" w:rsidRPr="00591686">
        <w:rPr>
          <w:rFonts w:ascii="Times New Roman" w:eastAsiaTheme="minorEastAsia" w:hAnsi="Times New Roman" w:cs="Times New Roman"/>
          <w:sz w:val="20"/>
          <w:szCs w:val="20"/>
        </w:rPr>
        <w:t xml:space="preserve">, </w:t>
      </w:r>
      <w:r w:rsidR="002028C0">
        <w:rPr>
          <w:rFonts w:ascii="Times New Roman" w:eastAsiaTheme="minorEastAsia" w:hAnsi="Times New Roman" w:cs="Times New Roman"/>
          <w:b/>
          <w:bCs/>
          <w:sz w:val="20"/>
          <w:szCs w:val="20"/>
        </w:rPr>
        <w:fldChar w:fldCharType="begin"/>
      </w:r>
      <w:r w:rsidR="002028C0">
        <w:rPr>
          <w:rFonts w:ascii="Times New Roman" w:eastAsiaTheme="minorEastAsia" w:hAnsi="Times New Roman" w:cs="Times New Roman"/>
          <w:sz w:val="20"/>
          <w:szCs w:val="20"/>
        </w:rPr>
        <w:instrText xml:space="preserve"> REF Example4 \h </w:instrText>
      </w:r>
      <w:r w:rsidR="002028C0">
        <w:rPr>
          <w:rFonts w:ascii="Times New Roman" w:eastAsiaTheme="minorEastAsia" w:hAnsi="Times New Roman" w:cs="Times New Roman"/>
          <w:b/>
          <w:bCs/>
          <w:sz w:val="20"/>
          <w:szCs w:val="20"/>
        </w:rPr>
      </w:r>
      <w:r w:rsidR="002028C0">
        <w:rPr>
          <w:rFonts w:ascii="Times New Roman" w:eastAsiaTheme="minorEastAsia" w:hAnsi="Times New Roman" w:cs="Times New Roman"/>
          <w:b/>
          <w:bCs/>
          <w:sz w:val="20"/>
          <w:szCs w:val="20"/>
        </w:rPr>
        <w:fldChar w:fldCharType="separate"/>
      </w:r>
      <w:r w:rsidR="002028C0" w:rsidRPr="00591686">
        <w:rPr>
          <w:rFonts w:ascii="Times New Roman" w:eastAsia="Times New Roman" w:hAnsi="Times New Roman" w:cs="Times New Roman"/>
          <w:b/>
          <w:bCs/>
          <w:sz w:val="20"/>
          <w:szCs w:val="20"/>
        </w:rPr>
        <w:t>Example 4</w:t>
      </w:r>
      <w:r w:rsidR="002028C0">
        <w:rPr>
          <w:rFonts w:ascii="Times New Roman" w:eastAsiaTheme="minorEastAsia" w:hAnsi="Times New Roman" w:cs="Times New Roman"/>
          <w:b/>
          <w:bCs/>
          <w:sz w:val="20"/>
          <w:szCs w:val="20"/>
        </w:rPr>
        <w:fldChar w:fldCharType="end"/>
      </w:r>
      <w:r w:rsidR="003F681D" w:rsidRPr="00591686">
        <w:rPr>
          <w:rFonts w:ascii="Times New Roman" w:eastAsiaTheme="minorEastAsia" w:hAnsi="Times New Roman" w:cs="Times New Roman"/>
          <w:sz w:val="20"/>
          <w:szCs w:val="20"/>
        </w:rPr>
        <w:t>)</w:t>
      </w:r>
    </w:p>
    <w:p w14:paraId="7E437446" w14:textId="0796F79B" w:rsidR="00DC14E4" w:rsidRPr="00591686" w:rsidRDefault="00DC14E4" w:rsidP="00DC14E4">
      <w:pPr>
        <w:spacing w:after="0" w:line="240" w:lineRule="auto"/>
        <w:jc w:val="both"/>
        <w:rPr>
          <w:rFonts w:ascii="Times New Roman" w:eastAsiaTheme="minorEastAsia" w:hAnsi="Times New Roman" w:cs="Times New Roman"/>
          <w:sz w:val="20"/>
          <w:szCs w:val="20"/>
        </w:rPr>
      </w:pPr>
      <w:proofErr w:type="spellStart"/>
      <w:r w:rsidRPr="00591686">
        <w:rPr>
          <w:rFonts w:ascii="Consolas" w:eastAsia="Times New Roman" w:hAnsi="Consolas" w:cs="Times New Roman"/>
          <w:sz w:val="20"/>
          <w:szCs w:val="20"/>
        </w:rPr>
        <w:t>ModelType</w:t>
      </w:r>
      <w:proofErr w:type="spellEnd"/>
      <w:r w:rsidRPr="00591686">
        <w:rPr>
          <w:rFonts w:ascii="Consolas" w:eastAsia="Times New Roman" w:hAnsi="Consolas" w:cs="Times New Roman"/>
          <w:sz w:val="20"/>
          <w:szCs w:val="20"/>
        </w:rPr>
        <w:t xml:space="preserve"> =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w:t>
      </w:r>
      <w:r w:rsidR="00800CCF" w:rsidRPr="00591686">
        <w:rPr>
          <w:rFonts w:ascii="Consolas" w:eastAsia="Times New Roman" w:hAnsi="Consolas" w:cs="Times New Roman"/>
          <w:sz w:val="20"/>
          <w:szCs w:val="20"/>
        </w:rPr>
        <w:t xml:space="preserve"> </w:t>
      </w:r>
    </w:p>
    <w:p w14:paraId="1331DD12" w14:textId="77777777" w:rsidR="00CE64A6" w:rsidRPr="00591686" w:rsidRDefault="00CE64A6" w:rsidP="00CE64A6">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SplineType</w:t>
      </w:r>
      <w:proofErr w:type="spellEnd"/>
      <w:r w:rsidRPr="00591686">
        <w:rPr>
          <w:rFonts w:ascii="Consolas" w:eastAsia="Times New Roman" w:hAnsi="Consolas" w:cs="Times New Roman"/>
          <w:sz w:val="20"/>
          <w:szCs w:val="20"/>
        </w:rPr>
        <w:t xml:space="preserve"> = </w:t>
      </w:r>
      <w:r w:rsidRPr="00591686">
        <w:rPr>
          <w:rFonts w:ascii="Consolas" w:eastAsia="Times New Roman" w:hAnsi="Consolas" w:cs="Times New Roman"/>
          <w:color w:val="A709F5"/>
          <w:sz w:val="20"/>
          <w:szCs w:val="20"/>
        </w:rPr>
        <w:t>'CC'</w:t>
      </w:r>
      <w:r w:rsidRPr="00591686">
        <w:rPr>
          <w:rFonts w:ascii="Consolas" w:eastAsia="Times New Roman" w:hAnsi="Consolas" w:cs="Times New Roman"/>
          <w:sz w:val="20"/>
          <w:szCs w:val="20"/>
        </w:rPr>
        <w:t>;</w:t>
      </w:r>
    </w:p>
    <w:p w14:paraId="7AFAB7B4"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L = -4;</w:t>
      </w:r>
    </w:p>
    <w:p w14:paraId="7F666F1F"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 = 4;</w:t>
      </w:r>
    </w:p>
    <w:p w14:paraId="17C1E67C" w14:textId="77777777" w:rsidR="00CE64A6" w:rsidRPr="005A4318" w:rsidRDefault="00CE64A6" w:rsidP="00CE64A6">
      <w:pPr>
        <w:spacing w:after="0" w:line="240" w:lineRule="auto"/>
        <w:rPr>
          <w:rFonts w:ascii="Consolas" w:eastAsia="Times New Roman" w:hAnsi="Consolas" w:cs="Times New Roman"/>
          <w:sz w:val="20"/>
          <w:szCs w:val="20"/>
          <w:lang w:val="fr-FR"/>
        </w:rPr>
      </w:pPr>
      <w:proofErr w:type="spellStart"/>
      <w:proofErr w:type="gramStart"/>
      <w:r w:rsidRPr="005A4318">
        <w:rPr>
          <w:rFonts w:ascii="Consolas" w:eastAsia="Times New Roman" w:hAnsi="Consolas" w:cs="Times New Roman"/>
          <w:sz w:val="20"/>
          <w:szCs w:val="20"/>
          <w:lang w:val="fr-FR"/>
        </w:rPr>
        <w:t>knots</w:t>
      </w:r>
      <w:proofErr w:type="spellEnd"/>
      <w:proofErr w:type="gramEnd"/>
      <w:r w:rsidRPr="005A4318">
        <w:rPr>
          <w:rFonts w:ascii="Consolas" w:eastAsia="Times New Roman" w:hAnsi="Consolas" w:cs="Times New Roman"/>
          <w:sz w:val="20"/>
          <w:szCs w:val="20"/>
          <w:lang w:val="fr-FR"/>
        </w:rPr>
        <w:t xml:space="preserve"> = </w:t>
      </w:r>
      <w:proofErr w:type="spellStart"/>
      <w:r w:rsidRPr="005A4318">
        <w:rPr>
          <w:rFonts w:ascii="Consolas" w:eastAsia="Times New Roman" w:hAnsi="Consolas" w:cs="Times New Roman"/>
          <w:sz w:val="20"/>
          <w:szCs w:val="20"/>
          <w:lang w:val="fr-FR"/>
        </w:rPr>
        <w:t>linspace</w:t>
      </w:r>
      <w:proofErr w:type="spellEnd"/>
      <w:r w:rsidRPr="005A4318">
        <w:rPr>
          <w:rFonts w:ascii="Consolas" w:eastAsia="Times New Roman" w:hAnsi="Consolas" w:cs="Times New Roman"/>
          <w:sz w:val="20"/>
          <w:szCs w:val="20"/>
          <w:lang w:val="fr-FR"/>
        </w:rPr>
        <w:t>(L, R, 8);</w:t>
      </w:r>
    </w:p>
    <w:p w14:paraId="37C86106" w14:textId="15A13BC5" w:rsidR="00195851" w:rsidRPr="005A4318" w:rsidRDefault="00195851" w:rsidP="00195851">
      <w:pPr>
        <w:spacing w:after="0" w:line="240" w:lineRule="auto"/>
        <w:jc w:val="both"/>
        <w:rPr>
          <w:rFonts w:ascii="Consolas" w:eastAsia="Times New Roman" w:hAnsi="Consolas" w:cs="Calibri"/>
          <w:sz w:val="20"/>
          <w:szCs w:val="20"/>
          <w:lang w:val="fr-FR"/>
        </w:rPr>
      </w:pPr>
      <w:proofErr w:type="gramStart"/>
      <w:r w:rsidRPr="005A4318">
        <w:rPr>
          <w:rFonts w:ascii="Consolas" w:eastAsia="Times New Roman" w:hAnsi="Consolas" w:cs="Times New Roman"/>
          <w:sz w:val="20"/>
          <w:szCs w:val="20"/>
          <w:lang w:val="fr-FR"/>
        </w:rPr>
        <w:t>par</w:t>
      </w:r>
      <w:proofErr w:type="gramEnd"/>
      <w:r w:rsidRPr="005A4318">
        <w:rPr>
          <w:rFonts w:ascii="Consolas" w:eastAsia="Times New Roman" w:hAnsi="Consolas" w:cs="Times New Roman"/>
          <w:sz w:val="20"/>
          <w:szCs w:val="20"/>
          <w:lang w:val="fr-FR"/>
        </w:rPr>
        <w:t xml:space="preserve"> =[</w:t>
      </w:r>
      <w:r w:rsidRPr="005A4318">
        <w:rPr>
          <w:rFonts w:ascii="Consolas" w:eastAsia="Times New Roman" w:hAnsi="Consolas" w:cs="Calibri"/>
          <w:sz w:val="20"/>
          <w:szCs w:val="20"/>
          <w:lang w:val="fr-FR"/>
        </w:rPr>
        <w:t>4.8855    1.1983   1.1006   0.24633  -0.10136  -0.69903  -1.3182   -6.4891 ...</w:t>
      </w:r>
    </w:p>
    <w:p w14:paraId="264939C1" w14:textId="59C0E89D" w:rsidR="00195851" w:rsidRPr="00591686" w:rsidRDefault="00195851" w:rsidP="00195851">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0.84428   1.0242   1.0017   0.98554   1.0031    0.97949   1.0185    0.79658];</w:t>
      </w:r>
      <w:r w:rsidR="00800CCF" w:rsidRPr="00591686">
        <w:rPr>
          <w:rFonts w:ascii="Consolas" w:eastAsia="Times New Roman" w:hAnsi="Consolas" w:cs="Calibri"/>
          <w:sz w:val="20"/>
          <w:szCs w:val="20"/>
        </w:rPr>
        <w:t xml:space="preserve"> </w:t>
      </w:r>
      <w:r w:rsidR="00800CCF" w:rsidRPr="00591686">
        <w:rPr>
          <w:rFonts w:ascii="Consolas" w:eastAsia="Times New Roman" w:hAnsi="Consolas" w:cs="Times New Roman"/>
          <w:color w:val="008013"/>
          <w:sz w:val="18"/>
          <w:szCs w:val="18"/>
        </w:rPr>
        <w:t xml:space="preserve">% this %is </w:t>
      </w:r>
      <w:r w:rsidR="004E6B40" w:rsidRPr="00591686">
        <w:rPr>
          <w:rFonts w:ascii="Consolas" w:eastAsia="Times New Roman" w:hAnsi="Consolas" w:cs="Times New Roman"/>
          <w:color w:val="008013"/>
          <w:sz w:val="18"/>
          <w:szCs w:val="18"/>
        </w:rPr>
        <w:t>a</w:t>
      </w:r>
      <w:r w:rsidR="00800CCF" w:rsidRPr="00591686">
        <w:rPr>
          <w:rFonts w:ascii="Consolas" w:eastAsia="Times New Roman" w:hAnsi="Consolas" w:cs="Times New Roman"/>
          <w:color w:val="008013"/>
          <w:sz w:val="18"/>
          <w:szCs w:val="18"/>
        </w:rPr>
        <w:t xml:space="preserve"> parameter vector estimated following a spline reconstruction in </w:t>
      </w:r>
      <w:r w:rsidR="004E6B40" w:rsidRPr="00591686">
        <w:rPr>
          <w:rFonts w:ascii="Consolas" w:eastAsia="Times New Roman" w:hAnsi="Consolas" w:cs="Times New Roman"/>
          <w:color w:val="008013"/>
          <w:sz w:val="18"/>
          <w:szCs w:val="18"/>
        </w:rPr>
        <w:t>sub</w:t>
      </w:r>
      <w:r w:rsidR="00800CCF" w:rsidRPr="00591686">
        <w:rPr>
          <w:rFonts w:ascii="Consolas" w:eastAsia="Times New Roman" w:hAnsi="Consolas" w:cs="Times New Roman"/>
          <w:color w:val="008013"/>
          <w:sz w:val="18"/>
          <w:szCs w:val="18"/>
        </w:rPr>
        <w:t xml:space="preserve">section </w:t>
      </w:r>
      <w:r w:rsidR="004E6B40" w:rsidRPr="00591686">
        <w:rPr>
          <w:rFonts w:ascii="Consolas" w:eastAsia="Times New Roman" w:hAnsi="Consolas" w:cs="Times New Roman"/>
          <w:color w:val="008013"/>
          <w:sz w:val="18"/>
          <w:szCs w:val="18"/>
        </w:rPr>
        <w:t>9.1</w:t>
      </w:r>
      <w:r w:rsidR="00800CCF" w:rsidRPr="00591686">
        <w:rPr>
          <w:rFonts w:ascii="Consolas" w:eastAsia="Times New Roman" w:hAnsi="Consolas" w:cs="Times New Roman"/>
          <w:color w:val="008013"/>
          <w:sz w:val="18"/>
          <w:szCs w:val="18"/>
        </w:rPr>
        <w:t>, Example 3</w:t>
      </w:r>
      <w:r w:rsidR="00800CCF" w:rsidRPr="00591686">
        <w:rPr>
          <w:rFonts w:ascii="Consolas" w:eastAsia="Times New Roman" w:hAnsi="Consolas" w:cs="Times New Roman"/>
          <w:color w:val="008013"/>
          <w:sz w:val="20"/>
          <w:szCs w:val="20"/>
        </w:rPr>
        <w:t xml:space="preserve"> </w:t>
      </w:r>
    </w:p>
    <w:p w14:paraId="0BE44728" w14:textId="7B9E397D" w:rsidR="00CE64A6" w:rsidRPr="00591686" w:rsidRDefault="00CE64A6" w:rsidP="00CE64A6">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 0.01; </w:t>
      </w:r>
      <w:r w:rsidRPr="00591686">
        <w:rPr>
          <w:rFonts w:ascii="Consolas" w:eastAsia="Times New Roman" w:hAnsi="Consolas" w:cs="Times New Roman"/>
          <w:color w:val="008013"/>
          <w:sz w:val="20"/>
          <w:szCs w:val="20"/>
        </w:rPr>
        <w:t>% time step</w:t>
      </w:r>
      <w:r w:rsidR="00B60228">
        <w:rPr>
          <w:rFonts w:ascii="Consolas" w:eastAsia="Times New Roman" w:hAnsi="Consolas" w:cs="Times New Roman"/>
          <w:color w:val="008013"/>
          <w:sz w:val="20"/>
          <w:szCs w:val="20"/>
        </w:rPr>
        <w:t xml:space="preserve"> of Euler-Maruyama integration</w:t>
      </w:r>
    </w:p>
    <w:p w14:paraId="4F8A707E"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x0 = </w:t>
      </w:r>
      <w:proofErr w:type="gramStart"/>
      <w:r w:rsidRPr="00591686">
        <w:rPr>
          <w:rFonts w:ascii="Consolas" w:eastAsia="Times New Roman" w:hAnsi="Consolas" w:cs="Times New Roman"/>
          <w:sz w:val="20"/>
          <w:szCs w:val="20"/>
        </w:rPr>
        <w:t xml:space="preserve">0;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initial state</w:t>
      </w:r>
    </w:p>
    <w:p w14:paraId="0D0A7D00"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T=10^</w:t>
      </w:r>
      <w:proofErr w:type="gramStart"/>
      <w:r w:rsidRPr="00591686">
        <w:rPr>
          <w:rFonts w:ascii="Consolas" w:eastAsia="Times New Roman" w:hAnsi="Consolas" w:cs="Times New Roman"/>
          <w:sz w:val="20"/>
          <w:szCs w:val="20"/>
        </w:rPr>
        <w:t xml:space="preserve">5;   </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simulation length</w:t>
      </w:r>
    </w:p>
    <w:p w14:paraId="666A19B4" w14:textId="0EE4E605" w:rsidR="00CE64A6" w:rsidRPr="005A4318" w:rsidRDefault="00CE64A6" w:rsidP="00736B55">
      <w:pPr>
        <w:spacing w:after="360" w:line="240" w:lineRule="auto"/>
        <w:rPr>
          <w:rFonts w:ascii="Consolas" w:eastAsia="Times New Roman" w:hAnsi="Consolas" w:cs="Times New Roman"/>
          <w:sz w:val="20"/>
          <w:szCs w:val="20"/>
          <w:lang w:val="fr-FR"/>
        </w:rPr>
      </w:pPr>
      <w:proofErr w:type="gramStart"/>
      <w:r w:rsidRPr="005A4318">
        <w:rPr>
          <w:rFonts w:ascii="Consolas" w:eastAsia="Times New Roman" w:hAnsi="Consolas" w:cs="Times New Roman"/>
          <w:sz w:val="20"/>
          <w:szCs w:val="20"/>
          <w:lang w:val="fr-FR"/>
        </w:rPr>
        <w:t>x</w:t>
      </w:r>
      <w:proofErr w:type="gramEnd"/>
      <w:r w:rsidRPr="005A4318">
        <w:rPr>
          <w:rFonts w:ascii="Consolas" w:eastAsia="Times New Roman" w:hAnsi="Consolas" w:cs="Times New Roman"/>
          <w:sz w:val="20"/>
          <w:szCs w:val="20"/>
          <w:lang w:val="fr-FR"/>
        </w:rPr>
        <w:t>=</w:t>
      </w:r>
      <w:proofErr w:type="spellStart"/>
      <w:r w:rsidRPr="005A4318">
        <w:rPr>
          <w:rFonts w:ascii="Consolas" w:eastAsia="Times New Roman" w:hAnsi="Consolas" w:cs="Times New Roman"/>
          <w:sz w:val="20"/>
          <w:szCs w:val="20"/>
          <w:lang w:val="fr-FR"/>
        </w:rPr>
        <w:t>simulate</w:t>
      </w:r>
      <w:proofErr w:type="spellEnd"/>
      <w:r w:rsidRPr="005A4318">
        <w:rPr>
          <w:rFonts w:ascii="Consolas" w:eastAsia="Times New Roman" w:hAnsi="Consolas" w:cs="Times New Roman"/>
          <w:sz w:val="20"/>
          <w:szCs w:val="20"/>
          <w:lang w:val="fr-FR"/>
        </w:rPr>
        <w:t>(</w:t>
      </w:r>
      <w:proofErr w:type="spellStart"/>
      <w:r w:rsidRPr="005A4318">
        <w:rPr>
          <w:rFonts w:ascii="Consolas" w:eastAsia="Times New Roman" w:hAnsi="Consolas" w:cs="Times New Roman"/>
          <w:sz w:val="20"/>
          <w:szCs w:val="20"/>
          <w:lang w:val="fr-FR"/>
        </w:rPr>
        <w:t>ModelType</w:t>
      </w:r>
      <w:proofErr w:type="spellEnd"/>
      <w:r w:rsidRPr="005A4318">
        <w:rPr>
          <w:rFonts w:ascii="Consolas" w:eastAsia="Times New Roman" w:hAnsi="Consolas" w:cs="Times New Roman"/>
          <w:sz w:val="20"/>
          <w:szCs w:val="20"/>
          <w:lang w:val="fr-FR"/>
        </w:rPr>
        <w:t xml:space="preserve">, </w:t>
      </w:r>
      <w:proofErr w:type="spellStart"/>
      <w:r w:rsidRPr="005A4318">
        <w:rPr>
          <w:rFonts w:ascii="Consolas" w:eastAsia="Times New Roman" w:hAnsi="Consolas" w:cs="Times New Roman"/>
          <w:sz w:val="20"/>
          <w:szCs w:val="20"/>
          <w:lang w:val="fr-FR"/>
        </w:rPr>
        <w:t>SplineType</w:t>
      </w:r>
      <w:proofErr w:type="spellEnd"/>
      <w:r w:rsidRPr="005A4318">
        <w:rPr>
          <w:rFonts w:ascii="Consolas" w:eastAsia="Times New Roman" w:hAnsi="Consolas" w:cs="Times New Roman"/>
          <w:sz w:val="20"/>
          <w:szCs w:val="20"/>
          <w:lang w:val="fr-FR"/>
        </w:rPr>
        <w:t xml:space="preserve">, par, L, R, </w:t>
      </w:r>
      <w:proofErr w:type="spellStart"/>
      <w:r w:rsidRPr="005A4318">
        <w:rPr>
          <w:rFonts w:ascii="Consolas" w:eastAsia="Times New Roman" w:hAnsi="Consolas" w:cs="Times New Roman"/>
          <w:sz w:val="20"/>
          <w:szCs w:val="20"/>
          <w:lang w:val="fr-FR"/>
        </w:rPr>
        <w:t>knots</w:t>
      </w:r>
      <w:proofErr w:type="spellEnd"/>
      <w:r w:rsidRPr="005A4318">
        <w:rPr>
          <w:rFonts w:ascii="Consolas" w:eastAsia="Times New Roman" w:hAnsi="Consolas" w:cs="Times New Roman"/>
          <w:sz w:val="20"/>
          <w:szCs w:val="20"/>
          <w:lang w:val="fr-FR"/>
        </w:rPr>
        <w:t xml:space="preserve">, </w:t>
      </w:r>
      <w:proofErr w:type="spellStart"/>
      <w:r w:rsidRPr="005A4318">
        <w:rPr>
          <w:rFonts w:ascii="Consolas" w:eastAsia="Times New Roman" w:hAnsi="Consolas" w:cs="Times New Roman"/>
          <w:sz w:val="20"/>
          <w:szCs w:val="20"/>
          <w:lang w:val="fr-FR"/>
        </w:rPr>
        <w:t>dt</w:t>
      </w:r>
      <w:proofErr w:type="spellEnd"/>
      <w:r w:rsidRPr="005A4318">
        <w:rPr>
          <w:rFonts w:ascii="Consolas" w:eastAsia="Times New Roman" w:hAnsi="Consolas" w:cs="Times New Roman"/>
          <w:sz w:val="20"/>
          <w:szCs w:val="20"/>
          <w:lang w:val="fr-FR"/>
        </w:rPr>
        <w:t xml:space="preserve">, x0, T); </w:t>
      </w:r>
    </w:p>
    <w:p w14:paraId="44CD2F69" w14:textId="495A0D6D" w:rsidR="00736B55" w:rsidRPr="00591686" w:rsidRDefault="00736B55" w:rsidP="00736B55">
      <w:pPr>
        <w:pStyle w:val="Heading1"/>
        <w:spacing w:before="0" w:after="160" w:line="240" w:lineRule="auto"/>
        <w:ind w:left="288" w:hanging="288"/>
        <w:jc w:val="both"/>
        <w:rPr>
          <w:rFonts w:eastAsia="Times New Roman" w:cs="Times New Roman"/>
          <w:bCs/>
          <w:sz w:val="22"/>
          <w:szCs w:val="22"/>
        </w:rPr>
      </w:pPr>
      <w:bookmarkStart w:id="28" w:name="section8"/>
      <w:r w:rsidRPr="00591686">
        <w:rPr>
          <w:rFonts w:eastAsia="Times New Roman" w:cs="Times New Roman"/>
          <w:bCs/>
          <w:sz w:val="22"/>
          <w:szCs w:val="22"/>
        </w:rPr>
        <w:t xml:space="preserve">Data standardization </w:t>
      </w:r>
    </w:p>
    <w:bookmarkEnd w:id="28"/>
    <w:p w14:paraId="6AA09267" w14:textId="596C9578" w:rsidR="00272A99" w:rsidRDefault="00D40622" w:rsidP="00D40622">
      <w:pPr>
        <w:spacing w:after="240"/>
        <w:jc w:val="both"/>
        <w:rPr>
          <w:rFonts w:ascii="Times New Roman" w:hAnsi="Times New Roman" w:cs="Times New Roman"/>
          <w:sz w:val="20"/>
          <w:szCs w:val="20"/>
        </w:rPr>
      </w:pPr>
      <w:r w:rsidRPr="00591686">
        <w:rPr>
          <w:rFonts w:ascii="Times New Roman" w:hAnsi="Times New Roman" w:cs="Times New Roman"/>
          <w:sz w:val="20"/>
          <w:szCs w:val="20"/>
        </w:rPr>
        <w:t>To help the reconstruction procedure</w:t>
      </w:r>
      <w:r w:rsidR="00070C29" w:rsidRPr="00591686">
        <w:rPr>
          <w:rFonts w:ascii="Times New Roman" w:hAnsi="Times New Roman" w:cs="Times New Roman"/>
          <w:sz w:val="20"/>
          <w:szCs w:val="20"/>
        </w:rPr>
        <w:t>,</w:t>
      </w:r>
      <w:r w:rsidRPr="00591686">
        <w:rPr>
          <w:rFonts w:ascii="Times New Roman" w:hAnsi="Times New Roman" w:cs="Times New Roman"/>
          <w:sz w:val="20"/>
          <w:szCs w:val="20"/>
        </w:rPr>
        <w:t xml:space="preserve"> it is better to standardize the data</w:t>
      </w:r>
      <w:r w:rsidR="00070C29" w:rsidRPr="00591686">
        <w:rPr>
          <w:rFonts w:ascii="Times New Roman" w:hAnsi="Times New Roman" w:cs="Times New Roman"/>
          <w:sz w:val="20"/>
          <w:szCs w:val="20"/>
        </w:rPr>
        <w:t xml:space="preserve"> by </w:t>
      </w:r>
      <w:r w:rsidRPr="00591686">
        <w:rPr>
          <w:rFonts w:ascii="Times New Roman" w:hAnsi="Times New Roman" w:cs="Times New Roman"/>
          <w:sz w:val="20"/>
          <w:szCs w:val="20"/>
        </w:rPr>
        <w:t>subtracting the mean and dividing by the standard deviation</w:t>
      </w:r>
      <w:r w:rsidR="00155649" w:rsidRPr="00591686">
        <w:rPr>
          <w:rFonts w:ascii="Times New Roman" w:hAnsi="Times New Roman" w:cs="Times New Roman"/>
          <w:sz w:val="20"/>
          <w:szCs w:val="20"/>
        </w:rPr>
        <w:t xml:space="preserve">. </w:t>
      </w:r>
      <w:r w:rsidR="00272A99" w:rsidRPr="00591686">
        <w:rPr>
          <w:rFonts w:ascii="Times New Roman" w:hAnsi="Times New Roman" w:cs="Times New Roman"/>
          <w:sz w:val="20"/>
          <w:szCs w:val="20"/>
        </w:rPr>
        <w:t>This</w:t>
      </w:r>
      <w:r w:rsidR="00070C29" w:rsidRPr="00591686">
        <w:rPr>
          <w:rFonts w:ascii="Times New Roman" w:hAnsi="Times New Roman" w:cs="Times New Roman"/>
          <w:sz w:val="20"/>
          <w:szCs w:val="20"/>
        </w:rPr>
        <w:t xml:space="preserve"> step</w:t>
      </w:r>
      <w:r w:rsidR="00272A99" w:rsidRPr="00591686">
        <w:rPr>
          <w:rFonts w:ascii="Times New Roman" w:hAnsi="Times New Roman" w:cs="Times New Roman"/>
          <w:sz w:val="20"/>
          <w:szCs w:val="20"/>
        </w:rPr>
        <w:t xml:space="preserve"> is especially important when the range of data is </w:t>
      </w:r>
      <w:r w:rsidR="00070C29" w:rsidRPr="00591686">
        <w:rPr>
          <w:rFonts w:ascii="Times New Roman" w:hAnsi="Times New Roman" w:cs="Times New Roman"/>
          <w:sz w:val="20"/>
          <w:szCs w:val="20"/>
        </w:rPr>
        <w:t>large</w:t>
      </w:r>
      <w:r w:rsidR="00311CB4">
        <w:rPr>
          <w:rFonts w:ascii="Times New Roman" w:hAnsi="Times New Roman" w:cs="Times New Roman"/>
          <w:sz w:val="20"/>
          <w:szCs w:val="20"/>
        </w:rPr>
        <w:t xml:space="preserve">. </w:t>
      </w:r>
      <w:r w:rsidR="00272A99" w:rsidRPr="00591686">
        <w:rPr>
          <w:rFonts w:ascii="Times New Roman" w:hAnsi="Times New Roman" w:cs="Times New Roman"/>
          <w:sz w:val="20"/>
          <w:szCs w:val="20"/>
        </w:rPr>
        <w:t>Standardization helps confine the search region into smaller and</w:t>
      </w:r>
      <w:r w:rsidR="00A364CC" w:rsidRPr="00591686">
        <w:rPr>
          <w:rFonts w:ascii="Times New Roman" w:hAnsi="Times New Roman" w:cs="Times New Roman"/>
          <w:sz w:val="20"/>
          <w:szCs w:val="20"/>
        </w:rPr>
        <w:t xml:space="preserve"> more</w:t>
      </w:r>
      <w:r w:rsidR="00272A99" w:rsidRPr="00591686">
        <w:rPr>
          <w:rFonts w:ascii="Times New Roman" w:hAnsi="Times New Roman" w:cs="Times New Roman"/>
          <w:sz w:val="20"/>
          <w:szCs w:val="20"/>
        </w:rPr>
        <w:t xml:space="preserve"> manageable searching spaces</w:t>
      </w:r>
      <w:r w:rsidR="00A364CC" w:rsidRPr="00591686">
        <w:rPr>
          <w:rFonts w:ascii="Times New Roman" w:hAnsi="Times New Roman" w:cs="Times New Roman"/>
          <w:sz w:val="20"/>
          <w:szCs w:val="20"/>
        </w:rPr>
        <w:t xml:space="preserve">, reducing </w:t>
      </w:r>
      <w:r w:rsidR="00272A99" w:rsidRPr="00591686">
        <w:rPr>
          <w:rFonts w:ascii="Times New Roman" w:hAnsi="Times New Roman" w:cs="Times New Roman"/>
          <w:sz w:val="20"/>
          <w:szCs w:val="20"/>
        </w:rPr>
        <w:t>the risk of numerical instabilities.</w:t>
      </w:r>
      <w:r w:rsidR="005B3075" w:rsidRPr="00591686">
        <w:rPr>
          <w:rFonts w:ascii="Times New Roman" w:hAnsi="Times New Roman" w:cs="Times New Roman"/>
          <w:sz w:val="20"/>
          <w:szCs w:val="20"/>
        </w:rPr>
        <w:t xml:space="preserve"> </w:t>
      </w:r>
      <w:r w:rsidR="008F1895" w:rsidRPr="00591686">
        <w:rPr>
          <w:rFonts w:ascii="Times New Roman" w:hAnsi="Times New Roman" w:cs="Times New Roman"/>
          <w:sz w:val="20"/>
          <w:szCs w:val="20"/>
        </w:rPr>
        <w:t xml:space="preserve">For </w:t>
      </w:r>
      <w:r w:rsidR="00DD55AF" w:rsidRPr="00591686">
        <w:rPr>
          <w:rFonts w:ascii="Times New Roman" w:hAnsi="Times New Roman" w:cs="Times New Roman"/>
          <w:sz w:val="20"/>
          <w:szCs w:val="20"/>
        </w:rPr>
        <w:t xml:space="preserve">an </w:t>
      </w:r>
      <w:r w:rsidR="008F1895" w:rsidRPr="00591686">
        <w:rPr>
          <w:rFonts w:ascii="Times New Roman" w:hAnsi="Times New Roman" w:cs="Times New Roman"/>
          <w:sz w:val="20"/>
          <w:szCs w:val="20"/>
        </w:rPr>
        <w:t>example of data standardization see</w:t>
      </w:r>
      <w:r w:rsidR="00577364" w:rsidRPr="00591686">
        <w:rPr>
          <w:rFonts w:ascii="Times New Roman" w:hAnsi="Times New Roman" w:cs="Times New Roman"/>
          <w:sz w:val="20"/>
          <w:szCs w:val="20"/>
        </w:rPr>
        <w:t xml:space="preserve"> Section</w:t>
      </w:r>
      <w:r w:rsidR="00DD55AF" w:rsidRPr="00591686">
        <w:rPr>
          <w:rFonts w:ascii="Times New Roman" w:hAnsi="Times New Roman" w:cs="Times New Roman"/>
          <w:sz w:val="20"/>
          <w:szCs w:val="20"/>
        </w:rPr>
        <w:t xml:space="preserve"> </w:t>
      </w:r>
      <w:r w:rsidR="00DD55AF" w:rsidRPr="00591686">
        <w:rPr>
          <w:rFonts w:ascii="Times New Roman" w:hAnsi="Times New Roman" w:cs="Times New Roman"/>
          <w:sz w:val="20"/>
          <w:szCs w:val="20"/>
        </w:rPr>
        <w:fldChar w:fldCharType="begin"/>
      </w:r>
      <w:r w:rsidR="00DD55AF" w:rsidRPr="00591686">
        <w:rPr>
          <w:rFonts w:ascii="Times New Roman" w:hAnsi="Times New Roman" w:cs="Times New Roman"/>
          <w:sz w:val="20"/>
          <w:szCs w:val="20"/>
        </w:rPr>
        <w:instrText xml:space="preserve"> REF _Ref162787598 \h </w:instrText>
      </w:r>
      <w:r w:rsidR="00DD55AF" w:rsidRPr="00591686">
        <w:rPr>
          <w:rFonts w:ascii="Times New Roman" w:hAnsi="Times New Roman" w:cs="Times New Roman"/>
          <w:sz w:val="20"/>
          <w:szCs w:val="20"/>
        </w:rPr>
      </w:r>
      <w:r w:rsidR="00DD55AF" w:rsidRPr="00591686">
        <w:rPr>
          <w:rFonts w:ascii="Times New Roman" w:hAnsi="Times New Roman" w:cs="Times New Roman"/>
          <w:sz w:val="20"/>
          <w:szCs w:val="20"/>
        </w:rPr>
        <w:fldChar w:fldCharType="end"/>
      </w:r>
      <w:r w:rsidR="00DD55AF" w:rsidRPr="00591686">
        <w:rPr>
          <w:rFonts w:ascii="Times New Roman" w:hAnsi="Times New Roman" w:cs="Times New Roman"/>
          <w:sz w:val="20"/>
          <w:szCs w:val="20"/>
        </w:rPr>
        <w:fldChar w:fldCharType="begin"/>
      </w:r>
      <w:r w:rsidR="00DD55AF" w:rsidRPr="00591686">
        <w:rPr>
          <w:rFonts w:ascii="Times New Roman" w:hAnsi="Times New Roman" w:cs="Times New Roman"/>
          <w:sz w:val="20"/>
          <w:szCs w:val="20"/>
        </w:rPr>
        <w:instrText xml:space="preserve"> REF _Ref162787598 \r \h </w:instrText>
      </w:r>
      <w:r w:rsidR="00DD55AF" w:rsidRPr="00591686">
        <w:rPr>
          <w:rFonts w:ascii="Times New Roman" w:hAnsi="Times New Roman" w:cs="Times New Roman"/>
          <w:sz w:val="20"/>
          <w:szCs w:val="20"/>
        </w:rPr>
      </w:r>
      <w:r w:rsidR="00DD55AF" w:rsidRPr="00591686">
        <w:rPr>
          <w:rFonts w:ascii="Times New Roman" w:hAnsi="Times New Roman" w:cs="Times New Roman"/>
          <w:sz w:val="20"/>
          <w:szCs w:val="20"/>
        </w:rPr>
        <w:fldChar w:fldCharType="separate"/>
      </w:r>
      <w:r w:rsidR="00DD55AF" w:rsidRPr="00591686">
        <w:rPr>
          <w:rFonts w:ascii="Times New Roman" w:hAnsi="Times New Roman" w:cs="Times New Roman"/>
          <w:sz w:val="20"/>
          <w:szCs w:val="20"/>
        </w:rPr>
        <w:t>10.3</w:t>
      </w:r>
      <w:r w:rsidR="00DD55AF" w:rsidRPr="00591686">
        <w:rPr>
          <w:rFonts w:ascii="Times New Roman" w:hAnsi="Times New Roman" w:cs="Times New Roman"/>
          <w:sz w:val="20"/>
          <w:szCs w:val="20"/>
        </w:rPr>
        <w:fldChar w:fldCharType="end"/>
      </w:r>
      <w:r w:rsidR="008F1895" w:rsidRPr="00591686">
        <w:rPr>
          <w:rFonts w:ascii="Times New Roman" w:hAnsi="Times New Roman" w:cs="Times New Roman"/>
          <w:sz w:val="20"/>
          <w:szCs w:val="20"/>
        </w:rPr>
        <w:t xml:space="preserve"> </w:t>
      </w:r>
      <w:r w:rsidR="00577364" w:rsidRPr="00591686">
        <w:rPr>
          <w:rFonts w:ascii="Times New Roman" w:hAnsi="Times New Roman" w:cs="Times New Roman"/>
          <w:sz w:val="20"/>
          <w:szCs w:val="20"/>
        </w:rPr>
        <w:t>(</w:t>
      </w:r>
      <w:r w:rsidR="00311CB4">
        <w:rPr>
          <w:rFonts w:ascii="Times New Roman" w:hAnsi="Times New Roman" w:cs="Times New Roman"/>
          <w:sz w:val="20"/>
          <w:szCs w:val="20"/>
        </w:rPr>
        <w:fldChar w:fldCharType="begin"/>
      </w:r>
      <w:r w:rsidR="00311CB4">
        <w:rPr>
          <w:rFonts w:ascii="Times New Roman" w:hAnsi="Times New Roman" w:cs="Times New Roman"/>
          <w:sz w:val="20"/>
          <w:szCs w:val="20"/>
        </w:rPr>
        <w:instrText xml:space="preserve"> REF Example10 \h </w:instrText>
      </w:r>
      <w:r w:rsidR="00311CB4">
        <w:rPr>
          <w:rFonts w:ascii="Times New Roman" w:hAnsi="Times New Roman" w:cs="Times New Roman"/>
          <w:sz w:val="20"/>
          <w:szCs w:val="20"/>
        </w:rPr>
      </w:r>
      <w:r w:rsidR="00311CB4">
        <w:rPr>
          <w:rFonts w:ascii="Times New Roman" w:hAnsi="Times New Roman" w:cs="Times New Roman"/>
          <w:sz w:val="20"/>
          <w:szCs w:val="20"/>
        </w:rPr>
        <w:fldChar w:fldCharType="separate"/>
      </w:r>
      <w:r w:rsidR="00311CB4">
        <w:rPr>
          <w:rFonts w:ascii="Times New Roman" w:eastAsia="Times New Roman" w:hAnsi="Times New Roman" w:cs="Times New Roman"/>
          <w:b/>
          <w:bCs/>
          <w:sz w:val="20"/>
          <w:szCs w:val="20"/>
        </w:rPr>
        <w:fldChar w:fldCharType="begin"/>
      </w:r>
      <w:r w:rsidR="00311CB4">
        <w:rPr>
          <w:rFonts w:ascii="Times New Roman" w:hAnsi="Times New Roman" w:cs="Times New Roman"/>
          <w:sz w:val="20"/>
          <w:szCs w:val="20"/>
        </w:rPr>
        <w:instrText xml:space="preserve"> REF Example10 \h </w:instrText>
      </w:r>
      <w:r w:rsidR="00311CB4">
        <w:rPr>
          <w:rFonts w:ascii="Times New Roman" w:eastAsia="Times New Roman" w:hAnsi="Times New Roman" w:cs="Times New Roman"/>
          <w:b/>
          <w:bCs/>
          <w:sz w:val="20"/>
          <w:szCs w:val="20"/>
        </w:rPr>
      </w:r>
      <w:r w:rsidR="00311CB4">
        <w:rPr>
          <w:rFonts w:ascii="Times New Roman" w:eastAsia="Times New Roman" w:hAnsi="Times New Roman" w:cs="Times New Roman"/>
          <w:b/>
          <w:bCs/>
          <w:sz w:val="20"/>
          <w:szCs w:val="20"/>
        </w:rPr>
        <w:fldChar w:fldCharType="separate"/>
      </w:r>
      <w:r w:rsidR="00311CB4" w:rsidRPr="00591686">
        <w:rPr>
          <w:rFonts w:ascii="Times New Roman" w:eastAsia="Times New Roman" w:hAnsi="Times New Roman" w:cs="Times New Roman"/>
          <w:b/>
          <w:bCs/>
          <w:sz w:val="20"/>
          <w:szCs w:val="20"/>
        </w:rPr>
        <w:t>Example 1</w:t>
      </w:r>
      <w:r w:rsidR="00311CB4">
        <w:rPr>
          <w:rFonts w:ascii="Times New Roman" w:eastAsia="Times New Roman" w:hAnsi="Times New Roman" w:cs="Times New Roman"/>
          <w:b/>
          <w:bCs/>
          <w:sz w:val="20"/>
          <w:szCs w:val="20"/>
        </w:rPr>
        <w:t>0</w:t>
      </w:r>
      <w:r w:rsidR="00311CB4">
        <w:rPr>
          <w:rFonts w:ascii="Times New Roman" w:eastAsia="Times New Roman" w:hAnsi="Times New Roman" w:cs="Times New Roman"/>
          <w:b/>
          <w:bCs/>
          <w:sz w:val="20"/>
          <w:szCs w:val="20"/>
        </w:rPr>
        <w:fldChar w:fldCharType="end"/>
      </w:r>
      <w:r w:rsidR="00311CB4" w:rsidRPr="00591686">
        <w:rPr>
          <w:rFonts w:ascii="Times New Roman" w:eastAsia="Times New Roman" w:hAnsi="Times New Roman" w:cs="Times New Roman"/>
          <w:b/>
          <w:bCs/>
          <w:sz w:val="20"/>
          <w:szCs w:val="20"/>
        </w:rPr>
        <w:t xml:space="preserve"> </w:t>
      </w:r>
      <w:r w:rsidR="00311CB4">
        <w:rPr>
          <w:rFonts w:ascii="Times New Roman" w:hAnsi="Times New Roman" w:cs="Times New Roman"/>
          <w:sz w:val="20"/>
          <w:szCs w:val="20"/>
        </w:rPr>
        <w:fldChar w:fldCharType="end"/>
      </w:r>
      <w:r w:rsidR="00311CB4">
        <w:rPr>
          <w:rFonts w:ascii="Times New Roman" w:hAnsi="Times New Roman" w:cs="Times New Roman"/>
          <w:b/>
          <w:bCs/>
          <w:sz w:val="20"/>
          <w:szCs w:val="20"/>
        </w:rPr>
        <w:fldChar w:fldCharType="begin"/>
      </w:r>
      <w:r w:rsidR="00311CB4">
        <w:rPr>
          <w:rFonts w:ascii="Times New Roman" w:hAnsi="Times New Roman" w:cs="Times New Roman"/>
          <w:sz w:val="20"/>
          <w:szCs w:val="20"/>
        </w:rPr>
        <w:instrText xml:space="preserve"> REF Example10 \h </w:instrText>
      </w:r>
      <w:r w:rsidR="00311CB4">
        <w:rPr>
          <w:rFonts w:ascii="Times New Roman" w:hAnsi="Times New Roman" w:cs="Times New Roman"/>
          <w:b/>
          <w:bCs/>
          <w:sz w:val="20"/>
          <w:szCs w:val="20"/>
        </w:rPr>
      </w:r>
      <w:r w:rsidR="00311CB4">
        <w:rPr>
          <w:rFonts w:ascii="Times New Roman" w:hAnsi="Times New Roman" w:cs="Times New Roman"/>
          <w:b/>
          <w:bCs/>
          <w:sz w:val="20"/>
          <w:szCs w:val="20"/>
        </w:rPr>
        <w:fldChar w:fldCharType="end"/>
      </w:r>
      <w:r w:rsidR="00DD55AF" w:rsidRPr="00591686">
        <w:rPr>
          <w:rFonts w:ascii="Times New Roman" w:eastAsia="Times New Roman" w:hAnsi="Times New Roman" w:cs="Times New Roman"/>
          <w:sz w:val="20"/>
          <w:szCs w:val="20"/>
        </w:rPr>
        <w:t xml:space="preserve"> </w:t>
      </w:r>
      <w:r w:rsidR="004C2802" w:rsidRPr="00591686">
        <w:rPr>
          <w:rFonts w:ascii="Times New Roman" w:hAnsi="Times New Roman" w:cs="Times New Roman"/>
          <w:sz w:val="20"/>
          <w:szCs w:val="20"/>
        </w:rPr>
        <w:t xml:space="preserve">and </w:t>
      </w:r>
      <w:r w:rsidR="00DD55AF" w:rsidRPr="00C7267C">
        <w:rPr>
          <w:rFonts w:ascii="Times New Roman" w:hAnsi="Times New Roman" w:cs="Times New Roman"/>
          <w:b/>
          <w:bCs/>
          <w:sz w:val="20"/>
          <w:szCs w:val="20"/>
        </w:rPr>
        <w:fldChar w:fldCharType="begin"/>
      </w:r>
      <w:r w:rsidR="00DD55AF" w:rsidRPr="00C7267C">
        <w:rPr>
          <w:rFonts w:ascii="Times New Roman" w:hAnsi="Times New Roman" w:cs="Times New Roman"/>
          <w:b/>
          <w:bCs/>
          <w:sz w:val="20"/>
          <w:szCs w:val="20"/>
        </w:rPr>
        <w:instrText xml:space="preserve"> REF Figure6 \h  \* MERGEFORMAT </w:instrText>
      </w:r>
      <w:r w:rsidR="00DD55AF" w:rsidRPr="00C7267C">
        <w:rPr>
          <w:rFonts w:ascii="Times New Roman" w:hAnsi="Times New Roman" w:cs="Times New Roman"/>
          <w:b/>
          <w:bCs/>
          <w:sz w:val="20"/>
          <w:szCs w:val="20"/>
        </w:rPr>
      </w:r>
      <w:r w:rsidR="00DD55AF" w:rsidRPr="00C7267C">
        <w:rPr>
          <w:rFonts w:ascii="Times New Roman" w:hAnsi="Times New Roman" w:cs="Times New Roman"/>
          <w:b/>
          <w:bCs/>
          <w:sz w:val="20"/>
          <w:szCs w:val="20"/>
        </w:rPr>
        <w:fldChar w:fldCharType="separate"/>
      </w:r>
      <w:r w:rsidR="00DD55AF" w:rsidRPr="00C7267C">
        <w:rPr>
          <w:rFonts w:ascii="Times New Roman" w:hAnsi="Times New Roman" w:cs="Times New Roman"/>
          <w:b/>
          <w:bCs/>
          <w:sz w:val="20"/>
          <w:szCs w:val="20"/>
        </w:rPr>
        <w:t>Figure 6</w:t>
      </w:r>
      <w:r w:rsidR="00DD55AF" w:rsidRPr="00C7267C">
        <w:rPr>
          <w:rFonts w:ascii="Times New Roman" w:hAnsi="Times New Roman" w:cs="Times New Roman"/>
          <w:b/>
          <w:bCs/>
          <w:sz w:val="20"/>
          <w:szCs w:val="20"/>
        </w:rPr>
        <w:fldChar w:fldCharType="end"/>
      </w:r>
      <w:r w:rsidR="00577364" w:rsidRPr="00591686">
        <w:rPr>
          <w:rFonts w:ascii="Times New Roman" w:hAnsi="Times New Roman" w:cs="Times New Roman"/>
          <w:sz w:val="20"/>
          <w:szCs w:val="20"/>
        </w:rPr>
        <w:t>).</w:t>
      </w:r>
      <w:r w:rsidR="00C7267C">
        <w:rPr>
          <w:rFonts w:ascii="Times New Roman" w:hAnsi="Times New Roman" w:cs="Times New Roman"/>
          <w:sz w:val="20"/>
          <w:szCs w:val="20"/>
        </w:rPr>
        <w:t xml:space="preserve"> </w:t>
      </w:r>
      <w:r w:rsidR="005B3075" w:rsidRPr="00591686">
        <w:rPr>
          <w:rFonts w:ascii="Times New Roman" w:hAnsi="Times New Roman" w:cs="Times New Roman"/>
          <w:sz w:val="20"/>
          <w:szCs w:val="20"/>
        </w:rPr>
        <w:t>I</w:t>
      </w:r>
      <w:r w:rsidR="004B1794">
        <w:rPr>
          <w:rFonts w:ascii="Times New Roman" w:hAnsi="Times New Roman" w:cs="Times New Roman"/>
          <w:sz w:val="20"/>
          <w:szCs w:val="20"/>
        </w:rPr>
        <w:t xml:space="preserve">f standardization is applied to </w:t>
      </w:r>
      <w:r w:rsidR="00F71CEE">
        <w:rPr>
          <w:rFonts w:ascii="Times New Roman" w:hAnsi="Times New Roman" w:cs="Times New Roman"/>
          <w:sz w:val="20"/>
          <w:szCs w:val="20"/>
        </w:rPr>
        <w:t>data,</w:t>
      </w:r>
      <w:r w:rsidR="004B1794">
        <w:rPr>
          <w:rFonts w:ascii="Times New Roman" w:hAnsi="Times New Roman" w:cs="Times New Roman"/>
          <w:sz w:val="20"/>
          <w:szCs w:val="20"/>
        </w:rPr>
        <w:t xml:space="preserve"> then</w:t>
      </w:r>
      <w:r w:rsidR="005B3075" w:rsidRPr="00591686">
        <w:rPr>
          <w:rFonts w:ascii="Times New Roman" w:hAnsi="Times New Roman" w:cs="Times New Roman"/>
          <w:sz w:val="20"/>
          <w:szCs w:val="20"/>
        </w:rPr>
        <w:t xml:space="preserve"> the reconstruction procedure follows these steps: data standardization</w:t>
      </w:r>
      <w:r w:rsidR="00272A99" w:rsidRPr="00591686">
        <w:rPr>
          <w:rFonts w:ascii="Times New Roman" w:hAnsi="Times New Roman" w:cs="Times New Roman"/>
          <w:sz w:val="20"/>
          <w:szCs w:val="20"/>
        </w:rPr>
        <w:t>, perform</w:t>
      </w:r>
      <w:r w:rsidR="005B3075" w:rsidRPr="00591686">
        <w:rPr>
          <w:rFonts w:ascii="Times New Roman" w:hAnsi="Times New Roman" w:cs="Times New Roman"/>
          <w:sz w:val="20"/>
          <w:szCs w:val="20"/>
        </w:rPr>
        <w:t>ing the</w:t>
      </w:r>
      <w:r w:rsidR="00272A99" w:rsidRPr="00591686">
        <w:rPr>
          <w:rFonts w:ascii="Times New Roman" w:hAnsi="Times New Roman" w:cs="Times New Roman"/>
          <w:sz w:val="20"/>
          <w:szCs w:val="20"/>
        </w:rPr>
        <w:t xml:space="preserve"> reconstruction on the standardized data</w:t>
      </w:r>
      <w:r w:rsidR="005B3075" w:rsidRPr="00591686">
        <w:rPr>
          <w:rFonts w:ascii="Times New Roman" w:hAnsi="Times New Roman" w:cs="Times New Roman"/>
          <w:sz w:val="20"/>
          <w:szCs w:val="20"/>
        </w:rPr>
        <w:t>,</w:t>
      </w:r>
      <w:r w:rsidR="00272A99" w:rsidRPr="00591686">
        <w:rPr>
          <w:rFonts w:ascii="Times New Roman" w:hAnsi="Times New Roman" w:cs="Times New Roman"/>
          <w:sz w:val="20"/>
          <w:szCs w:val="20"/>
        </w:rPr>
        <w:t xml:space="preserve"> and</w:t>
      </w:r>
      <w:r w:rsidR="005B3075" w:rsidRPr="00591686">
        <w:rPr>
          <w:rFonts w:ascii="Times New Roman" w:hAnsi="Times New Roman" w:cs="Times New Roman"/>
          <w:sz w:val="20"/>
          <w:szCs w:val="20"/>
        </w:rPr>
        <w:t xml:space="preserve"> then</w:t>
      </w:r>
      <w:r w:rsidR="00272A99" w:rsidRPr="00591686">
        <w:rPr>
          <w:rFonts w:ascii="Times New Roman" w:hAnsi="Times New Roman" w:cs="Times New Roman"/>
          <w:sz w:val="20"/>
          <w:szCs w:val="20"/>
        </w:rPr>
        <w:t xml:space="preserve"> back</w:t>
      </w:r>
      <w:r w:rsidR="005B3075" w:rsidRPr="00591686">
        <w:rPr>
          <w:rFonts w:ascii="Times New Roman" w:hAnsi="Times New Roman" w:cs="Times New Roman"/>
          <w:sz w:val="20"/>
          <w:szCs w:val="20"/>
        </w:rPr>
        <w:t>-</w:t>
      </w:r>
      <w:r w:rsidR="00272A99" w:rsidRPr="00591686">
        <w:rPr>
          <w:rFonts w:ascii="Times New Roman" w:hAnsi="Times New Roman" w:cs="Times New Roman"/>
          <w:sz w:val="20"/>
          <w:szCs w:val="20"/>
        </w:rPr>
        <w:t>transform</w:t>
      </w:r>
      <w:r w:rsidR="005B3075" w:rsidRPr="00591686">
        <w:rPr>
          <w:rFonts w:ascii="Times New Roman" w:hAnsi="Times New Roman" w:cs="Times New Roman"/>
          <w:sz w:val="20"/>
          <w:szCs w:val="20"/>
        </w:rPr>
        <w:t>ing</w:t>
      </w:r>
      <w:r w:rsidR="00272A99" w:rsidRPr="00591686">
        <w:rPr>
          <w:rFonts w:ascii="Times New Roman" w:hAnsi="Times New Roman" w:cs="Times New Roman"/>
          <w:sz w:val="20"/>
          <w:szCs w:val="20"/>
        </w:rPr>
        <w:t xml:space="preserve"> the results to the original magnitude and scale of</w:t>
      </w:r>
      <w:r w:rsidR="005B3075" w:rsidRPr="00591686">
        <w:rPr>
          <w:rFonts w:ascii="Times New Roman" w:hAnsi="Times New Roman" w:cs="Times New Roman"/>
          <w:sz w:val="20"/>
          <w:szCs w:val="20"/>
        </w:rPr>
        <w:t xml:space="preserve"> the</w:t>
      </w:r>
      <w:r w:rsidR="004B1794">
        <w:rPr>
          <w:rFonts w:ascii="Times New Roman" w:hAnsi="Times New Roman" w:cs="Times New Roman"/>
          <w:sz w:val="20"/>
          <w:szCs w:val="20"/>
        </w:rPr>
        <w:t xml:space="preserve"> original</w:t>
      </w:r>
      <w:r w:rsidR="00272A99" w:rsidRPr="00591686">
        <w:rPr>
          <w:rFonts w:ascii="Times New Roman" w:hAnsi="Times New Roman" w:cs="Times New Roman"/>
          <w:sz w:val="20"/>
          <w:szCs w:val="20"/>
        </w:rPr>
        <w:t xml:space="preserve"> data.</w:t>
      </w:r>
    </w:p>
    <w:p w14:paraId="0518FFEA" w14:textId="35AEF157" w:rsidR="008321EC" w:rsidRDefault="00B50DE5" w:rsidP="00325CFD">
      <w:pPr>
        <w:spacing w:before="100" w:beforeAutospacing="1" w:after="100" w:afterAutospacing="1" w:line="240" w:lineRule="auto"/>
        <w:jc w:val="both"/>
        <w:rPr>
          <w:rFonts w:ascii="Times New Roman" w:hAnsi="Times New Roman" w:cs="Times New Roman"/>
          <w:sz w:val="20"/>
          <w:szCs w:val="20"/>
        </w:rPr>
      </w:pPr>
      <w:r w:rsidRPr="00325CFD">
        <w:rPr>
          <w:rFonts w:ascii="Times New Roman" w:hAnsi="Times New Roman" w:cs="Times New Roman"/>
          <w:sz w:val="20"/>
          <w:szCs w:val="20"/>
        </w:rPr>
        <w:t xml:space="preserve">Standardizing the data </w:t>
      </w:r>
      <w:r>
        <w:rPr>
          <w:rFonts w:ascii="Times New Roman" w:hAnsi="Times New Roman" w:cs="Times New Roman"/>
          <w:sz w:val="20"/>
          <w:szCs w:val="20"/>
        </w:rPr>
        <w:t>(</w:t>
      </w:r>
      <w:r w:rsidRPr="00325CFD">
        <w:rPr>
          <w:rFonts w:ascii="Times New Roman" w:hAnsi="Times New Roman" w:cs="Times New Roman"/>
          <w:sz w:val="20"/>
          <w:szCs w:val="20"/>
        </w:rPr>
        <w:t>by subtracting the mean and dividing by the standard deviation</w:t>
      </w:r>
      <w:r>
        <w:rPr>
          <w:rFonts w:ascii="Times New Roman" w:hAnsi="Times New Roman" w:cs="Times New Roman"/>
          <w:sz w:val="20"/>
          <w:szCs w:val="20"/>
        </w:rPr>
        <w:t>)</w:t>
      </w:r>
      <w:r w:rsidRPr="00325CFD">
        <w:rPr>
          <w:rFonts w:ascii="Times New Roman" w:hAnsi="Times New Roman" w:cs="Times New Roman"/>
          <w:sz w:val="20"/>
          <w:szCs w:val="20"/>
        </w:rPr>
        <w:t xml:space="preserve"> is recommended to support the reconstruction process, particularly when the data </w:t>
      </w:r>
      <w:r>
        <w:rPr>
          <w:rFonts w:ascii="Times New Roman" w:hAnsi="Times New Roman" w:cs="Times New Roman"/>
          <w:sz w:val="20"/>
          <w:szCs w:val="20"/>
        </w:rPr>
        <w:t xml:space="preserve">has </w:t>
      </w:r>
      <w:r w:rsidRPr="00325CFD">
        <w:rPr>
          <w:rFonts w:ascii="Times New Roman" w:hAnsi="Times New Roman" w:cs="Times New Roman"/>
          <w:sz w:val="20"/>
          <w:szCs w:val="20"/>
        </w:rPr>
        <w:t>a wide range</w:t>
      </w:r>
      <w:r w:rsidRPr="00B50DE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Pr="00325CFD">
        <w:rPr>
          <w:rFonts w:ascii="Times New Roman" w:eastAsia="Times New Roman" w:hAnsi="Times New Roman" w:cs="Times New Roman"/>
          <w:sz w:val="20"/>
          <w:szCs w:val="20"/>
        </w:rPr>
        <w:t>Standardization reduces the search space</w:t>
      </w:r>
      <w:r>
        <w:rPr>
          <w:rFonts w:ascii="Times New Roman" w:eastAsia="Times New Roman" w:hAnsi="Times New Roman" w:cs="Times New Roman"/>
          <w:sz w:val="20"/>
          <w:szCs w:val="20"/>
        </w:rPr>
        <w:t xml:space="preserve"> of parameters</w:t>
      </w:r>
      <w:r w:rsidRPr="00325CFD">
        <w:rPr>
          <w:rFonts w:ascii="Times New Roman" w:eastAsia="Times New Roman" w:hAnsi="Times New Roman" w:cs="Times New Roman"/>
          <w:sz w:val="20"/>
          <w:szCs w:val="20"/>
        </w:rPr>
        <w:t xml:space="preserve"> to smaller, more manageable regions, helping to prevent numerical instabilities. For an example of data standardization, </w:t>
      </w:r>
      <w:r w:rsidR="008321EC" w:rsidRPr="003B0446">
        <w:rPr>
          <w:rFonts w:ascii="Times New Roman" w:eastAsia="Times New Roman" w:hAnsi="Times New Roman" w:cs="Times New Roman"/>
          <w:sz w:val="20"/>
          <w:szCs w:val="20"/>
        </w:rPr>
        <w:t>see Section 10.3 (</w:t>
      </w:r>
      <w:r w:rsidR="008321EC">
        <w:rPr>
          <w:rFonts w:ascii="Times New Roman" w:hAnsi="Times New Roman" w:cs="Times New Roman"/>
          <w:sz w:val="20"/>
          <w:szCs w:val="20"/>
        </w:rPr>
        <w:fldChar w:fldCharType="begin"/>
      </w:r>
      <w:r w:rsidR="008321EC">
        <w:rPr>
          <w:rFonts w:ascii="Times New Roman" w:hAnsi="Times New Roman" w:cs="Times New Roman"/>
          <w:sz w:val="20"/>
          <w:szCs w:val="20"/>
        </w:rPr>
        <w:instrText xml:space="preserve"> REF Example10 \h </w:instrText>
      </w:r>
      <w:r w:rsidR="008321EC">
        <w:rPr>
          <w:rFonts w:ascii="Times New Roman" w:hAnsi="Times New Roman" w:cs="Times New Roman"/>
          <w:sz w:val="20"/>
          <w:szCs w:val="20"/>
        </w:rPr>
      </w:r>
      <w:r w:rsidR="008321EC">
        <w:rPr>
          <w:rFonts w:ascii="Times New Roman" w:hAnsi="Times New Roman" w:cs="Times New Roman"/>
          <w:sz w:val="20"/>
          <w:szCs w:val="20"/>
        </w:rPr>
        <w:fldChar w:fldCharType="separate"/>
      </w:r>
      <w:r w:rsidR="008321EC">
        <w:rPr>
          <w:rFonts w:ascii="Times New Roman" w:eastAsia="Times New Roman" w:hAnsi="Times New Roman" w:cs="Times New Roman"/>
          <w:b/>
          <w:bCs/>
          <w:sz w:val="20"/>
          <w:szCs w:val="20"/>
        </w:rPr>
        <w:fldChar w:fldCharType="begin"/>
      </w:r>
      <w:r w:rsidR="008321EC">
        <w:rPr>
          <w:rFonts w:ascii="Times New Roman" w:hAnsi="Times New Roman" w:cs="Times New Roman"/>
          <w:sz w:val="20"/>
          <w:szCs w:val="20"/>
        </w:rPr>
        <w:instrText xml:space="preserve"> REF Example10 \h </w:instrText>
      </w:r>
      <w:r w:rsidR="008321EC">
        <w:rPr>
          <w:rFonts w:ascii="Times New Roman" w:eastAsia="Times New Roman" w:hAnsi="Times New Roman" w:cs="Times New Roman"/>
          <w:b/>
          <w:bCs/>
          <w:sz w:val="20"/>
          <w:szCs w:val="20"/>
        </w:rPr>
      </w:r>
      <w:r w:rsidR="008321EC">
        <w:rPr>
          <w:rFonts w:ascii="Times New Roman" w:eastAsia="Times New Roman" w:hAnsi="Times New Roman" w:cs="Times New Roman"/>
          <w:b/>
          <w:bCs/>
          <w:sz w:val="20"/>
          <w:szCs w:val="20"/>
        </w:rPr>
        <w:fldChar w:fldCharType="separate"/>
      </w:r>
      <w:r w:rsidR="008321EC" w:rsidRPr="00591686">
        <w:rPr>
          <w:rFonts w:ascii="Times New Roman" w:eastAsia="Times New Roman" w:hAnsi="Times New Roman" w:cs="Times New Roman"/>
          <w:b/>
          <w:bCs/>
          <w:sz w:val="20"/>
          <w:szCs w:val="20"/>
        </w:rPr>
        <w:t>Example 1</w:t>
      </w:r>
      <w:r w:rsidR="008321EC">
        <w:rPr>
          <w:rFonts w:ascii="Times New Roman" w:eastAsia="Times New Roman" w:hAnsi="Times New Roman" w:cs="Times New Roman"/>
          <w:b/>
          <w:bCs/>
          <w:sz w:val="20"/>
          <w:szCs w:val="20"/>
        </w:rPr>
        <w:t>0</w:t>
      </w:r>
      <w:r w:rsidR="008321EC">
        <w:rPr>
          <w:rFonts w:ascii="Times New Roman" w:eastAsia="Times New Roman" w:hAnsi="Times New Roman" w:cs="Times New Roman"/>
          <w:b/>
          <w:bCs/>
          <w:sz w:val="20"/>
          <w:szCs w:val="20"/>
        </w:rPr>
        <w:fldChar w:fldCharType="end"/>
      </w:r>
      <w:r w:rsidR="008321EC" w:rsidRPr="00591686">
        <w:rPr>
          <w:rFonts w:ascii="Times New Roman" w:eastAsia="Times New Roman" w:hAnsi="Times New Roman" w:cs="Times New Roman"/>
          <w:b/>
          <w:bCs/>
          <w:sz w:val="20"/>
          <w:szCs w:val="20"/>
        </w:rPr>
        <w:t xml:space="preserve"> </w:t>
      </w:r>
      <w:r w:rsidR="008321EC">
        <w:rPr>
          <w:rFonts w:ascii="Times New Roman" w:hAnsi="Times New Roman" w:cs="Times New Roman"/>
          <w:sz w:val="20"/>
          <w:szCs w:val="20"/>
        </w:rPr>
        <w:fldChar w:fldCharType="end"/>
      </w:r>
      <w:r w:rsidR="008321EC">
        <w:rPr>
          <w:rFonts w:ascii="Times New Roman" w:hAnsi="Times New Roman" w:cs="Times New Roman"/>
          <w:b/>
          <w:bCs/>
          <w:sz w:val="20"/>
          <w:szCs w:val="20"/>
        </w:rPr>
        <w:fldChar w:fldCharType="begin"/>
      </w:r>
      <w:r w:rsidR="008321EC">
        <w:rPr>
          <w:rFonts w:ascii="Times New Roman" w:hAnsi="Times New Roman" w:cs="Times New Roman"/>
          <w:sz w:val="20"/>
          <w:szCs w:val="20"/>
        </w:rPr>
        <w:instrText xml:space="preserve"> REF Example10 \h </w:instrText>
      </w:r>
      <w:r w:rsidR="008321EC">
        <w:rPr>
          <w:rFonts w:ascii="Times New Roman" w:hAnsi="Times New Roman" w:cs="Times New Roman"/>
          <w:b/>
          <w:bCs/>
          <w:sz w:val="20"/>
          <w:szCs w:val="20"/>
        </w:rPr>
      </w:r>
      <w:r w:rsidR="008321EC">
        <w:rPr>
          <w:rFonts w:ascii="Times New Roman" w:hAnsi="Times New Roman" w:cs="Times New Roman"/>
          <w:b/>
          <w:bCs/>
          <w:sz w:val="20"/>
          <w:szCs w:val="20"/>
        </w:rPr>
        <w:fldChar w:fldCharType="end"/>
      </w:r>
      <w:r w:rsidR="008321EC" w:rsidRPr="00591686">
        <w:rPr>
          <w:rFonts w:ascii="Times New Roman" w:eastAsia="Times New Roman" w:hAnsi="Times New Roman" w:cs="Times New Roman"/>
          <w:sz w:val="20"/>
          <w:szCs w:val="20"/>
        </w:rPr>
        <w:t xml:space="preserve"> </w:t>
      </w:r>
      <w:r w:rsidR="008321EC" w:rsidRPr="00591686">
        <w:rPr>
          <w:rFonts w:ascii="Times New Roman" w:hAnsi="Times New Roman" w:cs="Times New Roman"/>
          <w:sz w:val="20"/>
          <w:szCs w:val="20"/>
        </w:rPr>
        <w:t xml:space="preserve">and </w:t>
      </w:r>
      <w:r w:rsidR="008321EC" w:rsidRPr="00C7267C">
        <w:rPr>
          <w:rFonts w:ascii="Times New Roman" w:hAnsi="Times New Roman" w:cs="Times New Roman"/>
          <w:b/>
          <w:bCs/>
          <w:sz w:val="20"/>
          <w:szCs w:val="20"/>
        </w:rPr>
        <w:fldChar w:fldCharType="begin"/>
      </w:r>
      <w:r w:rsidR="008321EC" w:rsidRPr="00C7267C">
        <w:rPr>
          <w:rFonts w:ascii="Times New Roman" w:hAnsi="Times New Roman" w:cs="Times New Roman"/>
          <w:b/>
          <w:bCs/>
          <w:sz w:val="20"/>
          <w:szCs w:val="20"/>
        </w:rPr>
        <w:instrText xml:space="preserve"> REF Figure6 \h  \* MERGEFORMAT </w:instrText>
      </w:r>
      <w:r w:rsidR="008321EC" w:rsidRPr="00C7267C">
        <w:rPr>
          <w:rFonts w:ascii="Times New Roman" w:hAnsi="Times New Roman" w:cs="Times New Roman"/>
          <w:b/>
          <w:bCs/>
          <w:sz w:val="20"/>
          <w:szCs w:val="20"/>
        </w:rPr>
      </w:r>
      <w:r w:rsidR="008321EC" w:rsidRPr="00C7267C">
        <w:rPr>
          <w:rFonts w:ascii="Times New Roman" w:hAnsi="Times New Roman" w:cs="Times New Roman"/>
          <w:b/>
          <w:bCs/>
          <w:sz w:val="20"/>
          <w:szCs w:val="20"/>
        </w:rPr>
        <w:fldChar w:fldCharType="separate"/>
      </w:r>
      <w:r w:rsidR="008321EC" w:rsidRPr="00C7267C">
        <w:rPr>
          <w:rFonts w:ascii="Times New Roman" w:hAnsi="Times New Roman" w:cs="Times New Roman"/>
          <w:b/>
          <w:bCs/>
          <w:sz w:val="20"/>
          <w:szCs w:val="20"/>
        </w:rPr>
        <w:t>Figure 6</w:t>
      </w:r>
      <w:r w:rsidR="008321EC" w:rsidRPr="00C7267C">
        <w:rPr>
          <w:rFonts w:ascii="Times New Roman" w:hAnsi="Times New Roman" w:cs="Times New Roman"/>
          <w:b/>
          <w:bCs/>
          <w:sz w:val="20"/>
          <w:szCs w:val="20"/>
        </w:rPr>
        <w:fldChar w:fldCharType="end"/>
      </w:r>
      <w:r w:rsidR="008321EC" w:rsidRPr="003B0446">
        <w:rPr>
          <w:rFonts w:ascii="Times New Roman" w:eastAsia="Times New Roman" w:hAnsi="Times New Roman" w:cs="Times New Roman"/>
          <w:sz w:val="20"/>
          <w:szCs w:val="20"/>
        </w:rPr>
        <w:t>).</w:t>
      </w:r>
      <w:r w:rsidR="008321EC">
        <w:rPr>
          <w:rFonts w:ascii="Times New Roman" w:eastAsia="Times New Roman" w:hAnsi="Times New Roman" w:cs="Times New Roman"/>
          <w:sz w:val="20"/>
          <w:szCs w:val="20"/>
        </w:rPr>
        <w:t xml:space="preserve"> </w:t>
      </w:r>
      <w:r w:rsidRPr="00325CFD">
        <w:rPr>
          <w:rFonts w:ascii="Times New Roman" w:eastAsia="Times New Roman" w:hAnsi="Times New Roman" w:cs="Times New Roman"/>
          <w:sz w:val="20"/>
          <w:szCs w:val="20"/>
        </w:rPr>
        <w:t>When standardization is applied, the reconstruction procedure involves three steps: (1) standardizing the data, (2) performing the reconstruction on the standardized data, and (3) back-transforming the results to the original scale and magnitude.</w:t>
      </w:r>
    </w:p>
    <w:p w14:paraId="72BF429F" w14:textId="045675FC" w:rsidR="00272A99" w:rsidRPr="00591686" w:rsidRDefault="00272A99" w:rsidP="00325CFD">
      <w:pPr>
        <w:spacing w:before="100" w:beforeAutospacing="1" w:after="120" w:line="240" w:lineRule="auto"/>
        <w:jc w:val="both"/>
        <w:rPr>
          <w:rFonts w:ascii="Times New Roman" w:eastAsiaTheme="minorEastAsia" w:hAnsi="Times New Roman" w:cs="Times New Roman"/>
          <w:sz w:val="20"/>
          <w:szCs w:val="20"/>
        </w:rPr>
      </w:pPr>
      <w:r w:rsidRPr="00591686">
        <w:rPr>
          <w:rFonts w:ascii="Times New Roman" w:hAnsi="Times New Roman" w:cs="Times New Roman"/>
          <w:sz w:val="20"/>
          <w:szCs w:val="20"/>
        </w:rPr>
        <w:t xml:space="preserve">Consider the </w:t>
      </w:r>
      <w:proofErr w:type="spellStart"/>
      <w:r w:rsidR="00B74E36">
        <w:rPr>
          <w:rFonts w:ascii="Times New Roman" w:hAnsi="Times New Roman" w:cs="Times New Roman"/>
          <w:sz w:val="20"/>
          <w:szCs w:val="20"/>
        </w:rPr>
        <w:t>Langevin</w:t>
      </w:r>
      <w:proofErr w:type="spellEnd"/>
      <w:r w:rsidRPr="00591686">
        <w:rPr>
          <w:rFonts w:ascii="Times New Roman" w:hAnsi="Times New Roman" w:cs="Times New Roman"/>
          <w:sz w:val="20"/>
          <w:szCs w:val="20"/>
        </w:rPr>
        <w:t xml:space="preserve"> model </w:t>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Diffusion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i.e., </w:t>
      </w:r>
      <m:oMath>
        <m:r>
          <w:rPr>
            <w:rFonts w:ascii="Cambria Math" w:hAnsi="Cambria Math" w:cs="Times New Roman"/>
            <w:sz w:val="20"/>
            <w:szCs w:val="20"/>
          </w:rPr>
          <m:t>dx=μ</m:t>
        </m:r>
        <m:d>
          <m:dPr>
            <m:ctrlPr>
              <w:rPr>
                <w:rFonts w:ascii="Cambria Math" w:hAnsi="Cambria Math" w:cs="Times New Roman"/>
                <w:i/>
                <w:sz w:val="20"/>
                <w:szCs w:val="20"/>
              </w:rPr>
            </m:ctrlPr>
          </m:dPr>
          <m:e>
            <m:r>
              <w:rPr>
                <w:rFonts w:ascii="Cambria Math" w:hAnsi="Cambria Math" w:cs="Times New Roman"/>
                <w:sz w:val="20"/>
                <w:szCs w:val="20"/>
              </w:rPr>
              <m:t>x;θ</m:t>
            </m:r>
          </m:e>
        </m:d>
        <m:r>
          <w:rPr>
            <w:rFonts w:ascii="Cambria Math" w:hAnsi="Cambria Math" w:cs="Times New Roman"/>
            <w:sz w:val="20"/>
            <w:szCs w:val="20"/>
          </w:rPr>
          <m:t>dt+σ</m:t>
        </m:r>
        <m:d>
          <m:dPr>
            <m:ctrlPr>
              <w:rPr>
                <w:rFonts w:ascii="Cambria Math" w:hAnsi="Cambria Math" w:cs="Times New Roman"/>
                <w:i/>
                <w:sz w:val="20"/>
                <w:szCs w:val="20"/>
              </w:rPr>
            </m:ctrlPr>
          </m:dPr>
          <m:e>
            <m:r>
              <w:rPr>
                <w:rFonts w:ascii="Cambria Math" w:hAnsi="Cambria Math" w:cs="Times New Roman"/>
                <w:sz w:val="20"/>
                <w:szCs w:val="20"/>
              </w:rPr>
              <m:t>x;θ</m:t>
            </m:r>
          </m:e>
        </m:d>
        <m:r>
          <w:rPr>
            <w:rFonts w:ascii="Cambria Math" w:hAnsi="Cambria Math" w:cs="Times New Roman"/>
            <w:sz w:val="20"/>
            <w:szCs w:val="20"/>
          </w:rPr>
          <m:t>dW</m:t>
        </m:r>
      </m:oMath>
      <w:r w:rsidR="00325DBE" w:rsidRPr="00591686">
        <w:rPr>
          <w:rFonts w:ascii="Times New Roman" w:eastAsiaTheme="minorEastAsia" w:hAnsi="Times New Roman" w:cs="Times New Roman"/>
          <w:sz w:val="20"/>
          <w:szCs w:val="20"/>
        </w:rPr>
        <w:t xml:space="preserve"> and the standardization </w:t>
      </w:r>
      <m:oMath>
        <m:r>
          <w:rPr>
            <w:rFonts w:ascii="Cambria Math" w:eastAsiaTheme="minorEastAsia" w:hAnsi="Cambria Math" w:cs="Times New Roman"/>
            <w:sz w:val="20"/>
            <w:szCs w:val="20"/>
          </w:rPr>
          <m:t>z=</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oMath>
      <w:r w:rsidR="00AB7633" w:rsidRPr="00591686">
        <w:rPr>
          <w:rFonts w:ascii="Times New Roman" w:eastAsiaTheme="minorEastAsia" w:hAnsi="Times New Roman" w:cs="Times New Roman"/>
          <w:sz w:val="20"/>
          <w:szCs w:val="20"/>
        </w:rPr>
        <w:t xml:space="preserve"> where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oMath>
      <w:r w:rsidR="00AB7633" w:rsidRPr="005916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oMath>
      <w:r w:rsidR="00AB7633" w:rsidRPr="00591686">
        <w:rPr>
          <w:rFonts w:ascii="Times New Roman" w:eastAsiaTheme="minorEastAsia" w:hAnsi="Times New Roman" w:cs="Times New Roman"/>
          <w:sz w:val="20"/>
          <w:szCs w:val="20"/>
        </w:rPr>
        <w:t xml:space="preserve"> are the mean and standard deviation of data</w:t>
      </w:r>
      <w:r w:rsidR="00325DBE" w:rsidRPr="00591686">
        <w:rPr>
          <w:rFonts w:ascii="Times New Roman" w:eastAsiaTheme="minorEastAsia" w:hAnsi="Times New Roman" w:cs="Times New Roman"/>
          <w:sz w:val="20"/>
          <w:szCs w:val="20"/>
        </w:rPr>
        <w:t>.</w:t>
      </w:r>
      <w:r w:rsidR="00AB7633" w:rsidRPr="00591686">
        <w:rPr>
          <w:rFonts w:ascii="Times New Roman" w:eastAsiaTheme="minorEastAsia" w:hAnsi="Times New Roman" w:cs="Times New Roman"/>
          <w:sz w:val="20"/>
          <w:szCs w:val="20"/>
        </w:rPr>
        <w:t xml:space="preserve"> </w:t>
      </w:r>
      <w:r w:rsidR="001E4098" w:rsidRPr="00591686">
        <w:rPr>
          <w:rFonts w:ascii="Times New Roman" w:eastAsiaTheme="minorEastAsia" w:hAnsi="Times New Roman" w:cs="Times New Roman"/>
          <w:sz w:val="20"/>
          <w:szCs w:val="20"/>
        </w:rPr>
        <w:t xml:space="preserve">If the </w:t>
      </w:r>
      <w:proofErr w:type="spellStart"/>
      <w:r w:rsidR="00B74E36">
        <w:rPr>
          <w:rFonts w:ascii="Times New Roman" w:eastAsiaTheme="minorEastAsia" w:hAnsi="Times New Roman" w:cs="Times New Roman"/>
          <w:sz w:val="20"/>
          <w:szCs w:val="20"/>
        </w:rPr>
        <w:t>Langevin</w:t>
      </w:r>
      <w:proofErr w:type="spellEnd"/>
      <w:r w:rsidR="001E4098" w:rsidRPr="00591686">
        <w:rPr>
          <w:rFonts w:ascii="Times New Roman" w:eastAsiaTheme="minorEastAsia" w:hAnsi="Times New Roman" w:cs="Times New Roman"/>
          <w:sz w:val="20"/>
          <w:szCs w:val="20"/>
        </w:rPr>
        <w:t xml:space="preserve"> model </w:t>
      </w:r>
      <m:oMath>
        <m:r>
          <w:rPr>
            <w:rFonts w:ascii="Cambria Math" w:hAnsi="Cambria Math" w:cs="Times New Roman"/>
            <w:sz w:val="20"/>
            <w:szCs w:val="20"/>
          </w:rPr>
          <m:t>dz=</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r>
              <w:rPr>
                <w:rFonts w:ascii="Cambria Math" w:hAnsi="Cambria Math" w:cs="Times New Roman"/>
                <w:sz w:val="20"/>
                <w:szCs w:val="20"/>
              </w:rPr>
              <m:t>z</m:t>
            </m:r>
          </m:e>
        </m:d>
        <m:r>
          <w:rPr>
            <w:rFonts w:ascii="Cambria Math" w:hAnsi="Cambria Math" w:cs="Times New Roman"/>
            <w:sz w:val="20"/>
            <w:szCs w:val="20"/>
          </w:rPr>
          <m:t>dt+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r>
              <w:rPr>
                <w:rFonts w:ascii="Cambria Math" w:hAnsi="Cambria Math" w:cs="Times New Roman"/>
                <w:sz w:val="20"/>
                <w:szCs w:val="20"/>
              </w:rPr>
              <m:t>z</m:t>
            </m:r>
          </m:e>
        </m:d>
        <m:r>
          <w:rPr>
            <w:rFonts w:ascii="Cambria Math" w:hAnsi="Cambria Math" w:cs="Times New Roman"/>
            <w:sz w:val="20"/>
            <w:szCs w:val="20"/>
          </w:rPr>
          <m:t>dW</m:t>
        </m:r>
      </m:oMath>
      <w:r w:rsidR="001E4098" w:rsidRPr="00591686">
        <w:rPr>
          <w:rFonts w:ascii="Times New Roman" w:eastAsiaTheme="minorEastAsia" w:hAnsi="Times New Roman" w:cs="Times New Roman"/>
          <w:sz w:val="20"/>
          <w:szCs w:val="20"/>
        </w:rPr>
        <w:t xml:space="preserve"> describes the dynamics of the transformed process </w:t>
      </w:r>
      <m:oMath>
        <m:r>
          <w:rPr>
            <w:rFonts w:ascii="Cambria Math" w:eastAsiaTheme="minorEastAsia" w:hAnsi="Cambria Math" w:cs="Times New Roman"/>
            <w:sz w:val="20"/>
            <w:szCs w:val="20"/>
          </w:rPr>
          <m:t>z</m:t>
        </m:r>
      </m:oMath>
      <w:r w:rsidR="00266A25" w:rsidRPr="00591686">
        <w:rPr>
          <w:rFonts w:ascii="Times New Roman" w:eastAsiaTheme="minorEastAsia" w:hAnsi="Times New Roman" w:cs="Times New Roman"/>
          <w:sz w:val="20"/>
          <w:szCs w:val="20"/>
        </w:rPr>
        <w:t>,</w:t>
      </w:r>
      <w:r w:rsidR="001E4098" w:rsidRPr="00591686">
        <w:rPr>
          <w:rFonts w:ascii="Times New Roman" w:eastAsiaTheme="minorEastAsia" w:hAnsi="Times New Roman" w:cs="Times New Roman"/>
          <w:sz w:val="20"/>
          <w:szCs w:val="20"/>
        </w:rPr>
        <w:t xml:space="preserve"> then the corresponding </w:t>
      </w:r>
      <w:proofErr w:type="spellStart"/>
      <w:r w:rsidR="00842486">
        <w:rPr>
          <w:rFonts w:ascii="Times New Roman" w:eastAsiaTheme="minorEastAsia" w:hAnsi="Times New Roman" w:cs="Times New Roman"/>
          <w:sz w:val="20"/>
          <w:szCs w:val="20"/>
        </w:rPr>
        <w:t>Langevin</w:t>
      </w:r>
      <w:proofErr w:type="spellEnd"/>
      <w:r w:rsidR="001E4098" w:rsidRPr="00591686">
        <w:rPr>
          <w:rFonts w:ascii="Times New Roman" w:eastAsiaTheme="minorEastAsia" w:hAnsi="Times New Roman" w:cs="Times New Roman"/>
          <w:sz w:val="20"/>
          <w:szCs w:val="20"/>
        </w:rPr>
        <w:t xml:space="preserve"> model for the original process </w:t>
      </w:r>
      <m:oMath>
        <m:r>
          <w:rPr>
            <w:rFonts w:ascii="Cambria Math" w:eastAsiaTheme="minorEastAsia" w:hAnsi="Cambria Math" w:cs="Times New Roman"/>
            <w:sz w:val="20"/>
            <w:szCs w:val="20"/>
          </w:rPr>
          <m:t>x</m:t>
        </m:r>
      </m:oMath>
      <w:r w:rsidR="001E4098" w:rsidRPr="00591686">
        <w:rPr>
          <w:rFonts w:ascii="Times New Roman" w:eastAsiaTheme="minorEastAsia" w:hAnsi="Times New Roman" w:cs="Times New Roman"/>
          <w:sz w:val="20"/>
          <w:szCs w:val="20"/>
        </w:rPr>
        <w:t xml:space="preserve"> is as follow</w:t>
      </w:r>
      <w:r w:rsidR="00266A25" w:rsidRPr="00591686">
        <w:rPr>
          <w:rFonts w:ascii="Times New Roman" w:eastAsiaTheme="minorEastAsia" w:hAnsi="Times New Roman" w:cs="Times New Roman"/>
          <w:sz w:val="20"/>
          <w:szCs w:val="20"/>
        </w:rPr>
        <w:t>s:</w:t>
      </w:r>
      <w:r w:rsidR="001E4098" w:rsidRPr="00591686">
        <w:rPr>
          <w:rFonts w:ascii="Times New Roman" w:eastAsiaTheme="minorEastAsia" w:hAnsi="Times New Roman" w:cs="Times New Roman"/>
          <w:sz w:val="20"/>
          <w:szCs w:val="20"/>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2"/>
        <w:gridCol w:w="491"/>
      </w:tblGrid>
      <w:tr w:rsidR="00C03E6A" w:rsidRPr="00591686" w14:paraId="5575C266" w14:textId="77777777" w:rsidTr="00A6460F">
        <w:trPr>
          <w:trHeight w:val="598"/>
          <w:jc w:val="center"/>
        </w:trPr>
        <w:tc>
          <w:tcPr>
            <w:tcW w:w="8912" w:type="dxa"/>
            <w:vAlign w:val="center"/>
          </w:tcPr>
          <w:p w14:paraId="7CFA7F8D" w14:textId="45EB6087" w:rsidR="00C03E6A" w:rsidRPr="00591686" w:rsidRDefault="00C03E6A" w:rsidP="000E7A38">
            <w:pPr>
              <w:pStyle w:val="Caption"/>
              <w:spacing w:after="0"/>
              <w:rPr>
                <w:rFonts w:ascii="Times New Roman" w:eastAsiaTheme="minorEastAsia" w:hAnsi="Times New Roman" w:cs="Times New Roman"/>
                <w:color w:val="000000" w:themeColor="text1"/>
                <w:sz w:val="20"/>
                <w:szCs w:val="20"/>
                <w:lang w:val="en-US"/>
              </w:rPr>
            </w:pPr>
            <m:oMathPara>
              <m:oMathParaPr>
                <m:jc m:val="center"/>
              </m:oMathParaPr>
              <m:oMath>
                <m:r>
                  <w:rPr>
                    <w:rFonts w:ascii="Cambria Math" w:hAnsi="Cambria Math" w:cs="Times New Roman"/>
                    <w:color w:val="000000" w:themeColor="text1"/>
                    <w:sz w:val="20"/>
                    <w:szCs w:val="20"/>
                    <w:lang w:val="en-US"/>
                  </w:rPr>
                  <m:t>dx=</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μ</m:t>
                    </m:r>
                  </m:e>
                  <m:sub>
                    <m:r>
                      <w:rPr>
                        <w:rFonts w:ascii="Cambria Math" w:eastAsiaTheme="minorEastAsia" w:hAnsi="Cambria Math" w:cs="Times New Roman"/>
                        <w:color w:val="000000" w:themeColor="text1"/>
                        <w:sz w:val="20"/>
                        <w:szCs w:val="20"/>
                        <w:lang w:val="en-US"/>
                      </w:rPr>
                      <m:t>z</m:t>
                    </m:r>
                  </m:sub>
                </m:sSub>
                <m:d>
                  <m:dPr>
                    <m:ctrlPr>
                      <w:rPr>
                        <w:rFonts w:ascii="Cambria Math" w:hAnsi="Cambria Math" w:cs="Times New Roman"/>
                        <w:color w:val="000000" w:themeColor="text1"/>
                        <w:sz w:val="20"/>
                        <w:szCs w:val="20"/>
                        <w:lang w:val="en-US"/>
                      </w:rPr>
                    </m:ctrlPr>
                  </m:dPr>
                  <m:e>
                    <m:d>
                      <m:dPr>
                        <m:ctrlPr>
                          <w:rPr>
                            <w:rFonts w:ascii="Cambria Math" w:eastAsiaTheme="minorEastAsia" w:hAnsi="Cambria Math" w:cs="Times New Roman"/>
                            <w:color w:val="000000" w:themeColor="text1"/>
                            <w:sz w:val="20"/>
                            <w:szCs w:val="20"/>
                            <w:lang w:val="en-US"/>
                          </w:rPr>
                        </m:ctrlPr>
                      </m:dPr>
                      <m:e>
                        <m:r>
                          <w:rPr>
                            <w:rFonts w:ascii="Cambria Math" w:eastAsiaTheme="minorEastAsia" w:hAnsi="Cambria Math" w:cs="Times New Roman"/>
                            <w:color w:val="000000" w:themeColor="text1"/>
                            <w:sz w:val="20"/>
                            <w:szCs w:val="20"/>
                            <w:lang w:val="en-US"/>
                          </w:rPr>
                          <m:t>x-</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m</m:t>
                            </m:r>
                          </m:e>
                          <m:sub>
                            <m:r>
                              <w:rPr>
                                <w:rFonts w:ascii="Cambria Math" w:eastAsiaTheme="minorEastAsia" w:hAnsi="Cambria Math" w:cs="Times New Roman"/>
                                <w:color w:val="000000" w:themeColor="text1"/>
                                <w:sz w:val="20"/>
                                <w:szCs w:val="20"/>
                                <w:lang w:val="en-US"/>
                              </w:rPr>
                              <m:t>d</m:t>
                            </m:r>
                          </m:sub>
                        </m:sSub>
                      </m:e>
                    </m:d>
                    <m:r>
                      <w:rPr>
                        <w:rFonts w:ascii="Cambria Math" w:eastAsiaTheme="minorEastAsia" w:hAnsi="Cambria Math" w:cs="Times New Roman"/>
                        <w:color w:val="000000" w:themeColor="text1"/>
                        <w:sz w:val="20"/>
                        <w:szCs w:val="20"/>
                        <w:lang w:val="en-US"/>
                      </w:rPr>
                      <m:t>/</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r>
                      <w:rPr>
                        <w:rFonts w:ascii="Cambria Math" w:hAnsi="Cambria Math" w:cs="Times New Roman"/>
                        <w:color w:val="000000" w:themeColor="text1"/>
                        <w:sz w:val="20"/>
                        <w:szCs w:val="20"/>
                        <w:lang w:val="en-US"/>
                      </w:rPr>
                      <m:t>;θ</m:t>
                    </m:r>
                  </m:e>
                </m:d>
                <m:r>
                  <w:rPr>
                    <w:rFonts w:ascii="Cambria Math" w:hAnsi="Cambria Math" w:cs="Times New Roman"/>
                    <w:color w:val="000000" w:themeColor="text1"/>
                    <w:sz w:val="20"/>
                    <w:szCs w:val="20"/>
                    <w:lang w:val="en-US"/>
                  </w:rPr>
                  <m:t>dt+</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σ</m:t>
                    </m:r>
                  </m:e>
                  <m:sub>
                    <m:r>
                      <w:rPr>
                        <w:rFonts w:ascii="Cambria Math" w:eastAsiaTheme="minorEastAsia" w:hAnsi="Cambria Math" w:cs="Times New Roman"/>
                        <w:color w:val="000000" w:themeColor="text1"/>
                        <w:sz w:val="20"/>
                        <w:szCs w:val="20"/>
                        <w:lang w:val="en-US"/>
                      </w:rPr>
                      <m:t>z</m:t>
                    </m:r>
                  </m:sub>
                </m:sSub>
                <m:d>
                  <m:dPr>
                    <m:ctrlPr>
                      <w:rPr>
                        <w:rFonts w:ascii="Cambria Math" w:hAnsi="Cambria Math" w:cs="Times New Roman"/>
                        <w:color w:val="000000" w:themeColor="text1"/>
                        <w:sz w:val="20"/>
                        <w:szCs w:val="20"/>
                        <w:lang w:val="en-US"/>
                      </w:rPr>
                    </m:ctrlPr>
                  </m:dPr>
                  <m:e>
                    <m:d>
                      <m:dPr>
                        <m:ctrlPr>
                          <w:rPr>
                            <w:rFonts w:ascii="Cambria Math" w:eastAsiaTheme="minorEastAsia" w:hAnsi="Cambria Math" w:cs="Times New Roman"/>
                            <w:color w:val="000000" w:themeColor="text1"/>
                            <w:sz w:val="20"/>
                            <w:szCs w:val="20"/>
                            <w:lang w:val="en-US"/>
                          </w:rPr>
                        </m:ctrlPr>
                      </m:dPr>
                      <m:e>
                        <m:r>
                          <w:rPr>
                            <w:rFonts w:ascii="Cambria Math" w:eastAsiaTheme="minorEastAsia" w:hAnsi="Cambria Math" w:cs="Times New Roman"/>
                            <w:color w:val="000000" w:themeColor="text1"/>
                            <w:sz w:val="20"/>
                            <w:szCs w:val="20"/>
                            <w:lang w:val="en-US"/>
                          </w:rPr>
                          <m:t>x-</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m</m:t>
                            </m:r>
                          </m:e>
                          <m:sub>
                            <m:r>
                              <w:rPr>
                                <w:rFonts w:ascii="Cambria Math" w:eastAsiaTheme="minorEastAsia" w:hAnsi="Cambria Math" w:cs="Times New Roman"/>
                                <w:color w:val="000000" w:themeColor="text1"/>
                                <w:sz w:val="20"/>
                                <w:szCs w:val="20"/>
                                <w:lang w:val="en-US"/>
                              </w:rPr>
                              <m:t>d</m:t>
                            </m:r>
                          </m:sub>
                        </m:sSub>
                      </m:e>
                    </m:d>
                    <m:r>
                      <w:rPr>
                        <w:rFonts w:ascii="Cambria Math" w:eastAsiaTheme="minorEastAsia" w:hAnsi="Cambria Math" w:cs="Times New Roman"/>
                        <w:color w:val="000000" w:themeColor="text1"/>
                        <w:sz w:val="20"/>
                        <w:szCs w:val="20"/>
                        <w:lang w:val="en-US"/>
                      </w:rPr>
                      <m:t>/</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r>
                      <w:rPr>
                        <w:rFonts w:ascii="Cambria Math" w:hAnsi="Cambria Math" w:cs="Times New Roman"/>
                        <w:color w:val="000000" w:themeColor="text1"/>
                        <w:sz w:val="20"/>
                        <w:szCs w:val="20"/>
                        <w:lang w:val="en-US"/>
                      </w:rPr>
                      <m:t>;θ</m:t>
                    </m:r>
                  </m:e>
                </m:d>
                <m:r>
                  <w:rPr>
                    <w:rFonts w:ascii="Cambria Math" w:hAnsi="Cambria Math" w:cs="Times New Roman"/>
                    <w:color w:val="000000" w:themeColor="text1"/>
                    <w:sz w:val="20"/>
                    <w:szCs w:val="20"/>
                    <w:lang w:val="en-US"/>
                  </w:rPr>
                  <m:t>dW</m:t>
                </m:r>
                <m:r>
                  <w:rPr>
                    <w:rFonts w:ascii="Cambria Math" w:hAnsi="Cambria Math" w:cs="Aharoni"/>
                    <w:color w:val="000000" w:themeColor="text1"/>
                    <w:sz w:val="20"/>
                    <w:szCs w:val="20"/>
                    <w:lang w:val="en-US"/>
                  </w:rPr>
                  <m:t>,</m:t>
                </m:r>
              </m:oMath>
            </m:oMathPara>
          </w:p>
        </w:tc>
        <w:tc>
          <w:tcPr>
            <w:tcW w:w="491" w:type="dxa"/>
            <w:vAlign w:val="center"/>
          </w:tcPr>
          <w:p w14:paraId="30FC2DCC" w14:textId="0961011B" w:rsidR="00C03E6A" w:rsidRPr="00591686" w:rsidRDefault="00C03E6A" w:rsidP="007818D6">
            <w:pPr>
              <w:pStyle w:val="Caption"/>
              <w:spacing w:after="0"/>
              <w:rPr>
                <w:rFonts w:ascii="Times New Roman" w:eastAsiaTheme="minorEastAsia" w:hAnsi="Times New Roman" w:cs="Times New Roman"/>
                <w:i w:val="0"/>
                <w:sz w:val="20"/>
                <w:szCs w:val="20"/>
                <w:lang w:val="en-US"/>
              </w:rPr>
            </w:pPr>
            <w:r w:rsidRPr="00591686">
              <w:rPr>
                <w:rFonts w:ascii="Times New Roman" w:eastAsiaTheme="minorEastAsia" w:hAnsi="Times New Roman" w:cs="Times New Roman"/>
                <w:i w:val="0"/>
                <w:color w:val="auto"/>
                <w:sz w:val="20"/>
                <w:szCs w:val="20"/>
                <w:lang w:val="en-US"/>
              </w:rPr>
              <w:t>(</w:t>
            </w:r>
            <w:bookmarkStart w:id="29" w:name="Eq2"/>
            <w:r w:rsidRPr="00591686">
              <w:rPr>
                <w:rFonts w:ascii="Times New Roman" w:eastAsiaTheme="minorEastAsia" w:hAnsi="Times New Roman" w:cs="Times New Roman"/>
                <w:i w:val="0"/>
                <w:color w:val="auto"/>
                <w:sz w:val="20"/>
                <w:szCs w:val="20"/>
              </w:rPr>
              <w:fldChar w:fldCharType="begin"/>
            </w:r>
            <w:r w:rsidRPr="00591686">
              <w:rPr>
                <w:rFonts w:ascii="Times New Roman" w:eastAsiaTheme="minorEastAsia" w:hAnsi="Times New Roman" w:cs="Times New Roman"/>
                <w:i w:val="0"/>
                <w:color w:val="auto"/>
                <w:sz w:val="20"/>
                <w:szCs w:val="20"/>
                <w:lang w:val="en-US"/>
              </w:rPr>
              <w:instrText xml:space="preserve"> SEQ Equation \* ARABIC </w:instrText>
            </w:r>
            <w:r w:rsidRPr="00591686">
              <w:rPr>
                <w:rFonts w:ascii="Times New Roman" w:eastAsiaTheme="minorEastAsia" w:hAnsi="Times New Roman" w:cs="Times New Roman"/>
                <w:i w:val="0"/>
                <w:color w:val="auto"/>
                <w:sz w:val="20"/>
                <w:szCs w:val="20"/>
              </w:rPr>
              <w:fldChar w:fldCharType="separate"/>
            </w:r>
            <w:r w:rsidRPr="00591686">
              <w:rPr>
                <w:rFonts w:ascii="Times New Roman" w:eastAsiaTheme="minorEastAsia" w:hAnsi="Times New Roman" w:cs="Times New Roman"/>
                <w:i w:val="0"/>
                <w:color w:val="auto"/>
                <w:sz w:val="20"/>
                <w:szCs w:val="20"/>
                <w:lang w:val="en-US"/>
              </w:rPr>
              <w:t>2</w:t>
            </w:r>
            <w:r w:rsidRPr="00591686">
              <w:rPr>
                <w:rFonts w:ascii="Times New Roman" w:eastAsiaTheme="minorEastAsia" w:hAnsi="Times New Roman" w:cs="Times New Roman"/>
                <w:i w:val="0"/>
                <w:color w:val="auto"/>
                <w:sz w:val="20"/>
                <w:szCs w:val="20"/>
              </w:rPr>
              <w:fldChar w:fldCharType="end"/>
            </w:r>
            <w:bookmarkEnd w:id="29"/>
            <w:r w:rsidRPr="00591686">
              <w:rPr>
                <w:rFonts w:ascii="Times New Roman" w:eastAsiaTheme="minorEastAsia" w:hAnsi="Times New Roman" w:cs="Times New Roman"/>
                <w:i w:val="0"/>
                <w:color w:val="auto"/>
                <w:sz w:val="20"/>
                <w:szCs w:val="20"/>
                <w:lang w:val="en-US"/>
              </w:rPr>
              <w:t>)</w:t>
            </w:r>
          </w:p>
        </w:tc>
      </w:tr>
    </w:tbl>
    <w:p w14:paraId="75EC4984" w14:textId="1EAB604C" w:rsidR="001E4098" w:rsidRPr="00591686" w:rsidRDefault="00112CB1" w:rsidP="005561BE">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If either of the drift </w:t>
      </w:r>
      <w:r w:rsidR="00C60EC4">
        <w:rPr>
          <w:rFonts w:ascii="Times New Roman" w:eastAsiaTheme="minorEastAsia" w:hAnsi="Times New Roman" w:cs="Times New Roman"/>
          <w:sz w:val="20"/>
          <w:szCs w:val="20"/>
        </w:rPr>
        <w:t>function</w:t>
      </w:r>
      <w:r w:rsidRPr="00591686">
        <w:rPr>
          <w:rFonts w:ascii="Times New Roman" w:eastAsiaTheme="minorEastAsia" w:hAnsi="Times New Roman" w:cs="Times New Roman"/>
          <w:sz w:val="20"/>
          <w:szCs w:val="20"/>
        </w:rPr>
        <w:t xml:space="preserve"> or diffusion </w:t>
      </w:r>
      <w:r w:rsidR="007C3898">
        <w:rPr>
          <w:rFonts w:ascii="Times New Roman" w:eastAsiaTheme="minorEastAsia" w:hAnsi="Times New Roman" w:cs="Times New Roman"/>
          <w:sz w:val="20"/>
          <w:szCs w:val="20"/>
        </w:rPr>
        <w:t>function</w:t>
      </w:r>
      <w:r w:rsidRPr="00591686">
        <w:rPr>
          <w:rFonts w:ascii="Times New Roman" w:eastAsiaTheme="minorEastAsia" w:hAnsi="Times New Roman" w:cs="Times New Roman"/>
          <w:sz w:val="20"/>
          <w:szCs w:val="20"/>
        </w:rPr>
        <w:t xml:space="preserve"> is linear in the parameters, then all we need to do is to replace the estimated vector of parameters </w:t>
      </w:r>
      <m:oMath>
        <m:r>
          <w:rPr>
            <w:rFonts w:ascii="Cambria Math" w:hAnsi="Cambria Math" w:cs="Times New Roman"/>
            <w:sz w:val="20"/>
            <w:szCs w:val="20"/>
          </w:rPr>
          <m:t>θ</m:t>
        </m:r>
      </m:oMath>
      <w:r w:rsidRPr="00591686">
        <w:rPr>
          <w:rFonts w:ascii="Times New Roman" w:eastAsiaTheme="minorEastAsia" w:hAnsi="Times New Roman" w:cs="Times New Roman"/>
          <w:sz w:val="20"/>
          <w:szCs w:val="20"/>
        </w:rPr>
        <w:t xml:space="preserve"> in (</w:t>
      </w:r>
      <w:r w:rsidR="00C03E6A" w:rsidRPr="00591686">
        <w:rPr>
          <w:rFonts w:ascii="Times New Roman" w:eastAsiaTheme="minorEastAsia" w:hAnsi="Times New Roman" w:cs="Times New Roman"/>
          <w:sz w:val="20"/>
          <w:szCs w:val="20"/>
        </w:rPr>
        <w:fldChar w:fldCharType="begin"/>
      </w:r>
      <w:r w:rsidR="00C03E6A" w:rsidRPr="00591686">
        <w:rPr>
          <w:rFonts w:ascii="Times New Roman" w:eastAsiaTheme="minorEastAsia" w:hAnsi="Times New Roman" w:cs="Times New Roman"/>
          <w:sz w:val="20"/>
          <w:szCs w:val="20"/>
        </w:rPr>
        <w:instrText xml:space="preserve"> REF Eq2 \h  \* MERGEFORMAT </w:instrText>
      </w:r>
      <w:r w:rsidR="00C03E6A" w:rsidRPr="00591686">
        <w:rPr>
          <w:rFonts w:ascii="Times New Roman" w:eastAsiaTheme="minorEastAsia" w:hAnsi="Times New Roman" w:cs="Times New Roman"/>
          <w:sz w:val="20"/>
          <w:szCs w:val="20"/>
        </w:rPr>
      </w:r>
      <w:r w:rsidR="00C03E6A" w:rsidRPr="00591686">
        <w:rPr>
          <w:rFonts w:ascii="Times New Roman" w:eastAsiaTheme="minorEastAsia" w:hAnsi="Times New Roman" w:cs="Times New Roman"/>
          <w:sz w:val="20"/>
          <w:szCs w:val="20"/>
        </w:rPr>
        <w:fldChar w:fldCharType="separate"/>
      </w:r>
      <w:r w:rsidR="00C03E6A" w:rsidRPr="00591686">
        <w:rPr>
          <w:rFonts w:ascii="Times New Roman" w:eastAsiaTheme="minorEastAsia" w:hAnsi="Times New Roman" w:cs="Times New Roman"/>
          <w:sz w:val="20"/>
          <w:szCs w:val="20"/>
        </w:rPr>
        <w:t>2</w:t>
      </w:r>
      <w:r w:rsidR="00C03E6A"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with</w:t>
      </w:r>
      <w:r w:rsidR="000F6E49" w:rsidRPr="005916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m:rPr>
            <m:sty m:val="p"/>
          </m:rPr>
          <w:rPr>
            <w:rFonts w:ascii="Cambria Math" w:hAnsi="Cambria Math" w:cs="Times New Roman"/>
            <w:sz w:val="20"/>
            <w:szCs w:val="20"/>
          </w:rPr>
          <m:t>θ</m:t>
        </m:r>
      </m:oMath>
      <w:r w:rsidR="00791C6C" w:rsidRPr="00591686">
        <w:rPr>
          <w:rFonts w:ascii="Times New Roman" w:eastAsiaTheme="minorEastAsia" w:hAnsi="Times New Roman" w:cs="Times New Roman"/>
          <w:sz w:val="20"/>
          <w:szCs w:val="20"/>
        </w:rPr>
        <w:t xml:space="preserve"> and remove the factor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oMath>
      <w:r w:rsidR="005561BE" w:rsidRPr="00591686">
        <w:rPr>
          <w:rFonts w:ascii="Times New Roman" w:eastAsiaTheme="minorEastAsia" w:hAnsi="Times New Roman" w:cs="Times New Roman"/>
          <w:sz w:val="20"/>
          <w:szCs w:val="20"/>
        </w:rPr>
        <w:t xml:space="preserve">. For instance, if both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μ</m:t>
            </m:r>
          </m:e>
          <m:sub>
            <m:r>
              <m:rPr>
                <m:sty m:val="p"/>
              </m:rPr>
              <w:rPr>
                <w:rFonts w:ascii="Cambria Math" w:eastAsiaTheme="minorEastAsia" w:hAnsi="Cambria Math" w:cs="Times New Roman"/>
                <w:sz w:val="20"/>
                <w:szCs w:val="20"/>
              </w:rPr>
              <m:t>z</m:t>
            </m:r>
          </m:sub>
        </m:sSub>
      </m:oMath>
      <w:r w:rsidR="005561BE" w:rsidRPr="005916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σ</m:t>
            </m:r>
          </m:e>
          <m:sub>
            <m:r>
              <m:rPr>
                <m:sty m:val="p"/>
              </m:rPr>
              <w:rPr>
                <w:rFonts w:ascii="Cambria Math" w:eastAsiaTheme="minorEastAsia" w:hAnsi="Cambria Math" w:cs="Times New Roman"/>
                <w:sz w:val="20"/>
                <w:szCs w:val="20"/>
              </w:rPr>
              <m:t>z</m:t>
            </m:r>
          </m:sub>
        </m:sSub>
      </m:oMath>
      <w:r w:rsidR="005561BE" w:rsidRPr="00591686">
        <w:rPr>
          <w:rFonts w:ascii="Times New Roman" w:eastAsiaTheme="minorEastAsia" w:hAnsi="Times New Roman" w:cs="Times New Roman"/>
          <w:sz w:val="20"/>
          <w:szCs w:val="20"/>
        </w:rPr>
        <w:t xml:space="preserve"> are linear in terms of the parameter vector </w:t>
      </w:r>
      <m:oMath>
        <m:r>
          <m:rPr>
            <m:sty m:val="p"/>
          </m:rPr>
          <w:rPr>
            <w:rFonts w:ascii="Cambria Math" w:hAnsi="Cambria Math" w:cs="Times New Roman"/>
            <w:sz w:val="20"/>
            <w:szCs w:val="20"/>
          </w:rPr>
          <m:t>θ</m:t>
        </m:r>
      </m:oMath>
      <w:r w:rsidR="00791C6C" w:rsidRPr="00591686">
        <w:rPr>
          <w:rFonts w:ascii="Times New Roman" w:eastAsiaTheme="minorEastAsia" w:hAnsi="Times New Roman" w:cs="Times New Roman"/>
          <w:sz w:val="20"/>
          <w:szCs w:val="20"/>
        </w:rPr>
        <w:t>,</w:t>
      </w:r>
      <w:r w:rsidR="005561BE" w:rsidRPr="00591686">
        <w:rPr>
          <w:rFonts w:ascii="Times New Roman" w:eastAsiaTheme="minorEastAsia" w:hAnsi="Times New Roman" w:cs="Times New Roman"/>
          <w:sz w:val="20"/>
          <w:szCs w:val="20"/>
        </w:rPr>
        <w:t xml:space="preserve"> then (</w:t>
      </w:r>
      <w:r w:rsidR="00C03E6A" w:rsidRPr="00591686">
        <w:rPr>
          <w:rFonts w:ascii="Times New Roman" w:eastAsiaTheme="minorEastAsia" w:hAnsi="Times New Roman" w:cs="Times New Roman"/>
          <w:sz w:val="20"/>
          <w:szCs w:val="20"/>
        </w:rPr>
        <w:fldChar w:fldCharType="begin"/>
      </w:r>
      <w:r w:rsidR="00C03E6A" w:rsidRPr="00591686">
        <w:rPr>
          <w:rFonts w:ascii="Times New Roman" w:eastAsiaTheme="minorEastAsia" w:hAnsi="Times New Roman" w:cs="Times New Roman"/>
          <w:sz w:val="20"/>
          <w:szCs w:val="20"/>
        </w:rPr>
        <w:instrText xml:space="preserve"> REF Eq2 \h  \* MERGEFORMAT </w:instrText>
      </w:r>
      <w:r w:rsidR="00C03E6A" w:rsidRPr="00591686">
        <w:rPr>
          <w:rFonts w:ascii="Times New Roman" w:eastAsiaTheme="minorEastAsia" w:hAnsi="Times New Roman" w:cs="Times New Roman"/>
          <w:sz w:val="20"/>
          <w:szCs w:val="20"/>
        </w:rPr>
      </w:r>
      <w:r w:rsidR="00C03E6A" w:rsidRPr="00591686">
        <w:rPr>
          <w:rFonts w:ascii="Times New Roman" w:eastAsiaTheme="minorEastAsia" w:hAnsi="Times New Roman" w:cs="Times New Roman"/>
          <w:sz w:val="20"/>
          <w:szCs w:val="20"/>
        </w:rPr>
        <w:fldChar w:fldCharType="separate"/>
      </w:r>
      <w:r w:rsidR="00C03E6A" w:rsidRPr="00591686">
        <w:rPr>
          <w:rFonts w:ascii="Times New Roman" w:eastAsiaTheme="minorEastAsia" w:hAnsi="Times New Roman" w:cs="Times New Roman"/>
          <w:sz w:val="20"/>
          <w:szCs w:val="20"/>
        </w:rPr>
        <w:t>2</w:t>
      </w:r>
      <w:r w:rsidR="00C03E6A" w:rsidRPr="00591686">
        <w:rPr>
          <w:rFonts w:ascii="Times New Roman" w:eastAsiaTheme="minorEastAsia" w:hAnsi="Times New Roman" w:cs="Times New Roman"/>
          <w:sz w:val="20"/>
          <w:szCs w:val="20"/>
        </w:rPr>
        <w:fldChar w:fldCharType="end"/>
      </w:r>
      <w:r w:rsidR="005561BE" w:rsidRPr="00591686">
        <w:rPr>
          <w:rFonts w:ascii="Times New Roman" w:eastAsiaTheme="minorEastAsia" w:hAnsi="Times New Roman" w:cs="Times New Roman"/>
          <w:sz w:val="20"/>
          <w:szCs w:val="20"/>
        </w:rPr>
        <w:t>) will be simplified to</w:t>
      </w:r>
      <w:r w:rsidR="00791C6C" w:rsidRPr="00591686">
        <w:rPr>
          <w:rFonts w:ascii="Times New Roman" w:eastAsiaTheme="minorEastAsia" w:hAnsi="Times New Roman" w:cs="Times New Roman"/>
          <w:sz w:val="20"/>
          <w:szCs w:val="20"/>
        </w:rPr>
        <w:t xml:space="preserve"> </w:t>
      </w:r>
    </w:p>
    <w:p w14:paraId="584741F7" w14:textId="40277E7C" w:rsidR="00AB6172" w:rsidRPr="00591686" w:rsidRDefault="00222E15" w:rsidP="00660631">
      <w:pPr>
        <w:spacing w:after="120"/>
        <w:jc w:val="both"/>
        <w:rPr>
          <w:rFonts w:ascii="Times New Roman" w:hAnsi="Times New Roman" w:cs="Times New Roman"/>
          <w:sz w:val="20"/>
          <w:szCs w:val="20"/>
        </w:rPr>
      </w:pPr>
      <m:oMathPara>
        <m:oMath>
          <m:r>
            <w:rPr>
              <w:rFonts w:ascii="Cambria Math" w:hAnsi="Cambria Math" w:cs="Times New Roman"/>
              <w:sz w:val="20"/>
              <w:szCs w:val="20"/>
            </w:rPr>
            <m:t>dx=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hAnsi="Cambria Math" w:cs="Times New Roman"/>
                  <w:sz w:val="20"/>
                  <w:szCs w:val="20"/>
                </w:rPr>
                <m:t>θ</m:t>
              </m:r>
            </m:e>
          </m:d>
          <m:r>
            <w:rPr>
              <w:rFonts w:ascii="Cambria Math" w:hAnsi="Cambria Math" w:cs="Times New Roman"/>
              <w:sz w:val="20"/>
              <w:szCs w:val="20"/>
            </w:rPr>
            <m:t>dt+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eastAsiaTheme="minorEastAsia" w:hAnsi="Cambria Math" w:cs="Times New Roman"/>
                  <w:sz w:val="20"/>
                  <w:szCs w:val="20"/>
                </w:rPr>
                <m:t xml:space="preserve"> </m:t>
              </m:r>
              <m:r>
                <w:rPr>
                  <w:rFonts w:ascii="Cambria Math" w:hAnsi="Cambria Math" w:cs="Times New Roman"/>
                  <w:sz w:val="20"/>
                  <w:szCs w:val="20"/>
                </w:rPr>
                <m:t>θ</m:t>
              </m:r>
            </m:e>
          </m:d>
          <m:r>
            <w:rPr>
              <w:rFonts w:ascii="Cambria Math" w:hAnsi="Cambria Math" w:cs="Times New Roman"/>
              <w:sz w:val="20"/>
              <w:szCs w:val="20"/>
            </w:rPr>
            <m:t>dW.</m:t>
          </m:r>
        </m:oMath>
      </m:oMathPara>
    </w:p>
    <w:p w14:paraId="0604B489" w14:textId="1E4D618C" w:rsidR="00AB6172" w:rsidRPr="00591686" w:rsidRDefault="00013B13" w:rsidP="002D5FEB">
      <w:pPr>
        <w:spacing w:after="360"/>
        <w:jc w:val="both"/>
        <w:rPr>
          <w:rFonts w:ascii="Times New Roman" w:hAnsi="Times New Roman" w:cs="Times New Roman"/>
          <w:sz w:val="20"/>
          <w:szCs w:val="20"/>
        </w:rPr>
      </w:pPr>
      <w:r w:rsidRPr="00591686">
        <w:rPr>
          <w:rFonts w:ascii="Times New Roman" w:hAnsi="Times New Roman" w:cs="Times New Roman"/>
          <w:sz w:val="20"/>
          <w:szCs w:val="20"/>
        </w:rPr>
        <w:t xml:space="preserve">Except for </w:t>
      </w:r>
      <w:proofErr w:type="spellStart"/>
      <w:r w:rsidRPr="00591686">
        <w:rPr>
          <w:rFonts w:ascii="Consolas" w:eastAsia="Times New Roman" w:hAnsi="Consolas" w:cs="Times New Roman"/>
          <w:color w:val="000000" w:themeColor="text1"/>
          <w:sz w:val="20"/>
          <w:szCs w:val="20"/>
        </w:rPr>
        <w:t>pchip</w:t>
      </w:r>
      <w:proofErr w:type="spellEnd"/>
      <w:r w:rsidRPr="00591686">
        <w:rPr>
          <w:rFonts w:ascii="Times New Roman" w:hAnsi="Times New Roman" w:cs="Times New Roman"/>
          <w:sz w:val="20"/>
          <w:szCs w:val="20"/>
        </w:rPr>
        <w:t xml:space="preserve"> splines</w:t>
      </w:r>
      <w:r w:rsidR="00973D5C" w:rsidRPr="00591686">
        <w:rPr>
          <w:rFonts w:ascii="Times New Roman" w:hAnsi="Times New Roman" w:cs="Times New Roman"/>
          <w:sz w:val="20"/>
          <w:szCs w:val="20"/>
        </w:rPr>
        <w:t>,</w:t>
      </w:r>
      <w:r w:rsidRPr="00591686">
        <w:rPr>
          <w:rFonts w:ascii="Times New Roman" w:hAnsi="Times New Roman" w:cs="Times New Roman"/>
          <w:sz w:val="20"/>
          <w:szCs w:val="20"/>
        </w:rPr>
        <w:t xml:space="preserve"> all the splines in this package are linear functions </w:t>
      </w:r>
      <w:r w:rsidR="00973D5C" w:rsidRPr="00591686">
        <w:rPr>
          <w:rFonts w:ascii="Times New Roman" w:hAnsi="Times New Roman" w:cs="Times New Roman"/>
          <w:sz w:val="20"/>
          <w:szCs w:val="20"/>
        </w:rPr>
        <w:t>of</w:t>
      </w:r>
      <w:r w:rsidRPr="00591686">
        <w:rPr>
          <w:rFonts w:ascii="Times New Roman" w:hAnsi="Times New Roman" w:cs="Times New Roman"/>
          <w:sz w:val="20"/>
          <w:szCs w:val="20"/>
        </w:rPr>
        <w:t xml:space="preserve"> parameters (</w:t>
      </w:r>
      <w:r w:rsidR="00FE3CC7" w:rsidRPr="00591686">
        <w:rPr>
          <w:rFonts w:ascii="Times New Roman" w:hAnsi="Times New Roman" w:cs="Times New Roman"/>
          <w:sz w:val="20"/>
          <w:szCs w:val="20"/>
        </w:rPr>
        <w:t xml:space="preserve">though </w:t>
      </w:r>
      <w:r w:rsidRPr="00591686">
        <w:rPr>
          <w:rFonts w:ascii="Times New Roman" w:hAnsi="Times New Roman" w:cs="Times New Roman"/>
          <w:sz w:val="20"/>
          <w:szCs w:val="20"/>
        </w:rPr>
        <w:t xml:space="preserve">not </w:t>
      </w:r>
      <w:r w:rsidR="00973D5C" w:rsidRPr="00591686">
        <w:rPr>
          <w:rFonts w:ascii="Times New Roman" w:hAnsi="Times New Roman" w:cs="Times New Roman"/>
          <w:sz w:val="20"/>
          <w:szCs w:val="20"/>
        </w:rPr>
        <w:t>of</w:t>
      </w:r>
      <w:r w:rsidRPr="00591686">
        <w:rPr>
          <w:rFonts w:ascii="Times New Roman" w:hAnsi="Times New Roman" w:cs="Times New Roman"/>
          <w:sz w:val="20"/>
          <w:szCs w:val="20"/>
        </w:rPr>
        <w:t xml:space="preserve"> state variable).</w:t>
      </w:r>
      <w:r w:rsidR="00945FC8" w:rsidRPr="00591686">
        <w:rPr>
          <w:rFonts w:ascii="Times New Roman" w:hAnsi="Times New Roman" w:cs="Times New Roman"/>
          <w:sz w:val="20"/>
          <w:szCs w:val="20"/>
        </w:rPr>
        <w:t xml:space="preserve"> Even </w:t>
      </w:r>
      <w:proofErr w:type="spellStart"/>
      <w:r w:rsidR="00945FC8" w:rsidRPr="00591686">
        <w:rPr>
          <w:rFonts w:ascii="Consolas" w:eastAsia="Times New Roman" w:hAnsi="Consolas" w:cs="Times New Roman"/>
          <w:color w:val="000000" w:themeColor="text1"/>
          <w:sz w:val="20"/>
          <w:szCs w:val="20"/>
        </w:rPr>
        <w:t>pchip</w:t>
      </w:r>
      <w:proofErr w:type="spellEnd"/>
      <w:r w:rsidR="00945FC8" w:rsidRPr="00591686">
        <w:rPr>
          <w:rFonts w:ascii="Times New Roman" w:hAnsi="Times New Roman" w:cs="Times New Roman"/>
          <w:sz w:val="20"/>
          <w:szCs w:val="20"/>
        </w:rPr>
        <w:t xml:space="preserve"> splines are close to being linear.</w:t>
      </w:r>
      <w:r w:rsidRPr="00591686">
        <w:rPr>
          <w:rFonts w:ascii="Times New Roman" w:hAnsi="Times New Roman" w:cs="Times New Roman"/>
          <w:sz w:val="20"/>
          <w:szCs w:val="20"/>
        </w:rPr>
        <w:t xml:space="preserve"> </w:t>
      </w:r>
      <w:r w:rsidR="00945FC8" w:rsidRPr="00591686">
        <w:rPr>
          <w:rFonts w:ascii="Times New Roman" w:hAnsi="Times New Roman" w:cs="Times New Roman"/>
          <w:sz w:val="20"/>
          <w:szCs w:val="20"/>
        </w:rPr>
        <w:t>This reflects the ease</w:t>
      </w:r>
      <w:r w:rsidR="00973D5C" w:rsidRPr="00591686">
        <w:rPr>
          <w:rFonts w:ascii="Times New Roman" w:hAnsi="Times New Roman" w:cs="Times New Roman"/>
          <w:sz w:val="20"/>
          <w:szCs w:val="20"/>
        </w:rPr>
        <w:t xml:space="preserve"> of</w:t>
      </w:r>
      <w:r w:rsidR="00945FC8" w:rsidRPr="00591686">
        <w:rPr>
          <w:rFonts w:ascii="Times New Roman" w:hAnsi="Times New Roman" w:cs="Times New Roman"/>
          <w:sz w:val="20"/>
          <w:szCs w:val="20"/>
        </w:rPr>
        <w:t xml:space="preserve"> working with splines.</w:t>
      </w:r>
      <w:r w:rsidRPr="00591686">
        <w:rPr>
          <w:rFonts w:ascii="Times New Roman" w:hAnsi="Times New Roman" w:cs="Times New Roman"/>
          <w:sz w:val="20"/>
          <w:szCs w:val="20"/>
        </w:rPr>
        <w:t xml:space="preserve">   </w:t>
      </w:r>
      <w:r w:rsidR="00302798" w:rsidRPr="00591686">
        <w:rPr>
          <w:rFonts w:ascii="Times New Roman" w:hAnsi="Times New Roman" w:cs="Times New Roman"/>
          <w:sz w:val="20"/>
          <w:szCs w:val="20"/>
        </w:rPr>
        <w:t xml:space="preserve"> </w:t>
      </w:r>
    </w:p>
    <w:p w14:paraId="73A49079" w14:textId="18E52BB0" w:rsidR="00F26F05" w:rsidRPr="00591686" w:rsidRDefault="00F26F05" w:rsidP="00716210">
      <w:pPr>
        <w:pStyle w:val="Heading1"/>
        <w:rPr>
          <w:rFonts w:eastAsia="Times New Roman"/>
          <w:sz w:val="22"/>
          <w:szCs w:val="22"/>
        </w:rPr>
      </w:pPr>
      <w:bookmarkStart w:id="30" w:name="section9"/>
      <w:r w:rsidRPr="00591686">
        <w:rPr>
          <w:rFonts w:eastAsia="Times New Roman"/>
          <w:sz w:val="22"/>
          <w:szCs w:val="22"/>
        </w:rPr>
        <w:lastRenderedPageBreak/>
        <w:t>Euler reconstruction</w:t>
      </w:r>
    </w:p>
    <w:p w14:paraId="689EBFF8" w14:textId="084EA7A2" w:rsidR="00B45FA9" w:rsidRPr="00591686" w:rsidRDefault="00B45FA9" w:rsidP="00716210">
      <w:pPr>
        <w:pStyle w:val="Heading2"/>
        <w:numPr>
          <w:ilvl w:val="1"/>
          <w:numId w:val="37"/>
        </w:numPr>
        <w:spacing w:after="160"/>
        <w:rPr>
          <w:b/>
          <w:bCs/>
          <w:sz w:val="20"/>
          <w:szCs w:val="20"/>
        </w:rPr>
      </w:pPr>
      <w:bookmarkStart w:id="31" w:name="Subsection91"/>
      <w:bookmarkEnd w:id="30"/>
      <w:r w:rsidRPr="00591686">
        <w:rPr>
          <w:b/>
          <w:bCs/>
          <w:sz w:val="20"/>
          <w:szCs w:val="20"/>
        </w:rPr>
        <w:t>Reconstructing a dataset simulated from a linear model</w:t>
      </w:r>
    </w:p>
    <w:p w14:paraId="6E9745A7" w14:textId="7FEEF6A3" w:rsidR="00F007D7" w:rsidRPr="00591686" w:rsidRDefault="00F007D7" w:rsidP="00F007D7">
      <w:pPr>
        <w:jc w:val="both"/>
        <w:rPr>
          <w:rFonts w:ascii="Times New Roman" w:hAnsi="Times New Roman" w:cs="Times New Roman"/>
          <w:sz w:val="20"/>
          <w:szCs w:val="20"/>
        </w:rPr>
      </w:pPr>
      <w:bookmarkStart w:id="32" w:name="Example1"/>
      <w:bookmarkEnd w:id="31"/>
      <w:r w:rsidRPr="00591686">
        <w:rPr>
          <w:rFonts w:ascii="Times New Roman" w:eastAsia="Times New Roman" w:hAnsi="Times New Roman" w:cs="Times New Roman"/>
          <w:b/>
          <w:bCs/>
          <w:sz w:val="20"/>
          <w:szCs w:val="20"/>
        </w:rPr>
        <w:t>Example 1</w:t>
      </w:r>
      <w:bookmarkEnd w:id="32"/>
      <w:r w:rsidR="00F63A4B" w:rsidRPr="00591686">
        <w:rPr>
          <w:rFonts w:ascii="Times New Roman" w:eastAsia="Times New Roman" w:hAnsi="Times New Roman" w:cs="Times New Roman"/>
          <w:b/>
          <w:bCs/>
          <w:sz w:val="20"/>
          <w:szCs w:val="20"/>
        </w:rPr>
        <w:t>.</w:t>
      </w:r>
      <w:r w:rsidR="00F63A4B" w:rsidRPr="00591686">
        <w:rPr>
          <w:rFonts w:ascii="Times New Roman" w:eastAsia="Times New Roman" w:hAnsi="Times New Roman" w:cs="Times New Roman"/>
          <w:b/>
          <w:bCs/>
          <w:color w:val="0070C0"/>
        </w:rPr>
        <w:t xml:space="preserve"> </w:t>
      </w:r>
      <w:r w:rsidR="00660507" w:rsidRPr="00591686">
        <w:rPr>
          <w:rFonts w:ascii="Times New Roman" w:hAnsi="Times New Roman" w:cs="Times New Roman"/>
          <w:sz w:val="20"/>
          <w:szCs w:val="20"/>
        </w:rPr>
        <w:t xml:space="preserve">In the first case study we apply the parametric and spline reconstruction techniques to a dataset being simulated from the OU process </w:t>
      </w:r>
      <m:oMath>
        <m:r>
          <w:rPr>
            <w:rFonts w:ascii="Cambria Math" w:hAnsi="Cambria Math" w:cs="Times New Roman"/>
            <w:sz w:val="20"/>
            <w:szCs w:val="20"/>
          </w:rPr>
          <m:t>dx=μx dt+σdW</m:t>
        </m:r>
      </m:oMath>
      <w:r w:rsidR="00660507" w:rsidRPr="00591686">
        <w:rPr>
          <w:rFonts w:ascii="Times New Roman" w:eastAsiaTheme="minorEastAsia" w:hAnsi="Times New Roman" w:cs="Times New Roman"/>
          <w:sz w:val="20"/>
          <w:szCs w:val="20"/>
        </w:rPr>
        <w:t xml:space="preserve"> </w:t>
      </w:r>
      <w:r w:rsidR="00660507" w:rsidRPr="00591686">
        <w:rPr>
          <w:rFonts w:ascii="Times New Roman" w:hAnsi="Times New Roman" w:cs="Times New Roman"/>
          <w:sz w:val="20"/>
          <w:szCs w:val="20"/>
        </w:rPr>
        <w:t xml:space="preserve">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660507"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A95BB3" w:rsidRPr="00591686">
        <w:rPr>
          <w:rFonts w:ascii="Times New Roman" w:eastAsiaTheme="minorEastAsia" w:hAnsi="Times New Roman" w:cs="Times New Roman"/>
          <w:sz w:val="20"/>
          <w:szCs w:val="20"/>
        </w:rPr>
        <w:t xml:space="preserve">. </w:t>
      </w:r>
      <w:r w:rsidR="001511B7" w:rsidRPr="00591686">
        <w:rPr>
          <w:rFonts w:ascii="Times New Roman" w:eastAsiaTheme="minorEastAsia" w:hAnsi="Times New Roman" w:cs="Times New Roman"/>
          <w:sz w:val="20"/>
          <w:szCs w:val="20"/>
        </w:rPr>
        <w:t>In</w:t>
      </w:r>
      <w:r w:rsidR="00A95BB3" w:rsidRPr="00591686">
        <w:rPr>
          <w:rFonts w:ascii="Times New Roman" w:eastAsiaTheme="minorEastAsia" w:hAnsi="Times New Roman" w:cs="Times New Roman"/>
          <w:sz w:val="20"/>
          <w:szCs w:val="20"/>
        </w:rPr>
        <w:t xml:space="preserve"> this dataset we used the time step of </w:t>
      </w:r>
      <w:proofErr w:type="spellStart"/>
      <w:r w:rsidR="00A95BB3" w:rsidRPr="00591686">
        <w:rPr>
          <w:rFonts w:ascii="Consolas" w:eastAsia="Times New Roman" w:hAnsi="Consolas" w:cs="Calibri"/>
          <w:sz w:val="20"/>
          <w:szCs w:val="20"/>
        </w:rPr>
        <w:t>dt</w:t>
      </w:r>
      <w:proofErr w:type="spellEnd"/>
      <w:r w:rsidR="00A95BB3" w:rsidRPr="00591686">
        <w:rPr>
          <w:rFonts w:ascii="Consolas" w:eastAsia="Times New Roman" w:hAnsi="Consolas" w:cs="Calibri"/>
          <w:sz w:val="20"/>
          <w:szCs w:val="20"/>
        </w:rPr>
        <w:t xml:space="preserve"> = 0.01</w:t>
      </w:r>
      <w:r w:rsidR="00A95BB3" w:rsidRPr="00591686">
        <w:rPr>
          <w:rFonts w:ascii="Times New Roman" w:hAnsi="Times New Roman" w:cs="Times New Roman"/>
          <w:sz w:val="20"/>
          <w:szCs w:val="20"/>
        </w:rPr>
        <w:t xml:space="preserve"> </w:t>
      </w:r>
      <w:r w:rsidR="00A95BB3" w:rsidRPr="00591686">
        <w:rPr>
          <w:rFonts w:ascii="Times New Roman" w:eastAsiaTheme="minorEastAsia" w:hAnsi="Times New Roman" w:cs="Times New Roman"/>
          <w:sz w:val="20"/>
          <w:szCs w:val="20"/>
        </w:rPr>
        <w:t xml:space="preserve">and number of data points are </w:t>
      </w:r>
      <w:r w:rsidR="00A95BB3" w:rsidRPr="00591686">
        <w:rPr>
          <w:rFonts w:ascii="Consolas" w:eastAsia="Times New Roman" w:hAnsi="Consolas" w:cs="Calibri"/>
          <w:sz w:val="20"/>
          <w:szCs w:val="20"/>
        </w:rPr>
        <w:t>T=10</w:t>
      </w:r>
      <w:r w:rsidR="00417D22" w:rsidRPr="00591686">
        <w:rPr>
          <w:rFonts w:ascii="Consolas" w:eastAsia="Times New Roman" w:hAnsi="Consolas" w:cs="Calibri"/>
          <w:sz w:val="20"/>
          <w:szCs w:val="20"/>
          <w:vertAlign w:val="superscript"/>
        </w:rPr>
        <w:t>6</w:t>
      </w:r>
      <w:r w:rsidR="00A95BB3" w:rsidRPr="00591686">
        <w:rPr>
          <w:rFonts w:ascii="Times New Roman" w:eastAsiaTheme="minorEastAsia" w:hAnsi="Times New Roman" w:cs="Times New Roman"/>
          <w:sz w:val="20"/>
          <w:szCs w:val="20"/>
        </w:rPr>
        <w:t xml:space="preserve"> although here we only use the first 20000 data points</w:t>
      </w:r>
      <w:r w:rsidR="005C4ACE" w:rsidRPr="00591686">
        <w:rPr>
          <w:rFonts w:ascii="Times New Roman" w:eastAsiaTheme="minorEastAsia" w:hAnsi="Times New Roman" w:cs="Times New Roman"/>
          <w:sz w:val="20"/>
          <w:szCs w:val="20"/>
        </w:rPr>
        <w:t xml:space="preserve"> (See</w:t>
      </w:r>
      <w:r w:rsidR="006109B1" w:rsidRPr="00591686">
        <w:rPr>
          <w:rFonts w:ascii="Times New Roman" w:eastAsiaTheme="minorEastAsia" w:hAnsi="Times New Roman" w:cs="Times New Roman"/>
          <w:b/>
          <w:bCs/>
          <w:sz w:val="20"/>
          <w:szCs w:val="20"/>
        </w:rPr>
        <w:t xml:space="preserve"> </w:t>
      </w:r>
      <w:r w:rsidR="006109B1" w:rsidRPr="00591686">
        <w:rPr>
          <w:rFonts w:ascii="Times New Roman" w:eastAsiaTheme="minorEastAsia" w:hAnsi="Times New Roman" w:cs="Times New Roman"/>
          <w:b/>
          <w:bCs/>
          <w:sz w:val="20"/>
          <w:szCs w:val="20"/>
        </w:rPr>
        <w:fldChar w:fldCharType="begin"/>
      </w:r>
      <w:r w:rsidR="006109B1" w:rsidRPr="00591686">
        <w:rPr>
          <w:rFonts w:ascii="Times New Roman" w:eastAsiaTheme="minorEastAsia" w:hAnsi="Times New Roman" w:cs="Times New Roman"/>
          <w:b/>
          <w:bCs/>
          <w:sz w:val="20"/>
          <w:szCs w:val="20"/>
        </w:rPr>
        <w:instrText xml:space="preserve"> REF Figure2 \h </w:instrText>
      </w:r>
      <w:r w:rsidR="006109B1" w:rsidRPr="00591686">
        <w:rPr>
          <w:rFonts w:ascii="Times New Roman" w:eastAsiaTheme="minorEastAsia" w:hAnsi="Times New Roman" w:cs="Times New Roman"/>
          <w:b/>
          <w:bCs/>
          <w:sz w:val="20"/>
          <w:szCs w:val="20"/>
        </w:rPr>
      </w:r>
      <w:r w:rsidR="006109B1" w:rsidRPr="00591686">
        <w:rPr>
          <w:rFonts w:ascii="Times New Roman" w:eastAsiaTheme="minorEastAsia" w:hAnsi="Times New Roman" w:cs="Times New Roman"/>
          <w:b/>
          <w:bCs/>
          <w:sz w:val="20"/>
          <w:szCs w:val="20"/>
        </w:rPr>
        <w:fldChar w:fldCharType="separate"/>
      </w:r>
      <w:r w:rsidR="006109B1" w:rsidRPr="00591686">
        <w:rPr>
          <w:rFonts w:ascii="Times New Roman" w:hAnsi="Times New Roman" w:cs="Times New Roman"/>
          <w:b/>
          <w:sz w:val="18"/>
          <w:szCs w:val="18"/>
        </w:rPr>
        <w:t>Figure 2</w:t>
      </w:r>
      <w:r w:rsidR="006109B1" w:rsidRPr="00591686">
        <w:rPr>
          <w:rFonts w:ascii="Times New Roman" w:eastAsiaTheme="minorEastAsia" w:hAnsi="Times New Roman" w:cs="Times New Roman"/>
          <w:b/>
          <w:bCs/>
          <w:sz w:val="20"/>
          <w:szCs w:val="20"/>
        </w:rPr>
        <w:fldChar w:fldCharType="end"/>
      </w:r>
      <w:r w:rsidR="005C4ACE" w:rsidRPr="00591686">
        <w:rPr>
          <w:rFonts w:ascii="Times New Roman" w:eastAsiaTheme="minorEastAsia" w:hAnsi="Times New Roman" w:cs="Times New Roman"/>
          <w:sz w:val="20"/>
          <w:szCs w:val="20"/>
        </w:rPr>
        <w:t>, left panel. S</w:t>
      </w:r>
      <w:r w:rsidRPr="00591686">
        <w:rPr>
          <w:rFonts w:ascii="Times New Roman" w:eastAsiaTheme="minorEastAsia" w:hAnsi="Times New Roman" w:cs="Times New Roman"/>
          <w:sz w:val="20"/>
          <w:szCs w:val="20"/>
        </w:rPr>
        <w:t>ee</w:t>
      </w:r>
      <w:r w:rsidR="00390F2D" w:rsidRPr="00591686">
        <w:rPr>
          <w:rFonts w:ascii="Times New Roman" w:eastAsiaTheme="minorEastAsia" w:hAnsi="Times New Roman" w:cs="Times New Roman"/>
          <w:sz w:val="20"/>
          <w:szCs w:val="20"/>
        </w:rPr>
        <w:t xml:space="preserve"> also</w:t>
      </w:r>
      <w:r w:rsidR="00CB0E56" w:rsidRPr="00591686">
        <w:rPr>
          <w:rFonts w:ascii="Times New Roman" w:eastAsiaTheme="minorEastAsia" w:hAnsi="Times New Roman" w:cs="Times New Roman"/>
          <w:sz w:val="20"/>
          <w:szCs w:val="20"/>
        </w:rPr>
        <w:t xml:space="preserve"> </w:t>
      </w:r>
      <w:r w:rsidR="007A6209" w:rsidRPr="00591686">
        <w:rPr>
          <w:rFonts w:ascii="Times New Roman" w:eastAsiaTheme="minorEastAsia" w:hAnsi="Times New Roman" w:cs="Times New Roman"/>
          <w:sz w:val="20"/>
          <w:szCs w:val="20"/>
        </w:rPr>
        <w:fldChar w:fldCharType="begin"/>
      </w:r>
      <w:r w:rsidR="007A6209" w:rsidRPr="00591686">
        <w:rPr>
          <w:rFonts w:ascii="Times New Roman" w:eastAsiaTheme="minorEastAsia" w:hAnsi="Times New Roman" w:cs="Times New Roman"/>
          <w:sz w:val="20"/>
          <w:szCs w:val="20"/>
        </w:rPr>
        <w:instrText xml:space="preserve"> REF Example10 \h </w:instrText>
      </w:r>
      <w:r w:rsidR="007A6209" w:rsidRPr="00591686">
        <w:rPr>
          <w:rFonts w:ascii="Times New Roman" w:eastAsiaTheme="minorEastAsia" w:hAnsi="Times New Roman" w:cs="Times New Roman"/>
          <w:sz w:val="20"/>
          <w:szCs w:val="20"/>
        </w:rPr>
      </w:r>
      <w:r w:rsidR="007A6209" w:rsidRPr="00591686">
        <w:rPr>
          <w:rFonts w:ascii="Times New Roman" w:eastAsiaTheme="minorEastAsia" w:hAnsi="Times New Roman" w:cs="Times New Roman"/>
          <w:sz w:val="20"/>
          <w:szCs w:val="20"/>
        </w:rPr>
        <w:fldChar w:fldCharType="separate"/>
      </w:r>
      <w:r w:rsidR="007A6209" w:rsidRPr="00591686">
        <w:rPr>
          <w:rFonts w:ascii="Times New Roman" w:eastAsia="Times New Roman" w:hAnsi="Times New Roman" w:cs="Times New Roman"/>
          <w:b/>
          <w:bCs/>
          <w:sz w:val="20"/>
          <w:szCs w:val="20"/>
        </w:rPr>
        <w:t>Example 10</w:t>
      </w:r>
      <w:r w:rsidR="007A6209" w:rsidRPr="00591686">
        <w:rPr>
          <w:rFonts w:ascii="Times New Roman" w:eastAsiaTheme="minorEastAsia" w:hAnsi="Times New Roman" w:cs="Times New Roman"/>
          <w:sz w:val="20"/>
          <w:szCs w:val="20"/>
        </w:rPr>
        <w:fldChar w:fldCharType="end"/>
      </w:r>
      <w:r w:rsidR="007A6209"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where we use a very sparse sample of the entire dataset)</w:t>
      </w:r>
      <w:r w:rsidR="00A95BB3" w:rsidRPr="00591686">
        <w:rPr>
          <w:rFonts w:ascii="Times New Roman" w:eastAsiaTheme="minorEastAsia" w:hAnsi="Times New Roman" w:cs="Times New Roman"/>
          <w:sz w:val="20"/>
          <w:szCs w:val="20"/>
        </w:rPr>
        <w:t>.</w:t>
      </w:r>
      <w:r w:rsidR="00660507" w:rsidRPr="00591686">
        <w:rPr>
          <w:rFonts w:ascii="Times New Roman" w:eastAsiaTheme="minorEastAsia" w:hAnsi="Times New Roman" w:cs="Times New Roman"/>
          <w:sz w:val="20"/>
          <w:szCs w:val="20"/>
        </w:rPr>
        <w:t xml:space="preserve"> T</w:t>
      </w:r>
      <w:r w:rsidR="00660507" w:rsidRPr="00591686">
        <w:rPr>
          <w:rFonts w:ascii="Times New Roman" w:hAnsi="Times New Roman" w:cs="Times New Roman"/>
          <w:sz w:val="20"/>
          <w:szCs w:val="20"/>
        </w:rPr>
        <w:t>ype the following commands</w:t>
      </w:r>
      <w:r w:rsidRPr="00591686">
        <w:rPr>
          <w:rFonts w:ascii="Consolas" w:eastAsia="Times New Roman" w:hAnsi="Consolas" w:cs="Calibri"/>
          <w:sz w:val="20"/>
          <w:szCs w:val="20"/>
        </w:rPr>
        <w:t xml:space="preserve"> </w:t>
      </w:r>
    </w:p>
    <w:p w14:paraId="744B09E8" w14:textId="77777777" w:rsidR="003C5580" w:rsidRDefault="00660507" w:rsidP="00660507">
      <w:pPr>
        <w:spacing w:after="0"/>
        <w:jc w:val="both"/>
        <w:rPr>
          <w:rFonts w:ascii="Consolas" w:eastAsia="Times New Roman" w:hAnsi="Consolas" w:cs="Calibri"/>
          <w:sz w:val="20"/>
          <w:szCs w:val="20"/>
        </w:rPr>
      </w:pPr>
      <w:r w:rsidRPr="00591686">
        <w:rPr>
          <w:rFonts w:ascii="Consolas" w:eastAsia="Times New Roman" w:hAnsi="Consolas" w:cs="Calibri"/>
          <w:sz w:val="20"/>
          <w:szCs w:val="20"/>
        </w:rPr>
        <w:t>S = load(</w:t>
      </w:r>
      <w:r w:rsidRPr="00591686">
        <w:rPr>
          <w:rFonts w:ascii="Consolas" w:eastAsia="Times New Roman" w:hAnsi="Consolas" w:cs="Calibri"/>
          <w:color w:val="A709F5"/>
          <w:sz w:val="20"/>
          <w:szCs w:val="20"/>
        </w:rPr>
        <w:t>'OUdata1D.mat'</w:t>
      </w:r>
      <w:r w:rsidRPr="00591686">
        <w:rPr>
          <w:rFonts w:ascii="Consolas" w:eastAsia="Times New Roman" w:hAnsi="Consolas" w:cs="Calibri"/>
          <w:sz w:val="20"/>
          <w:szCs w:val="20"/>
        </w:rPr>
        <w:t>);</w:t>
      </w:r>
    </w:p>
    <w:p w14:paraId="59F297F7" w14:textId="1313A91A" w:rsidR="00660507" w:rsidRPr="00591686" w:rsidRDefault="00660507" w:rsidP="00660507">
      <w:pPr>
        <w:spacing w:after="0"/>
        <w:jc w:val="both"/>
        <w:rPr>
          <w:rFonts w:ascii="Consolas" w:eastAsia="Times New Roman" w:hAnsi="Consolas" w:cs="Calibri"/>
          <w:color w:val="008013"/>
          <w:sz w:val="20"/>
          <w:szCs w:val="20"/>
        </w:rPr>
      </w:pPr>
      <w:r w:rsidRPr="00591686">
        <w:rPr>
          <w:rFonts w:ascii="Consolas" w:eastAsia="Times New Roman" w:hAnsi="Consolas" w:cs="Calibri"/>
          <w:sz w:val="20"/>
          <w:szCs w:val="20"/>
        </w:rPr>
        <w:t xml:space="preserve">data = </w:t>
      </w:r>
      <w:proofErr w:type="spellStart"/>
      <w:r w:rsidRPr="00591686">
        <w:rPr>
          <w:rFonts w:ascii="Consolas" w:eastAsia="Times New Roman" w:hAnsi="Consolas" w:cs="Calibri"/>
          <w:sz w:val="20"/>
          <w:szCs w:val="20"/>
        </w:rPr>
        <w:t>S.</w:t>
      </w:r>
      <w:proofErr w:type="gramStart"/>
      <w:r w:rsidRPr="00591686">
        <w:rPr>
          <w:rFonts w:ascii="Consolas" w:eastAsia="Times New Roman" w:hAnsi="Consolas" w:cs="Calibri"/>
          <w:sz w:val="20"/>
          <w:szCs w:val="20"/>
        </w:rPr>
        <w:t>data</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20"/>
          <w:szCs w:val="20"/>
        </w:rPr>
        <w:t>%</w:t>
      </w:r>
      <w:proofErr w:type="gramEnd"/>
      <w:r w:rsidRPr="00591686">
        <w:rPr>
          <w:rFonts w:ascii="Consolas" w:eastAsia="Times New Roman" w:hAnsi="Consolas" w:cs="Calibri"/>
          <w:color w:val="008013"/>
          <w:sz w:val="20"/>
          <w:szCs w:val="20"/>
        </w:rPr>
        <w:t>load the data</w:t>
      </w:r>
    </w:p>
    <w:p w14:paraId="48E6FDD6" w14:textId="62EBF6F2" w:rsidR="00660507" w:rsidRPr="00591686" w:rsidRDefault="00660507" w:rsidP="00660507">
      <w:pPr>
        <w:spacing w:after="0" w:line="240" w:lineRule="auto"/>
        <w:jc w:val="both"/>
        <w:rPr>
          <w:rFonts w:ascii="Consolas" w:eastAsia="Times New Roman" w:hAnsi="Consolas" w:cs="Calibri"/>
          <w:color w:val="008013"/>
          <w:sz w:val="20"/>
          <w:szCs w:val="20"/>
        </w:rPr>
      </w:pPr>
      <w:r w:rsidRPr="00591686">
        <w:rPr>
          <w:rFonts w:ascii="Consolas" w:eastAsia="Times New Roman" w:hAnsi="Consolas" w:cs="Calibri"/>
          <w:sz w:val="20"/>
          <w:szCs w:val="20"/>
        </w:rPr>
        <w:t>data</w:t>
      </w:r>
      <w:r w:rsidR="008E2B6E">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8E2B6E">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data(</w:t>
      </w:r>
      <w:proofErr w:type="gramEnd"/>
      <w:r w:rsidRPr="00591686">
        <w:rPr>
          <w:rFonts w:ascii="Consolas" w:eastAsia="Times New Roman" w:hAnsi="Consolas" w:cs="Calibri"/>
          <w:sz w:val="20"/>
          <w:szCs w:val="20"/>
        </w:rPr>
        <w:t xml:space="preserve">1:20000); </w:t>
      </w:r>
      <w:r w:rsidRPr="00591686">
        <w:rPr>
          <w:rFonts w:ascii="Consolas" w:eastAsia="Times New Roman" w:hAnsi="Consolas" w:cs="Calibri"/>
          <w:color w:val="008013"/>
          <w:sz w:val="20"/>
          <w:szCs w:val="20"/>
        </w:rPr>
        <w:t xml:space="preserve">%This is a big </w:t>
      </w:r>
      <w:proofErr w:type="spellStart"/>
      <w:r w:rsidRPr="00591686">
        <w:rPr>
          <w:rFonts w:ascii="Consolas" w:eastAsia="Times New Roman" w:hAnsi="Consolas" w:cs="Calibri"/>
          <w:color w:val="008013"/>
          <w:sz w:val="20"/>
          <w:szCs w:val="20"/>
        </w:rPr>
        <w:t>timeseries</w:t>
      </w:r>
      <w:proofErr w:type="spellEnd"/>
      <w:r w:rsidRPr="00591686">
        <w:rPr>
          <w:rFonts w:ascii="Consolas" w:eastAsia="Times New Roman" w:hAnsi="Consolas" w:cs="Calibri"/>
          <w:color w:val="008013"/>
          <w:sz w:val="20"/>
          <w:szCs w:val="20"/>
        </w:rPr>
        <w:t xml:space="preserve"> with 10^6 data points. Here, we just </w:t>
      </w:r>
      <w:r w:rsidR="008E2B6E">
        <w:rPr>
          <w:rFonts w:ascii="Consolas" w:eastAsia="Times New Roman" w:hAnsi="Consolas" w:cs="Calibri"/>
          <w:color w:val="008013"/>
          <w:sz w:val="20"/>
          <w:szCs w:val="20"/>
        </w:rPr>
        <w:t>%</w:t>
      </w:r>
      <w:r w:rsidRPr="00591686">
        <w:rPr>
          <w:rFonts w:ascii="Consolas" w:eastAsia="Times New Roman" w:hAnsi="Consolas" w:cs="Calibri"/>
          <w:color w:val="008013"/>
          <w:sz w:val="20"/>
          <w:szCs w:val="20"/>
        </w:rPr>
        <w:t>use its first 20000 data points</w:t>
      </w:r>
    </w:p>
    <w:p w14:paraId="60A4C991" w14:textId="73CA4622" w:rsidR="00660507" w:rsidRPr="00591686" w:rsidRDefault="008A611D" w:rsidP="00660507">
      <w:pPr>
        <w:spacing w:after="0" w:line="240" w:lineRule="auto"/>
        <w:jc w:val="both"/>
        <w:rPr>
          <w:rFonts w:ascii="Consolas" w:eastAsia="Times New Roman" w:hAnsi="Consolas" w:cs="Calibri"/>
          <w:color w:val="008013"/>
          <w:sz w:val="20"/>
          <w:szCs w:val="20"/>
        </w:rPr>
      </w:pPr>
      <w:proofErr w:type="spellStart"/>
      <w:r>
        <w:rPr>
          <w:rFonts w:ascii="Consolas" w:eastAsia="Times New Roman" w:hAnsi="Consolas" w:cs="Calibri"/>
          <w:sz w:val="20"/>
          <w:szCs w:val="20"/>
        </w:rPr>
        <w:t>d</w:t>
      </w:r>
      <w:r w:rsidRPr="00591686">
        <w:rPr>
          <w:rFonts w:ascii="Consolas" w:eastAsia="Times New Roman" w:hAnsi="Consolas" w:cs="Calibri"/>
          <w:sz w:val="20"/>
          <w:szCs w:val="20"/>
        </w:rPr>
        <w:t>t</w:t>
      </w:r>
      <w:proofErr w:type="spellEnd"/>
      <w:r>
        <w:rPr>
          <w:rFonts w:ascii="Consolas" w:eastAsia="Times New Roman" w:hAnsi="Consolas" w:cs="Calibri"/>
          <w:sz w:val="20"/>
          <w:szCs w:val="20"/>
        </w:rPr>
        <w:t xml:space="preserve"> </w:t>
      </w:r>
      <w:r w:rsidR="00660507" w:rsidRPr="00591686">
        <w:rPr>
          <w:rFonts w:ascii="Consolas" w:eastAsia="Times New Roman" w:hAnsi="Consolas" w:cs="Calibri"/>
          <w:sz w:val="20"/>
          <w:szCs w:val="20"/>
        </w:rPr>
        <w:t>=</w:t>
      </w:r>
      <w:r w:rsidR="008E2B6E">
        <w:rPr>
          <w:rFonts w:ascii="Consolas" w:eastAsia="Times New Roman" w:hAnsi="Consolas" w:cs="Calibri"/>
          <w:sz w:val="20"/>
          <w:szCs w:val="20"/>
        </w:rPr>
        <w:t xml:space="preserve"> </w:t>
      </w:r>
      <w:r w:rsidR="00660507" w:rsidRPr="00591686">
        <w:rPr>
          <w:rFonts w:ascii="Consolas" w:eastAsia="Times New Roman" w:hAnsi="Consolas" w:cs="Calibri"/>
          <w:sz w:val="20"/>
          <w:szCs w:val="20"/>
        </w:rPr>
        <w:t>0.01;</w:t>
      </w:r>
    </w:p>
    <w:p w14:paraId="4EF896D9" w14:textId="77777777" w:rsidR="003C5580" w:rsidRPr="005A4318" w:rsidRDefault="00660507" w:rsidP="00660507">
      <w:pPr>
        <w:spacing w:after="0" w:line="240" w:lineRule="auto"/>
        <w:jc w:val="both"/>
        <w:rPr>
          <w:rFonts w:ascii="Consolas" w:eastAsia="Times New Roman" w:hAnsi="Consolas" w:cs="Calibri"/>
          <w:sz w:val="20"/>
          <w:szCs w:val="20"/>
          <w:lang w:val="es-ES"/>
        </w:rPr>
      </w:pPr>
      <w:r w:rsidRPr="005A4318">
        <w:rPr>
          <w:rFonts w:ascii="Consolas" w:eastAsia="Times New Roman" w:hAnsi="Consolas" w:cs="Calibri"/>
          <w:sz w:val="20"/>
          <w:szCs w:val="20"/>
          <w:lang w:val="es-ES"/>
        </w:rPr>
        <w:t>mu = @(</w:t>
      </w:r>
      <w:proofErr w:type="spellStart"/>
      <w:proofErr w:type="gramStart"/>
      <w:r w:rsidRPr="005A4318">
        <w:rPr>
          <w:rFonts w:ascii="Consolas" w:eastAsia="Times New Roman" w:hAnsi="Consolas" w:cs="Calibri"/>
          <w:sz w:val="20"/>
          <w:szCs w:val="20"/>
          <w:lang w:val="es-ES"/>
        </w:rPr>
        <w:t>x,par</w:t>
      </w:r>
      <w:proofErr w:type="spellEnd"/>
      <w:proofErr w:type="gramEnd"/>
      <w:r w:rsidRPr="005A4318">
        <w:rPr>
          <w:rFonts w:ascii="Consolas" w:eastAsia="Times New Roman" w:hAnsi="Consolas" w:cs="Calibri"/>
          <w:sz w:val="20"/>
          <w:szCs w:val="20"/>
          <w:lang w:val="es-ES"/>
        </w:rPr>
        <w:t>)par(1).*x;</w:t>
      </w:r>
    </w:p>
    <w:p w14:paraId="2CD59CD0" w14:textId="5CDE15D6" w:rsidR="00660507" w:rsidRPr="005A4318" w:rsidRDefault="00660507" w:rsidP="00660507">
      <w:pPr>
        <w:spacing w:after="0" w:line="240" w:lineRule="auto"/>
        <w:jc w:val="both"/>
        <w:rPr>
          <w:rFonts w:ascii="Consolas" w:hAnsi="Consolas" w:cs="Calibri"/>
          <w:sz w:val="20"/>
          <w:szCs w:val="20"/>
          <w:lang w:val="fr-FR"/>
        </w:rPr>
      </w:pPr>
      <w:proofErr w:type="gramStart"/>
      <w:r w:rsidRPr="005A4318">
        <w:rPr>
          <w:rFonts w:ascii="Consolas" w:eastAsia="Times New Roman" w:hAnsi="Consolas" w:cs="Calibri"/>
          <w:sz w:val="20"/>
          <w:szCs w:val="20"/>
          <w:lang w:val="fr-FR"/>
        </w:rPr>
        <w:t>sigma</w:t>
      </w:r>
      <w:proofErr w:type="gramEnd"/>
      <w:r w:rsidRPr="005A4318">
        <w:rPr>
          <w:rFonts w:ascii="Consolas" w:eastAsia="Times New Roman" w:hAnsi="Consolas" w:cs="Calibri"/>
          <w:sz w:val="20"/>
          <w:szCs w:val="20"/>
          <w:lang w:val="fr-FR"/>
        </w:rPr>
        <w:t xml:space="preserve"> = @(</w:t>
      </w:r>
      <w:proofErr w:type="spellStart"/>
      <w:r w:rsidRPr="005A4318">
        <w:rPr>
          <w:rFonts w:ascii="Consolas" w:eastAsia="Times New Roman" w:hAnsi="Consolas" w:cs="Calibri"/>
          <w:sz w:val="20"/>
          <w:szCs w:val="20"/>
          <w:lang w:val="fr-FR"/>
        </w:rPr>
        <w:t>x,par</w:t>
      </w:r>
      <w:proofErr w:type="spellEnd"/>
      <w:r w:rsidRPr="005A4318">
        <w:rPr>
          <w:rFonts w:ascii="Consolas" w:eastAsia="Times New Roman" w:hAnsi="Consolas" w:cs="Calibri"/>
          <w:sz w:val="20"/>
          <w:szCs w:val="20"/>
          <w:lang w:val="fr-FR"/>
        </w:rPr>
        <w:t>)par(2);</w:t>
      </w:r>
    </w:p>
    <w:p w14:paraId="19EDA8F0" w14:textId="77777777" w:rsidR="00660507" w:rsidRPr="005A4318" w:rsidRDefault="00660507" w:rsidP="00660507">
      <w:pPr>
        <w:spacing w:after="0"/>
        <w:jc w:val="both"/>
        <w:rPr>
          <w:rFonts w:ascii="Consolas" w:eastAsia="Times New Roman" w:hAnsi="Consolas" w:cs="Calibri"/>
          <w:sz w:val="20"/>
          <w:szCs w:val="20"/>
          <w:lang w:val="fr-FR"/>
        </w:rPr>
      </w:pPr>
      <w:proofErr w:type="gramStart"/>
      <w:r w:rsidRPr="005A4318">
        <w:rPr>
          <w:rFonts w:ascii="Consolas" w:eastAsia="Times New Roman" w:hAnsi="Consolas" w:cs="Calibri"/>
          <w:sz w:val="20"/>
          <w:szCs w:val="20"/>
          <w:lang w:val="fr-FR"/>
        </w:rPr>
        <w:t>result</w:t>
      </w:r>
      <w:proofErr w:type="gramEnd"/>
      <w:r w:rsidRPr="005A4318">
        <w:rPr>
          <w:rFonts w:ascii="Consolas" w:eastAsia="Times New Roman" w:hAnsi="Consolas" w:cs="Calibri"/>
          <w:sz w:val="20"/>
          <w:szCs w:val="20"/>
          <w:lang w:val="fr-FR"/>
        </w:rPr>
        <w:t xml:space="preserve">1 = </w:t>
      </w:r>
      <w:proofErr w:type="spellStart"/>
      <w:r w:rsidRPr="005A4318">
        <w:rPr>
          <w:rFonts w:ascii="Consolas" w:eastAsia="Times New Roman" w:hAnsi="Consolas" w:cs="Calibri"/>
          <w:sz w:val="20"/>
          <w:szCs w:val="20"/>
          <w:lang w:val="fr-FR"/>
        </w:rPr>
        <w:t>euler_reconstruction</w:t>
      </w:r>
      <w:proofErr w:type="spellEnd"/>
      <w:r w:rsidRPr="005A4318">
        <w:rPr>
          <w:rFonts w:ascii="Consolas" w:eastAsia="Times New Roman" w:hAnsi="Consolas" w:cs="Calibri"/>
          <w:sz w:val="20"/>
          <w:szCs w:val="20"/>
          <w:lang w:val="fr-FR"/>
        </w:rPr>
        <w:t xml:space="preserve">(data, </w:t>
      </w:r>
      <w:proofErr w:type="spellStart"/>
      <w:r w:rsidRPr="005A4318">
        <w:rPr>
          <w:rFonts w:ascii="Consolas" w:eastAsia="Times New Roman" w:hAnsi="Consolas" w:cs="Calibri"/>
          <w:sz w:val="20"/>
          <w:szCs w:val="20"/>
          <w:lang w:val="fr-FR"/>
        </w:rPr>
        <w:t>dt</w:t>
      </w:r>
      <w:proofErr w:type="spellEnd"/>
      <w:r w:rsidRPr="005A4318">
        <w:rPr>
          <w:rFonts w:ascii="Consolas" w:eastAsia="Times New Roman" w:hAnsi="Consolas" w:cs="Calibri"/>
          <w:sz w:val="20"/>
          <w:szCs w:val="20"/>
          <w:lang w:val="fr-FR"/>
        </w:rPr>
        <w:t xml:space="preserve">, </w:t>
      </w:r>
      <w:r w:rsidRPr="005A4318">
        <w:rPr>
          <w:rFonts w:ascii="Consolas" w:eastAsia="Times New Roman" w:hAnsi="Consolas" w:cs="Calibri"/>
          <w:color w:val="A709F5"/>
          <w:sz w:val="20"/>
          <w:szCs w:val="20"/>
          <w:lang w:val="fr-FR"/>
        </w:rPr>
        <w:t>'mu'</w:t>
      </w:r>
      <w:r w:rsidRPr="005A4318">
        <w:rPr>
          <w:rFonts w:ascii="Consolas" w:eastAsia="Times New Roman" w:hAnsi="Consolas" w:cs="Calibri"/>
          <w:sz w:val="20"/>
          <w:szCs w:val="20"/>
          <w:lang w:val="fr-FR"/>
        </w:rPr>
        <w:t xml:space="preserve">, mu, </w:t>
      </w:r>
      <w:r w:rsidRPr="005A4318">
        <w:rPr>
          <w:rFonts w:ascii="Consolas" w:eastAsia="Times New Roman" w:hAnsi="Consolas" w:cs="Calibri"/>
          <w:color w:val="A709F5"/>
          <w:sz w:val="20"/>
          <w:szCs w:val="20"/>
          <w:lang w:val="fr-FR"/>
        </w:rPr>
        <w:t>'sigma'</w:t>
      </w:r>
      <w:r w:rsidRPr="005A4318">
        <w:rPr>
          <w:rFonts w:ascii="Consolas" w:eastAsia="Times New Roman" w:hAnsi="Consolas" w:cs="Calibri"/>
          <w:sz w:val="20"/>
          <w:szCs w:val="20"/>
          <w:lang w:val="fr-FR"/>
        </w:rPr>
        <w:t xml:space="preserve">, sigma,  </w:t>
      </w:r>
      <w:r w:rsidRPr="005A4318">
        <w:rPr>
          <w:rFonts w:ascii="Consolas" w:eastAsia="Times New Roman" w:hAnsi="Consolas" w:cs="Calibri"/>
          <w:color w:val="0E00FF"/>
          <w:sz w:val="20"/>
          <w:szCs w:val="20"/>
          <w:lang w:val="fr-FR"/>
        </w:rPr>
        <w:t>...</w:t>
      </w:r>
    </w:p>
    <w:p w14:paraId="4D76BCB4" w14:textId="77777777" w:rsidR="00660507" w:rsidRPr="00591686" w:rsidRDefault="00660507" w:rsidP="003A7AB1">
      <w:pPr>
        <w:spacing w:line="240" w:lineRule="auto"/>
        <w:jc w:val="both"/>
        <w:rPr>
          <w:rFonts w:ascii="Consolas" w:eastAsia="Times New Roman" w:hAnsi="Consolas" w:cs="Calibri"/>
          <w:sz w:val="20"/>
          <w:szCs w:val="20"/>
        </w:rPr>
      </w:pP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gradient_fun</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w:t>
      </w:r>
      <w:proofErr w:type="spellStart"/>
      <w:proofErr w:type="gramStart"/>
      <w:r w:rsidRPr="00591686">
        <w:rPr>
          <w:rFonts w:ascii="Consolas" w:eastAsia="Times New Roman" w:hAnsi="Consolas" w:cs="Calibri"/>
          <w:sz w:val="20"/>
          <w:szCs w:val="20"/>
        </w:rPr>
        <w:t>eulergrad</w:t>
      </w:r>
      <w:proofErr w:type="spellEnd"/>
      <w:r w:rsidRPr="00591686">
        <w:rPr>
          <w:rFonts w:ascii="Consolas" w:eastAsia="Times New Roman" w:hAnsi="Consolas" w:cs="Calibri"/>
          <w:sz w:val="20"/>
          <w:szCs w:val="20"/>
        </w:rPr>
        <w:t>(</w:t>
      </w:r>
      <w:proofErr w:type="gramEnd"/>
      <w:r w:rsidRPr="00591686">
        <w:rPr>
          <w:rFonts w:ascii="Consolas" w:eastAsia="Times New Roman" w:hAnsi="Consolas" w:cs="Calibri"/>
          <w:sz w:val="20"/>
          <w:szCs w:val="20"/>
        </w:rPr>
        <w:t xml:space="preserve">mu, sigma),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lb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[-200 eps],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ub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[200 200]);</w:t>
      </w:r>
    </w:p>
    <w:p w14:paraId="5F322419" w14:textId="77777777" w:rsidR="00660507" w:rsidRPr="00591686" w:rsidRDefault="00660507" w:rsidP="003A7AB1">
      <w:pPr>
        <w:jc w:val="both"/>
        <w:rPr>
          <w:rFonts w:ascii="Times New Roman" w:hAnsi="Times New Roman" w:cs="Times New Roman"/>
          <w:sz w:val="20"/>
          <w:szCs w:val="20"/>
        </w:rPr>
      </w:pPr>
      <w:r w:rsidRPr="00591686">
        <w:rPr>
          <w:rFonts w:ascii="Times New Roman" w:hAnsi="Times New Roman" w:cs="Times New Roman"/>
          <w:sz w:val="20"/>
          <w:szCs w:val="20"/>
        </w:rPr>
        <w:t>And, you get</w:t>
      </w:r>
    </w:p>
    <w:p w14:paraId="219FC3B4" w14:textId="77777777" w:rsidR="00660507" w:rsidRPr="00591686" w:rsidRDefault="00660507" w:rsidP="00660507">
      <w:pPr>
        <w:spacing w:after="0"/>
        <w:jc w:val="both"/>
        <w:rPr>
          <w:rFonts w:ascii="Consolas" w:hAnsi="Consolas" w:cs="Calibri"/>
          <w:sz w:val="20"/>
          <w:szCs w:val="20"/>
        </w:rPr>
      </w:pPr>
      <w:r w:rsidRPr="00591686">
        <w:rPr>
          <w:rFonts w:ascii="Consolas" w:hAnsi="Consolas" w:cs="Calibri"/>
          <w:sz w:val="20"/>
          <w:szCs w:val="20"/>
        </w:rPr>
        <w:t xml:space="preserve">Estimated </w:t>
      </w:r>
      <w:proofErr w:type="gramStart"/>
      <w:r w:rsidRPr="00591686">
        <w:rPr>
          <w:rFonts w:ascii="Consolas" w:hAnsi="Consolas" w:cs="Calibri"/>
          <w:sz w:val="20"/>
          <w:szCs w:val="20"/>
        </w:rPr>
        <w:t>parameters :</w:t>
      </w:r>
      <w:proofErr w:type="gramEnd"/>
      <w:r w:rsidRPr="00591686">
        <w:rPr>
          <w:rFonts w:ascii="Consolas" w:hAnsi="Consolas" w:cs="Calibri"/>
          <w:sz w:val="20"/>
          <w:szCs w:val="20"/>
        </w:rPr>
        <w:t xml:space="preserve"> </w:t>
      </w:r>
    </w:p>
    <w:p w14:paraId="09238418" w14:textId="77777777" w:rsidR="00660507" w:rsidRPr="00591686" w:rsidRDefault="00660507" w:rsidP="00660507">
      <w:pPr>
        <w:spacing w:after="0"/>
        <w:jc w:val="both"/>
        <w:rPr>
          <w:rFonts w:ascii="Consolas" w:hAnsi="Consolas" w:cs="Calibri"/>
          <w:sz w:val="20"/>
          <w:szCs w:val="20"/>
        </w:rPr>
      </w:pPr>
      <w:r w:rsidRPr="00591686">
        <w:rPr>
          <w:rFonts w:ascii="Consolas" w:hAnsi="Consolas" w:cs="Calibri"/>
          <w:sz w:val="20"/>
          <w:szCs w:val="20"/>
        </w:rPr>
        <w:t>-1.0586     0.99531</w:t>
      </w:r>
    </w:p>
    <w:p w14:paraId="328F4CEF" w14:textId="77777777" w:rsidR="00660507" w:rsidRPr="00591686" w:rsidRDefault="00660507" w:rsidP="003A7AB1">
      <w:pPr>
        <w:jc w:val="both"/>
        <w:rPr>
          <w:rFonts w:ascii="Consolas" w:hAnsi="Consolas" w:cs="Calibri"/>
          <w:sz w:val="20"/>
          <w:szCs w:val="20"/>
        </w:rPr>
      </w:pPr>
      <w:r w:rsidRPr="00591686">
        <w:rPr>
          <w:rFonts w:ascii="Consolas" w:hAnsi="Consolas" w:cs="Calibri"/>
          <w:sz w:val="20"/>
          <w:szCs w:val="20"/>
        </w:rPr>
        <w:t>- sum of log-</w:t>
      </w:r>
      <w:proofErr w:type="gramStart"/>
      <w:r w:rsidRPr="00591686">
        <w:rPr>
          <w:rFonts w:ascii="Consolas" w:hAnsi="Consolas" w:cs="Calibri"/>
          <w:sz w:val="20"/>
          <w:szCs w:val="20"/>
        </w:rPr>
        <w:t>likelihoods :</w:t>
      </w:r>
      <w:proofErr w:type="gramEnd"/>
      <w:r w:rsidRPr="00591686">
        <w:rPr>
          <w:rFonts w:ascii="Consolas" w:hAnsi="Consolas" w:cs="Calibri"/>
          <w:sz w:val="20"/>
          <w:szCs w:val="20"/>
        </w:rPr>
        <w:t xml:space="preserve"> -17766.0856</w:t>
      </w:r>
    </w:p>
    <w:p w14:paraId="3AECFA0B" w14:textId="4202F212" w:rsidR="00C6279F" w:rsidRDefault="00C6279F" w:rsidP="00660507">
      <w:pPr>
        <w:spacing w:after="120"/>
        <w:jc w:val="both"/>
        <w:rPr>
          <w:rFonts w:ascii="Times New Roman" w:hAnsi="Times New Roman" w:cs="Times New Roman"/>
          <w:sz w:val="20"/>
          <w:szCs w:val="20"/>
        </w:rPr>
      </w:pPr>
      <w:r w:rsidRPr="00591686">
        <w:rPr>
          <w:rFonts w:ascii="Times New Roman" w:hAnsi="Times New Roman" w:cs="Times New Roman"/>
          <w:sz w:val="20"/>
          <w:szCs w:val="20"/>
        </w:rPr>
        <w:t xml:space="preserve">While the package is solving the problem, a dialog screen appears on your screen (see </w:t>
      </w:r>
      <w:r w:rsidR="00C4627C" w:rsidRPr="00591686">
        <w:rPr>
          <w:rFonts w:ascii="Times New Roman" w:hAnsi="Times New Roman" w:cs="Times New Roman"/>
          <w:sz w:val="20"/>
          <w:szCs w:val="20"/>
        </w:rPr>
        <w:fldChar w:fldCharType="begin"/>
      </w:r>
      <w:r w:rsidR="00C4627C" w:rsidRPr="00591686">
        <w:rPr>
          <w:rFonts w:ascii="Times New Roman" w:hAnsi="Times New Roman" w:cs="Times New Roman"/>
          <w:sz w:val="20"/>
          <w:szCs w:val="20"/>
        </w:rPr>
        <w:instrText xml:space="preserve"> REF Figure1 \h </w:instrText>
      </w:r>
      <w:r w:rsidR="00C4627C" w:rsidRPr="00591686">
        <w:rPr>
          <w:rFonts w:ascii="Times New Roman" w:hAnsi="Times New Roman" w:cs="Times New Roman"/>
          <w:sz w:val="20"/>
          <w:szCs w:val="20"/>
        </w:rPr>
      </w:r>
      <w:r w:rsidR="00C4627C" w:rsidRPr="00591686">
        <w:rPr>
          <w:rFonts w:ascii="Times New Roman" w:hAnsi="Times New Roman" w:cs="Times New Roman"/>
          <w:sz w:val="20"/>
          <w:szCs w:val="20"/>
        </w:rPr>
        <w:fldChar w:fldCharType="separate"/>
      </w:r>
      <w:r w:rsidR="00C4627C" w:rsidRPr="00591686">
        <w:rPr>
          <w:rFonts w:ascii="Times New Roman" w:hAnsi="Times New Roman" w:cs="Times New Roman"/>
          <w:b/>
          <w:sz w:val="18"/>
          <w:szCs w:val="18"/>
        </w:rPr>
        <w:t>Figure 1</w:t>
      </w:r>
      <w:r w:rsidR="00C4627C" w:rsidRPr="00591686">
        <w:rPr>
          <w:rFonts w:ascii="Times New Roman" w:hAnsi="Times New Roman" w:cs="Times New Roman"/>
          <w:sz w:val="20"/>
          <w:szCs w:val="20"/>
        </w:rPr>
        <w:fldChar w:fldCharType="end"/>
      </w:r>
      <w:r w:rsidRPr="00591686">
        <w:rPr>
          <w:rFonts w:ascii="Times New Roman" w:hAnsi="Times New Roman" w:cs="Times New Roman"/>
          <w:sz w:val="20"/>
          <w:szCs w:val="20"/>
        </w:rPr>
        <w:t xml:space="preserve">, left panel). This dialog screen is particularly helpful when the reconstruction process is slow or shows gradual improvement, such as when dealing with large or low-resolution datasets that require </w:t>
      </w:r>
      <w:proofErr w:type="spellStart"/>
      <w:r w:rsidRPr="00591686">
        <w:rPr>
          <w:rFonts w:ascii="Times New Roman" w:hAnsi="Times New Roman" w:cs="Times New Roman"/>
          <w:sz w:val="20"/>
          <w:szCs w:val="20"/>
        </w:rPr>
        <w:t>Hermite</w:t>
      </w:r>
      <w:proofErr w:type="spellEnd"/>
      <w:r w:rsidRPr="00591686">
        <w:rPr>
          <w:rFonts w:ascii="Times New Roman" w:hAnsi="Times New Roman" w:cs="Times New Roman"/>
          <w:sz w:val="20"/>
          <w:szCs w:val="20"/>
        </w:rPr>
        <w:t xml:space="preserve"> reconstruction. By monitoring the dialog screen, you can observe any slight improvements in the reconstruction process. If you notice minimal improvement, you can terminate the process by pressing the </w:t>
      </w:r>
      <w:r w:rsidRPr="00591686">
        <w:rPr>
          <w:rFonts w:ascii="Consolas" w:hAnsi="Consolas" w:cs="Times New Roman"/>
          <w:sz w:val="20"/>
          <w:szCs w:val="20"/>
        </w:rPr>
        <w:t>'stop'</w:t>
      </w:r>
      <w:r w:rsidRPr="00591686">
        <w:rPr>
          <w:rFonts w:ascii="Times New Roman" w:hAnsi="Times New Roman" w:cs="Times New Roman"/>
          <w:sz w:val="20"/>
          <w:szCs w:val="20"/>
        </w:rPr>
        <w:t xml:space="preserve"> button (of course, it is not the case with this small dataset). To assess the progress of the reconstruction, pay attention to the objective value displayed on the dialog screen, which represents the negative sum of log-likelihoods. A lower objective value indicates a better fit. If the objective value stops declining or decreases very slowly, you can safely terminate the code.  </w:t>
      </w:r>
    </w:p>
    <w:p w14:paraId="53494570" w14:textId="0C24AD24" w:rsidR="00660507" w:rsidRPr="00591686" w:rsidRDefault="00660507" w:rsidP="00660507">
      <w:pPr>
        <w:spacing w:after="120"/>
        <w:jc w:val="both"/>
        <w:rPr>
          <w:rFonts w:ascii="Times New Roman" w:hAnsi="Times New Roman" w:cs="Times New Roman"/>
          <w:b/>
          <w:bCs/>
          <w:sz w:val="24"/>
          <w:szCs w:val="24"/>
        </w:rPr>
      </w:pPr>
      <w:r w:rsidRPr="00591686">
        <w:rPr>
          <w:rFonts w:ascii="Times New Roman" w:eastAsiaTheme="minorEastAsia" w:hAnsi="Times New Roman" w:cs="Times New Roman"/>
          <w:noProof/>
          <w:sz w:val="20"/>
          <w:szCs w:val="20"/>
        </w:rPr>
        <mc:AlternateContent>
          <mc:Choice Requires="wpg">
            <w:drawing>
              <wp:anchor distT="0" distB="0" distL="114300" distR="114300" simplePos="0" relativeHeight="251654144" behindDoc="0" locked="0" layoutInCell="1" allowOverlap="1" wp14:anchorId="21B16913" wp14:editId="3168DD8E">
                <wp:simplePos x="0" y="0"/>
                <wp:positionH relativeFrom="column">
                  <wp:posOffset>10160</wp:posOffset>
                </wp:positionH>
                <wp:positionV relativeFrom="paragraph">
                  <wp:posOffset>176635</wp:posOffset>
                </wp:positionV>
                <wp:extent cx="5876290" cy="1626235"/>
                <wp:effectExtent l="0" t="0" r="0" b="0"/>
                <wp:wrapNone/>
                <wp:docPr id="10" name="Group 9">
                  <a:extLst xmlns:a="http://schemas.openxmlformats.org/drawingml/2006/main">
                    <a:ext uri="{FF2B5EF4-FFF2-40B4-BE49-F238E27FC236}">
                      <a16:creationId xmlns:a16="http://schemas.microsoft.com/office/drawing/2014/main" id="{058A84FE-188C-4298-96C7-2833F136B2CF}"/>
                    </a:ext>
                  </a:extLst>
                </wp:docPr>
                <wp:cNvGraphicFramePr/>
                <a:graphic xmlns:a="http://schemas.openxmlformats.org/drawingml/2006/main">
                  <a:graphicData uri="http://schemas.microsoft.com/office/word/2010/wordprocessingGroup">
                    <wpg:wgp>
                      <wpg:cNvGrpSpPr/>
                      <wpg:grpSpPr>
                        <a:xfrm>
                          <a:off x="0" y="0"/>
                          <a:ext cx="5876290" cy="1626235"/>
                          <a:chOff x="0" y="0"/>
                          <a:chExt cx="8182758" cy="3435651"/>
                        </a:xfrm>
                      </wpg:grpSpPr>
                      <pic:pic xmlns:pic="http://schemas.openxmlformats.org/drawingml/2006/picture">
                        <pic:nvPicPr>
                          <pic:cNvPr id="2" name="Picture 2">
                            <a:extLst>
                              <a:ext uri="{FF2B5EF4-FFF2-40B4-BE49-F238E27FC236}">
                                <a16:creationId xmlns:a16="http://schemas.microsoft.com/office/drawing/2014/main" id="{8465696C-5A25-4391-B754-D6CAA35568F7}"/>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3246776" y="0"/>
                            <a:ext cx="4935982" cy="3435651"/>
                          </a:xfrm>
                          <a:prstGeom prst="rect">
                            <a:avLst/>
                          </a:prstGeom>
                          <a:noFill/>
                          <a:ln>
                            <a:noFill/>
                          </a:ln>
                        </pic:spPr>
                      </pic:pic>
                      <pic:pic xmlns:pic="http://schemas.openxmlformats.org/drawingml/2006/picture">
                        <pic:nvPicPr>
                          <pic:cNvPr id="3" name="Picture 3">
                            <a:extLst>
                              <a:ext uri="{FF2B5EF4-FFF2-40B4-BE49-F238E27FC236}">
                                <a16:creationId xmlns:a16="http://schemas.microsoft.com/office/drawing/2014/main" id="{6D2BBFDF-53D0-459E-B15B-60CDE0BE6211}"/>
                              </a:ext>
                            </a:extLst>
                          </pic:cNvPr>
                          <pic:cNvPicPr>
                            <a:picLocks noChangeAspect="1"/>
                          </pic:cNvPicPr>
                        </pic:nvPicPr>
                        <pic:blipFill>
                          <a:blip r:embed="rId11"/>
                          <a:stretch>
                            <a:fillRect/>
                          </a:stretch>
                        </pic:blipFill>
                        <pic:spPr>
                          <a:xfrm>
                            <a:off x="0" y="67783"/>
                            <a:ext cx="3476625" cy="32956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B76121" id="Group 9" o:spid="_x0000_s1026" style="position:absolute;margin-left:.8pt;margin-top:13.9pt;width:462.7pt;height:128.05pt;z-index:251654144;mso-width-relative:margin;mso-height-relative:margin" coordsize="81827,34356"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2467;width:49360;height:3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">
                  <v:imagedata r:id="rId12" o:title=""/>
                </v:shape>
                <v:shape id="Picture 3" o:spid="_x0000_s1028" type="#_x0000_t75" style="position:absolute;top:677;width:34766;height:3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">
                  <v:imagedata r:id="rId13" o:title=""/>
                  <v:path arrowok="t"/>
                </v:shape>
              </v:group>
            </w:pict>
          </mc:Fallback>
        </mc:AlternateContent>
      </w:r>
    </w:p>
    <w:p w14:paraId="51BC9B79" w14:textId="77777777" w:rsidR="00660507" w:rsidRPr="00591686" w:rsidRDefault="00660507" w:rsidP="00660507">
      <w:pPr>
        <w:spacing w:after="120"/>
        <w:jc w:val="both"/>
        <w:rPr>
          <w:rFonts w:ascii="Times New Roman" w:hAnsi="Times New Roman" w:cs="Times New Roman"/>
          <w:b/>
          <w:bCs/>
          <w:sz w:val="24"/>
          <w:szCs w:val="24"/>
        </w:rPr>
      </w:pPr>
    </w:p>
    <w:p w14:paraId="6BADCAE5" w14:textId="30BF0D36" w:rsidR="00660507" w:rsidRPr="00591686" w:rsidRDefault="00660507" w:rsidP="00660507">
      <w:pPr>
        <w:spacing w:after="120"/>
        <w:jc w:val="both"/>
        <w:rPr>
          <w:rFonts w:ascii="Times New Roman" w:hAnsi="Times New Roman" w:cs="Times New Roman"/>
          <w:b/>
          <w:bCs/>
          <w:sz w:val="24"/>
          <w:szCs w:val="24"/>
        </w:rPr>
      </w:pPr>
    </w:p>
    <w:p w14:paraId="2C6A8B23" w14:textId="54A48B0D" w:rsidR="00660507" w:rsidRPr="00591686" w:rsidRDefault="00660507" w:rsidP="00660507">
      <w:pPr>
        <w:spacing w:after="120"/>
        <w:jc w:val="both"/>
        <w:rPr>
          <w:rFonts w:ascii="Times New Roman" w:hAnsi="Times New Roman" w:cs="Times New Roman"/>
          <w:b/>
          <w:bCs/>
          <w:sz w:val="24"/>
          <w:szCs w:val="24"/>
        </w:rPr>
      </w:pPr>
    </w:p>
    <w:p w14:paraId="477741E5" w14:textId="4527D5AB" w:rsidR="00205735" w:rsidRPr="00591686" w:rsidRDefault="00205735" w:rsidP="00660507">
      <w:pPr>
        <w:spacing w:after="120"/>
        <w:jc w:val="both"/>
        <w:rPr>
          <w:rFonts w:ascii="Times New Roman" w:hAnsi="Times New Roman" w:cs="Times New Roman"/>
          <w:b/>
          <w:bCs/>
          <w:sz w:val="24"/>
          <w:szCs w:val="24"/>
        </w:rPr>
      </w:pPr>
    </w:p>
    <w:p w14:paraId="243CD50B" w14:textId="4CC5CB41" w:rsidR="00205735" w:rsidRPr="00591686" w:rsidRDefault="00205735" w:rsidP="00660507">
      <w:pPr>
        <w:spacing w:after="120"/>
        <w:jc w:val="both"/>
        <w:rPr>
          <w:rFonts w:ascii="Times New Roman" w:hAnsi="Times New Roman" w:cs="Times New Roman"/>
          <w:b/>
          <w:bCs/>
          <w:sz w:val="24"/>
          <w:szCs w:val="24"/>
        </w:rPr>
      </w:pPr>
    </w:p>
    <w:p w14:paraId="5B1368A9" w14:textId="77777777" w:rsidR="00205735" w:rsidRPr="00591686" w:rsidRDefault="00205735" w:rsidP="00660507">
      <w:pPr>
        <w:spacing w:after="120"/>
        <w:jc w:val="both"/>
        <w:rPr>
          <w:rFonts w:ascii="Times New Roman" w:hAnsi="Times New Roman" w:cs="Times New Roman"/>
          <w:b/>
          <w:bCs/>
          <w:sz w:val="24"/>
          <w:szCs w:val="24"/>
        </w:rPr>
      </w:pPr>
    </w:p>
    <w:p w14:paraId="49EF4D86" w14:textId="2D6A4236" w:rsidR="00660507" w:rsidRPr="00591686" w:rsidRDefault="00660507" w:rsidP="009D19A0">
      <w:pPr>
        <w:spacing w:after="360"/>
        <w:jc w:val="both"/>
        <w:rPr>
          <w:rFonts w:ascii="Times New Roman" w:hAnsi="Times New Roman" w:cs="Times New Roman"/>
          <w:bCs/>
          <w:sz w:val="18"/>
          <w:szCs w:val="18"/>
        </w:rPr>
      </w:pPr>
      <w:bookmarkStart w:id="33" w:name="Figure1"/>
      <w:r w:rsidRPr="00591686">
        <w:rPr>
          <w:rFonts w:ascii="Times New Roman" w:hAnsi="Times New Roman" w:cs="Times New Roman"/>
          <w:b/>
          <w:sz w:val="18"/>
          <w:szCs w:val="18"/>
        </w:rPr>
        <w:t>Figure 1</w:t>
      </w:r>
      <w:bookmarkEnd w:id="33"/>
      <w:r w:rsidRPr="00591686">
        <w:rPr>
          <w:rFonts w:ascii="Times New Roman" w:hAnsi="Times New Roman" w:cs="Times New Roman"/>
          <w:b/>
          <w:sz w:val="18"/>
          <w:szCs w:val="18"/>
        </w:rPr>
        <w:t xml:space="preserve">. </w:t>
      </w:r>
      <w:r w:rsidR="009D19A0" w:rsidRPr="00591686">
        <w:rPr>
          <w:rFonts w:ascii="Times New Roman" w:hAnsi="Times New Roman" w:cs="Times New Roman"/>
          <w:bCs/>
          <w:sz w:val="18"/>
          <w:szCs w:val="18"/>
        </w:rPr>
        <w:t>The left panel displays a dialog screen that appears during the package's execution, providing parameter updates during the optimization process. Additionally, the right panel showcases a graphical representation of a parametric model (</w:t>
      </w:r>
      <w:r w:rsidR="007B4B89" w:rsidRPr="00591686">
        <w:rPr>
          <w:rFonts w:ascii="Times New Roman" w:hAnsi="Times New Roman" w:cs="Times New Roman"/>
          <w:bCs/>
          <w:sz w:val="18"/>
          <w:szCs w:val="18"/>
        </w:rPr>
        <w:fldChar w:fldCharType="begin"/>
      </w:r>
      <w:r w:rsidR="007B4B89" w:rsidRPr="00591686">
        <w:rPr>
          <w:rFonts w:ascii="Times New Roman" w:hAnsi="Times New Roman" w:cs="Times New Roman"/>
          <w:bCs/>
          <w:sz w:val="18"/>
          <w:szCs w:val="18"/>
        </w:rPr>
        <w:instrText xml:space="preserve"> REF Example1 \h </w:instrText>
      </w:r>
      <w:r w:rsidR="007B4B89" w:rsidRPr="00591686">
        <w:rPr>
          <w:rFonts w:ascii="Times New Roman" w:hAnsi="Times New Roman" w:cs="Times New Roman"/>
          <w:bCs/>
          <w:sz w:val="18"/>
          <w:szCs w:val="18"/>
        </w:rPr>
      </w:r>
      <w:r w:rsidR="007B4B89" w:rsidRPr="00591686">
        <w:rPr>
          <w:rFonts w:ascii="Times New Roman" w:hAnsi="Times New Roman" w:cs="Times New Roman"/>
          <w:bCs/>
          <w:sz w:val="18"/>
          <w:szCs w:val="18"/>
        </w:rPr>
        <w:fldChar w:fldCharType="separate"/>
      </w:r>
      <w:r w:rsidR="007B4B89" w:rsidRPr="00591686">
        <w:rPr>
          <w:rFonts w:ascii="Times New Roman" w:eastAsia="Times New Roman" w:hAnsi="Times New Roman" w:cs="Times New Roman"/>
          <w:b/>
          <w:bCs/>
          <w:sz w:val="20"/>
          <w:szCs w:val="20"/>
        </w:rPr>
        <w:t>Example 1</w:t>
      </w:r>
      <w:r w:rsidR="007B4B89" w:rsidRPr="00591686">
        <w:rPr>
          <w:rFonts w:ascii="Times New Roman" w:hAnsi="Times New Roman" w:cs="Times New Roman"/>
          <w:bCs/>
          <w:sz w:val="18"/>
          <w:szCs w:val="18"/>
        </w:rPr>
        <w:fldChar w:fldCharType="end"/>
      </w:r>
      <w:r w:rsidR="009D19A0" w:rsidRPr="00591686">
        <w:rPr>
          <w:rFonts w:ascii="Times New Roman" w:hAnsi="Times New Roman" w:cs="Times New Roman"/>
          <w:bCs/>
          <w:sz w:val="18"/>
          <w:szCs w:val="18"/>
        </w:rPr>
        <w:t>) utilized for reconstructing the OU model</w:t>
      </w:r>
      <w:r w:rsidR="007B4B89" w:rsidRPr="00591686">
        <w:rPr>
          <w:rFonts w:ascii="Times New Roman" w:hAnsi="Times New Roman" w:cs="Times New Roman"/>
          <w:bCs/>
          <w:sz w:val="18"/>
          <w:szCs w:val="18"/>
        </w:rPr>
        <w:t>.</w:t>
      </w:r>
    </w:p>
    <w:p w14:paraId="68EF47D2" w14:textId="4272C223" w:rsidR="003D20B9" w:rsidRPr="00591686" w:rsidRDefault="003D20B9" w:rsidP="003D20B9">
      <w:pPr>
        <w:spacing w:after="240"/>
        <w:jc w:val="both"/>
        <w:rPr>
          <w:rFonts w:ascii="Times New Roman" w:hAnsi="Times New Roman" w:cs="Times New Roman"/>
          <w:sz w:val="20"/>
          <w:szCs w:val="20"/>
        </w:rPr>
      </w:pPr>
      <w:r w:rsidRPr="00591686">
        <w:rPr>
          <w:rFonts w:ascii="Times New Roman" w:hAnsi="Times New Roman" w:cs="Times New Roman"/>
          <w:sz w:val="20"/>
          <w:szCs w:val="20"/>
        </w:rPr>
        <w:t>We have only used the first 20000 data points of this large dataset with 10</w:t>
      </w:r>
      <w:r w:rsidRPr="00591686">
        <w:rPr>
          <w:rFonts w:ascii="Times New Roman" w:hAnsi="Times New Roman" w:cs="Times New Roman"/>
          <w:sz w:val="20"/>
          <w:szCs w:val="20"/>
          <w:vertAlign w:val="superscript"/>
        </w:rPr>
        <w:t>6</w:t>
      </w:r>
      <w:r w:rsidRPr="00591686">
        <w:rPr>
          <w:rFonts w:ascii="Times New Roman" w:hAnsi="Times New Roman" w:cs="Times New Roman"/>
          <w:sz w:val="20"/>
          <w:szCs w:val="20"/>
        </w:rPr>
        <w:t xml:space="preserve"> data points (we will need the entire data in the later sections). The model is parametric as we have defined the drift</w:t>
      </w:r>
      <w:r w:rsidR="0092259B" w:rsidRPr="00591686">
        <w:rPr>
          <w:rFonts w:ascii="Times New Roman" w:hAnsi="Times New Roman" w:cs="Times New Roman"/>
          <w:sz w:val="20"/>
          <w:szCs w:val="20"/>
        </w:rPr>
        <w:t xml:space="preserve"> </w:t>
      </w:r>
      <w:r w:rsidR="0092259B" w:rsidRPr="00591686">
        <w:rPr>
          <w:rFonts w:ascii="Consolas" w:eastAsia="Times New Roman" w:hAnsi="Consolas" w:cs="Calibri"/>
          <w:sz w:val="20"/>
          <w:szCs w:val="20"/>
        </w:rPr>
        <w:t>mu(x)</w:t>
      </w:r>
      <w:r w:rsidRPr="00591686">
        <w:rPr>
          <w:rFonts w:ascii="Times New Roman" w:hAnsi="Times New Roman" w:cs="Times New Roman"/>
          <w:sz w:val="20"/>
          <w:szCs w:val="20"/>
        </w:rPr>
        <w:t xml:space="preserve"> and diffusion</w:t>
      </w:r>
      <w:r w:rsidR="0092259B" w:rsidRPr="00591686">
        <w:rPr>
          <w:rFonts w:ascii="Times New Roman" w:hAnsi="Times New Roman" w:cs="Times New Roman"/>
          <w:sz w:val="20"/>
          <w:szCs w:val="20"/>
        </w:rPr>
        <w:t xml:space="preserve"> </w:t>
      </w:r>
      <w:r w:rsidR="0092259B" w:rsidRPr="00591686">
        <w:rPr>
          <w:rFonts w:ascii="Consolas" w:eastAsia="Times New Roman" w:hAnsi="Consolas" w:cs="Calibri"/>
          <w:sz w:val="20"/>
          <w:szCs w:val="20"/>
        </w:rPr>
        <w:t>sigma(x)</w:t>
      </w:r>
      <w:r w:rsidRPr="00591686">
        <w:rPr>
          <w:rFonts w:ascii="Times New Roman" w:hAnsi="Times New Roman" w:cs="Times New Roman"/>
          <w:sz w:val="20"/>
          <w:szCs w:val="20"/>
        </w:rPr>
        <w:t xml:space="preserve"> functions using function handles. The model consists of two parameters: one for the drift function and one for the diffusion function. We have specified a vector of lower bounds as </w:t>
      </w:r>
      <w:r w:rsidRPr="00591686">
        <w:rPr>
          <w:rFonts w:ascii="Consolas" w:eastAsia="Times New Roman" w:hAnsi="Consolas" w:cs="Times New Roman"/>
          <w:sz w:val="20"/>
          <w:szCs w:val="20"/>
        </w:rPr>
        <w:t>[-200 eps]</w:t>
      </w:r>
      <w:r w:rsidRPr="00591686">
        <w:rPr>
          <w:rFonts w:ascii="Times New Roman" w:hAnsi="Times New Roman" w:cs="Times New Roman"/>
          <w:sz w:val="20"/>
          <w:szCs w:val="20"/>
        </w:rPr>
        <w:t xml:space="preserve">, where the lower bound for the first parameter </w:t>
      </w:r>
      <w:r w:rsidRPr="00591686">
        <w:rPr>
          <w:rFonts w:ascii="Times New Roman" w:hAnsi="Times New Roman" w:cs="Times New Roman"/>
          <w:sz w:val="20"/>
          <w:szCs w:val="20"/>
        </w:rPr>
        <w:lastRenderedPageBreak/>
        <w:t xml:space="preserve">is -200 and the lower bound for the second parameter is </w:t>
      </w:r>
      <w:r w:rsidRPr="00591686">
        <w:rPr>
          <w:rFonts w:ascii="Consolas" w:eastAsia="Times New Roman" w:hAnsi="Consolas" w:cs="Times New Roman"/>
          <w:sz w:val="20"/>
          <w:szCs w:val="20"/>
        </w:rPr>
        <w:t>eps</w:t>
      </w:r>
      <w:r w:rsidRPr="00591686">
        <w:rPr>
          <w:rFonts w:ascii="Times New Roman" w:hAnsi="Times New Roman" w:cs="Times New Roman"/>
          <w:sz w:val="20"/>
          <w:szCs w:val="20"/>
        </w:rPr>
        <w:t>, serving as an 'infinitesimal'. It is important to note that the diffusion function must remain positive. While the code generally cannot check for the positivity of the diffusion function in parametric models, for this simple additive model, the code will alert you if you overlook this requirement. However, for more complex multiplicative noise models, you must verify this by yourself (</w:t>
      </w:r>
      <w:r w:rsidRPr="00591686">
        <w:rPr>
          <w:rFonts w:ascii="Times New Roman" w:eastAsiaTheme="minorEastAsia" w:hAnsi="Times New Roman" w:cs="Times New Roman"/>
          <w:sz w:val="20"/>
          <w:szCs w:val="20"/>
        </w:rPr>
        <w:t>For instance, if</w:t>
      </w:r>
      <w:r w:rsidR="0092259B" w:rsidRPr="00591686">
        <w:rPr>
          <w:rFonts w:ascii="Times New Roman" w:eastAsiaTheme="minorEastAsia" w:hAnsi="Times New Roman" w:cs="Times New Roman"/>
          <w:sz w:val="20"/>
          <w:szCs w:val="20"/>
        </w:rPr>
        <w:t xml:space="preserve"> </w:t>
      </w:r>
      <w:r w:rsidR="0092259B" w:rsidRPr="00591686">
        <w:rPr>
          <w:rFonts w:ascii="Consolas" w:eastAsia="Times New Roman" w:hAnsi="Consolas" w:cs="Calibri"/>
          <w:sz w:val="20"/>
          <w:szCs w:val="20"/>
        </w:rPr>
        <w:t>sigma(x)=</w:t>
      </w:r>
      <w:r w:rsidR="0092259B" w:rsidRPr="00591686">
        <w:t xml:space="preserve"> </w:t>
      </w:r>
      <w:r w:rsidR="0092259B" w:rsidRPr="00591686">
        <w:rPr>
          <w:rFonts w:ascii="Consolas" w:eastAsia="Times New Roman" w:hAnsi="Consolas" w:cs="Calibri"/>
          <w:sz w:val="20"/>
          <w:szCs w:val="20"/>
        </w:rPr>
        <w:t>x.^2+1+a</w:t>
      </w:r>
      <w:r w:rsidR="0092259B" w:rsidRPr="00591686">
        <w:rPr>
          <w:rFonts w:ascii="Times New Roman" w:hAnsi="Times New Roman" w:cs="Times New Roman"/>
          <w:sz w:val="20"/>
          <w:szCs w:val="20"/>
        </w:rPr>
        <w:t xml:space="preserve"> </w:t>
      </w:r>
      <w:r w:rsidRPr="00591686">
        <w:rPr>
          <w:rFonts w:ascii="Times New Roman" w:eastAsiaTheme="minorEastAsia" w:hAnsi="Times New Roman" w:cs="Times New Roman"/>
          <w:sz w:val="20"/>
          <w:szCs w:val="20"/>
        </w:rPr>
        <w:t xml:space="preserve">then </w:t>
      </w:r>
      <w:r w:rsidR="00735496" w:rsidRPr="00591686">
        <w:rPr>
          <w:rFonts w:ascii="Consolas" w:eastAsiaTheme="minorEastAsia" w:hAnsi="Consolas" w:cs="Times New Roman"/>
          <w:sz w:val="20"/>
          <w:szCs w:val="20"/>
        </w:rPr>
        <w:t>a&gt;-1</w:t>
      </w:r>
      <w:r w:rsidR="00735496"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should be fulfilled for the </w:t>
      </w:r>
      <w:r w:rsidR="00735496" w:rsidRPr="00591686">
        <w:rPr>
          <w:rFonts w:ascii="Consolas" w:eastAsia="Times New Roman" w:hAnsi="Consolas" w:cs="Calibri"/>
          <w:sz w:val="20"/>
          <w:szCs w:val="20"/>
        </w:rPr>
        <w:t xml:space="preserve">sigma(x) </w:t>
      </w:r>
      <w:r w:rsidRPr="00591686">
        <w:rPr>
          <w:rFonts w:ascii="Times New Roman" w:eastAsiaTheme="minorEastAsia" w:hAnsi="Times New Roman" w:cs="Times New Roman"/>
          <w:sz w:val="20"/>
          <w:szCs w:val="20"/>
        </w:rPr>
        <w:t xml:space="preserve">to remain positive and you can easily check this by plotting </w:t>
      </w:r>
      <w:r w:rsidR="00735496" w:rsidRPr="00591686">
        <w:rPr>
          <w:rFonts w:ascii="Consolas" w:eastAsia="Times New Roman" w:hAnsi="Consolas" w:cs="Calibri"/>
          <w:sz w:val="20"/>
          <w:szCs w:val="20"/>
        </w:rPr>
        <w:t>sigma(x)</w:t>
      </w:r>
      <w:r w:rsidRPr="00591686">
        <w:rPr>
          <w:rFonts w:ascii="Times New Roman" w:eastAsiaTheme="minorEastAsia" w:hAnsi="Times New Roman" w:cs="Times New Roman"/>
          <w:sz w:val="20"/>
          <w:szCs w:val="20"/>
        </w:rPr>
        <w:t xml:space="preserve"> as a function of state </w:t>
      </w:r>
      <w:r w:rsidR="00735496" w:rsidRPr="00591686">
        <w:rPr>
          <w:rFonts w:ascii="Consolas" w:eastAsia="Times New Roman" w:hAnsi="Consolas" w:cs="Calibri"/>
          <w:sz w:val="20"/>
          <w:szCs w:val="20"/>
        </w:rPr>
        <w:t>x</w:t>
      </w:r>
      <w:r w:rsidRPr="00591686">
        <w:rPr>
          <w:rFonts w:ascii="Times New Roman" w:eastAsiaTheme="minorEastAsia" w:hAnsi="Times New Roman" w:cs="Times New Roman"/>
          <w:sz w:val="20"/>
          <w:szCs w:val="20"/>
        </w:rPr>
        <w:t xml:space="preserve"> and parameter </w:t>
      </w:r>
      <w:r w:rsidR="00735496" w:rsidRPr="00591686">
        <w:rPr>
          <w:rFonts w:ascii="Consolas" w:eastAsiaTheme="minorEastAsia" w:hAnsi="Consolas" w:cs="Times New Roman"/>
          <w:sz w:val="20"/>
          <w:szCs w:val="20"/>
        </w:rPr>
        <w:t>a</w:t>
      </w:r>
      <w:r w:rsidRPr="00591686">
        <w:rPr>
          <w:rFonts w:ascii="Times New Roman" w:eastAsiaTheme="minorEastAsia" w:hAnsi="Times New Roman" w:cs="Times New Roman"/>
          <w:sz w:val="20"/>
          <w:szCs w:val="20"/>
        </w:rPr>
        <w:t xml:space="preserve">). </w:t>
      </w:r>
      <w:r w:rsidRPr="00591686">
        <w:rPr>
          <w:rFonts w:ascii="Times New Roman" w:hAnsi="Times New Roman" w:cs="Times New Roman"/>
          <w:sz w:val="20"/>
          <w:szCs w:val="20"/>
        </w:rPr>
        <w:t xml:space="preserve">Additionally, we have defined a vector of upper bounds as </w:t>
      </w:r>
      <w:r w:rsidRPr="00591686">
        <w:rPr>
          <w:rFonts w:ascii="Consolas" w:eastAsia="Times New Roman" w:hAnsi="Consolas" w:cs="Times New Roman"/>
          <w:sz w:val="20"/>
          <w:szCs w:val="20"/>
        </w:rPr>
        <w:t>[-200 200]</w:t>
      </w:r>
      <w:r w:rsidRPr="00591686">
        <w:rPr>
          <w:rFonts w:ascii="Times New Roman" w:hAnsi="Times New Roman" w:cs="Times New Roman"/>
          <w:sz w:val="20"/>
          <w:szCs w:val="20"/>
        </w:rPr>
        <w:t xml:space="preserve">, indicating that both parameters are bounded by </w:t>
      </w:r>
      <w:r w:rsidRPr="00591686">
        <w:rPr>
          <w:rFonts w:ascii="Consolas" w:hAnsi="Consolas" w:cs="Times New Roman"/>
          <w:sz w:val="20"/>
          <w:szCs w:val="20"/>
        </w:rPr>
        <w:t>200</w:t>
      </w:r>
      <w:r w:rsidRPr="00591686">
        <w:rPr>
          <w:rFonts w:ascii="Times New Roman" w:hAnsi="Times New Roman" w:cs="Times New Roman"/>
          <w:sz w:val="20"/>
          <w:szCs w:val="20"/>
        </w:rPr>
        <w:t xml:space="preserve"> from above. To visualize the results, use the command</w:t>
      </w:r>
      <w:r w:rsidRPr="00591686">
        <w:rPr>
          <w:rFonts w:ascii="Times New Roman" w:eastAsiaTheme="minorEastAsia" w:hAnsi="Times New Roman" w:cs="Times New Roman"/>
          <w:sz w:val="20"/>
          <w:szCs w:val="20"/>
        </w:rPr>
        <w:t xml:space="preserve"> </w:t>
      </w: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(result1)</w:t>
      </w:r>
      <w:r w:rsidRPr="00591686">
        <w:rPr>
          <w:rFonts w:ascii="Times New Roman" w:hAnsi="Times New Roman" w:cs="Times New Roman"/>
          <w:sz w:val="20"/>
          <w:szCs w:val="20"/>
        </w:rPr>
        <w:t>.</w:t>
      </w:r>
      <w:r w:rsidR="00735496" w:rsidRPr="00591686">
        <w:rPr>
          <w:rFonts w:ascii="Times New Roman" w:hAnsi="Times New Roman" w:cs="Times New Roman"/>
          <w:sz w:val="20"/>
          <w:szCs w:val="20"/>
        </w:rPr>
        <w:t xml:space="preserve"> </w:t>
      </w:r>
    </w:p>
    <w:p w14:paraId="5E832A01" w14:textId="200E624D" w:rsidR="003D20B9" w:rsidRPr="00591686" w:rsidRDefault="003D20B9" w:rsidP="003A7AB1">
      <w:pPr>
        <w:jc w:val="both"/>
        <w:rPr>
          <w:rFonts w:ascii="Times New Roman" w:hAnsi="Times New Roman" w:cs="Times New Roman"/>
          <w:b/>
          <w:sz w:val="18"/>
          <w:szCs w:val="18"/>
        </w:rPr>
      </w:pPr>
      <w:bookmarkStart w:id="34" w:name="Example2"/>
      <w:r w:rsidRPr="00591686">
        <w:rPr>
          <w:rFonts w:ascii="Times New Roman" w:eastAsia="Times New Roman" w:hAnsi="Times New Roman" w:cs="Times New Roman"/>
          <w:b/>
          <w:bCs/>
          <w:sz w:val="20"/>
          <w:szCs w:val="20"/>
        </w:rPr>
        <w:t>Example 2</w:t>
      </w:r>
      <w:bookmarkEnd w:id="34"/>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color w:val="0070C0"/>
        </w:rPr>
        <w:t xml:space="preserve"> </w:t>
      </w:r>
      <w:r w:rsidRPr="00591686">
        <w:rPr>
          <w:rFonts w:ascii="Times New Roman" w:hAnsi="Times New Roman" w:cs="Times New Roman"/>
          <w:sz w:val="20"/>
          <w:szCs w:val="20"/>
        </w:rPr>
        <w:t>Let’s now try a bit different parametric model here. Type the following commands</w:t>
      </w:r>
    </w:p>
    <w:p w14:paraId="3DF24C8B" w14:textId="77777777" w:rsidR="002102C5"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 = load(</w:t>
      </w:r>
      <w:r w:rsidRPr="00591686">
        <w:rPr>
          <w:rFonts w:ascii="Consolas" w:eastAsia="Times New Roman" w:hAnsi="Consolas" w:cs="Calibri"/>
          <w:color w:val="A709F5"/>
          <w:sz w:val="20"/>
          <w:szCs w:val="20"/>
        </w:rPr>
        <w:t>'OUdata1D.mat'</w:t>
      </w:r>
      <w:r w:rsidRPr="00591686">
        <w:rPr>
          <w:rFonts w:ascii="Consolas" w:eastAsia="Times New Roman" w:hAnsi="Consolas" w:cs="Calibri"/>
          <w:sz w:val="20"/>
          <w:szCs w:val="20"/>
        </w:rPr>
        <w:t>);</w:t>
      </w:r>
    </w:p>
    <w:p w14:paraId="5A90A602" w14:textId="25D02A44"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data = </w:t>
      </w:r>
      <w:proofErr w:type="spellStart"/>
      <w:r w:rsidRPr="00591686">
        <w:rPr>
          <w:rFonts w:ascii="Consolas" w:eastAsia="Times New Roman" w:hAnsi="Consolas" w:cs="Calibri"/>
          <w:sz w:val="20"/>
          <w:szCs w:val="20"/>
        </w:rPr>
        <w:t>S.data</w:t>
      </w:r>
      <w:proofErr w:type="spellEnd"/>
      <w:r w:rsidRPr="00591686">
        <w:rPr>
          <w:rFonts w:ascii="Consolas" w:eastAsia="Times New Roman" w:hAnsi="Consolas" w:cs="Calibri"/>
          <w:sz w:val="20"/>
          <w:szCs w:val="20"/>
        </w:rPr>
        <w:t xml:space="preserve">;  </w:t>
      </w:r>
    </w:p>
    <w:p w14:paraId="7A3D8D83" w14:textId="40F78D19"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data(</w:t>
      </w:r>
      <w:proofErr w:type="gramEnd"/>
      <w:r w:rsidRPr="00591686">
        <w:rPr>
          <w:rFonts w:ascii="Consolas" w:eastAsia="Times New Roman" w:hAnsi="Consolas" w:cs="Calibri"/>
          <w:sz w:val="20"/>
          <w:szCs w:val="20"/>
        </w:rPr>
        <w:t xml:space="preserve">1:20000); </w:t>
      </w:r>
    </w:p>
    <w:p w14:paraId="266AE549" w14:textId="60189293"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w:t>
      </w:r>
      <w:proofErr w:type="gramStart"/>
      <w:r w:rsidRPr="00591686">
        <w:rPr>
          <w:rFonts w:ascii="Consolas" w:eastAsia="Times New Roman" w:hAnsi="Consolas" w:cs="Calibri"/>
          <w:sz w:val="20"/>
          <w:szCs w:val="20"/>
        </w:rPr>
        <w:t>1:100:end</w:t>
      </w:r>
      <w:proofErr w:type="gramEnd"/>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nan;  </w:t>
      </w:r>
      <w:r w:rsidRPr="00591686">
        <w:rPr>
          <w:rFonts w:ascii="Consolas" w:eastAsia="Times New Roman" w:hAnsi="Consolas" w:cs="Calibri"/>
          <w:color w:val="008013"/>
          <w:sz w:val="20"/>
          <w:szCs w:val="20"/>
        </w:rPr>
        <w:t>%this is to show you that the package works in the presence of NANs</w:t>
      </w:r>
    </w:p>
    <w:p w14:paraId="6DEADD62" w14:textId="2DFF445D" w:rsidR="00DE6C80" w:rsidRPr="00591686" w:rsidRDefault="00DE6C80" w:rsidP="00DE6C80">
      <w:pPr>
        <w:spacing w:after="0" w:line="240" w:lineRule="auto"/>
        <w:rPr>
          <w:rFonts w:ascii="Consolas" w:eastAsia="Times New Roman" w:hAnsi="Consolas" w:cs="Calibri"/>
          <w:sz w:val="20"/>
          <w:szCs w:val="20"/>
        </w:rPr>
      </w:pPr>
      <w:proofErr w:type="spellStart"/>
      <w:r w:rsidRPr="00591686">
        <w:rPr>
          <w:rFonts w:ascii="Consolas" w:eastAsia="Times New Roman" w:hAnsi="Consolas" w:cs="Calibri"/>
          <w:sz w:val="20"/>
          <w:szCs w:val="20"/>
        </w:rPr>
        <w:t>dt</w:t>
      </w:r>
      <w:proofErr w:type="spellEnd"/>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0.01;</w:t>
      </w:r>
    </w:p>
    <w:p w14:paraId="663BFDD2" w14:textId="77777777"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mu = @(</w:t>
      </w:r>
      <w:proofErr w:type="spellStart"/>
      <w:proofErr w:type="gramStart"/>
      <w:r w:rsidRPr="00591686">
        <w:rPr>
          <w:rFonts w:ascii="Consolas" w:eastAsia="Times New Roman" w:hAnsi="Consolas" w:cs="Calibri"/>
          <w:sz w:val="20"/>
          <w:szCs w:val="20"/>
        </w:rPr>
        <w:t>x,par</w:t>
      </w:r>
      <w:proofErr w:type="spellEnd"/>
      <w:proofErr w:type="gramEnd"/>
      <w:r w:rsidRPr="00591686">
        <w:rPr>
          <w:rFonts w:ascii="Consolas" w:eastAsia="Times New Roman" w:hAnsi="Consolas" w:cs="Calibri"/>
          <w:sz w:val="20"/>
          <w:szCs w:val="20"/>
        </w:rPr>
        <w:t>)par(1).*</w:t>
      </w:r>
      <w:proofErr w:type="spellStart"/>
      <w:r w:rsidRPr="00591686">
        <w:rPr>
          <w:rFonts w:ascii="Consolas" w:eastAsia="Times New Roman" w:hAnsi="Consolas" w:cs="Calibri"/>
          <w:sz w:val="20"/>
          <w:szCs w:val="20"/>
        </w:rPr>
        <w:t>x+par</w:t>
      </w:r>
      <w:proofErr w:type="spellEnd"/>
      <w:r w:rsidRPr="00591686">
        <w:rPr>
          <w:rFonts w:ascii="Consolas" w:eastAsia="Times New Roman" w:hAnsi="Consolas" w:cs="Calibri"/>
          <w:sz w:val="20"/>
          <w:szCs w:val="20"/>
        </w:rPr>
        <w:t>(2).*x.^2;sigma = @(</w:t>
      </w:r>
      <w:proofErr w:type="spellStart"/>
      <w:r w:rsidRPr="00591686">
        <w:rPr>
          <w:rFonts w:ascii="Consolas" w:eastAsia="Times New Roman" w:hAnsi="Consolas" w:cs="Calibri"/>
          <w:sz w:val="20"/>
          <w:szCs w:val="20"/>
        </w:rPr>
        <w:t>x,par</w:t>
      </w:r>
      <w:proofErr w:type="spellEnd"/>
      <w:r w:rsidRPr="00591686">
        <w:rPr>
          <w:rFonts w:ascii="Consolas" w:eastAsia="Times New Roman" w:hAnsi="Consolas" w:cs="Calibri"/>
          <w:sz w:val="20"/>
          <w:szCs w:val="20"/>
        </w:rPr>
        <w:t xml:space="preserve">)par(3); </w:t>
      </w:r>
      <w:r w:rsidRPr="00591686">
        <w:rPr>
          <w:rFonts w:ascii="Consolas" w:eastAsia="Times New Roman" w:hAnsi="Consolas" w:cs="Calibri"/>
          <w:color w:val="008013"/>
          <w:sz w:val="20"/>
          <w:szCs w:val="20"/>
        </w:rPr>
        <w:t>%here, we have 3 %parameters</w:t>
      </w:r>
    </w:p>
    <w:p w14:paraId="26855FFF" w14:textId="77777777"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result2 = </w:t>
      </w:r>
      <w:proofErr w:type="spellStart"/>
      <w:r w:rsidRPr="00591686">
        <w:rPr>
          <w:rFonts w:ascii="Consolas" w:eastAsia="Times New Roman" w:hAnsi="Consolas" w:cs="Calibri"/>
          <w:sz w:val="20"/>
          <w:szCs w:val="20"/>
        </w:rPr>
        <w:t>euler_</w:t>
      </w:r>
      <w:proofErr w:type="gramStart"/>
      <w:r w:rsidRPr="00591686">
        <w:rPr>
          <w:rFonts w:ascii="Consolas" w:eastAsia="Times New Roman" w:hAnsi="Consolas" w:cs="Calibri"/>
          <w:sz w:val="20"/>
          <w:szCs w:val="20"/>
        </w:rPr>
        <w:t>reconstruction</w:t>
      </w:r>
      <w:proofErr w:type="spellEnd"/>
      <w:r w:rsidRPr="00591686">
        <w:rPr>
          <w:rFonts w:ascii="Consolas" w:eastAsia="Times New Roman" w:hAnsi="Consolas" w:cs="Calibri"/>
          <w:sz w:val="20"/>
          <w:szCs w:val="20"/>
        </w:rPr>
        <w:t>(</w:t>
      </w:r>
      <w:proofErr w:type="gramEnd"/>
      <w:r w:rsidRPr="00591686">
        <w:rPr>
          <w:rFonts w:ascii="Consolas" w:eastAsia="Times New Roman" w:hAnsi="Consolas" w:cs="Calibri"/>
          <w:sz w:val="20"/>
          <w:szCs w:val="20"/>
        </w:rPr>
        <w:t xml:space="preserve">data, </w:t>
      </w:r>
      <w:proofErr w:type="spellStart"/>
      <w:r w:rsidRPr="00591686">
        <w:rPr>
          <w:rFonts w:ascii="Consolas" w:eastAsia="Times New Roman" w:hAnsi="Consolas" w:cs="Calibri"/>
          <w:sz w:val="20"/>
          <w:szCs w:val="20"/>
        </w:rPr>
        <w:t>dt</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'mu'</w:t>
      </w:r>
      <w:r w:rsidRPr="00591686">
        <w:rPr>
          <w:rFonts w:ascii="Consolas" w:eastAsia="Times New Roman" w:hAnsi="Consolas" w:cs="Calibri"/>
          <w:sz w:val="20"/>
          <w:szCs w:val="20"/>
        </w:rPr>
        <w:t xml:space="preserve">, mu, </w:t>
      </w:r>
      <w:r w:rsidRPr="00591686">
        <w:rPr>
          <w:rFonts w:ascii="Consolas" w:eastAsia="Times New Roman" w:hAnsi="Consolas" w:cs="Calibri"/>
          <w:color w:val="A709F5"/>
          <w:sz w:val="20"/>
          <w:szCs w:val="20"/>
        </w:rPr>
        <w:t>'sigma'</w:t>
      </w:r>
      <w:r w:rsidRPr="00591686">
        <w:rPr>
          <w:rFonts w:ascii="Consolas" w:eastAsia="Times New Roman" w:hAnsi="Consolas" w:cs="Calibri"/>
          <w:sz w:val="20"/>
          <w:szCs w:val="20"/>
        </w:rPr>
        <w:t xml:space="preserve">, sigma,  </w:t>
      </w:r>
      <w:r w:rsidRPr="00591686">
        <w:rPr>
          <w:rFonts w:ascii="Consolas" w:eastAsia="Times New Roman" w:hAnsi="Consolas" w:cs="Calibri"/>
          <w:color w:val="0E00FF"/>
          <w:sz w:val="20"/>
          <w:szCs w:val="20"/>
        </w:rPr>
        <w:t>...</w:t>
      </w:r>
    </w:p>
    <w:p w14:paraId="65C07308" w14:textId="77777777" w:rsidR="00DE6C80" w:rsidRPr="00591686" w:rsidRDefault="00DE6C80" w:rsidP="003A7AB1">
      <w:pPr>
        <w:spacing w:line="240" w:lineRule="auto"/>
        <w:rPr>
          <w:rFonts w:ascii="Consolas" w:eastAsia="Times New Roman" w:hAnsi="Consolas" w:cs="Calibri"/>
          <w:sz w:val="20"/>
          <w:szCs w:val="20"/>
        </w:rPr>
      </w:pP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gradient_fun</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w:t>
      </w:r>
      <w:proofErr w:type="spellStart"/>
      <w:proofErr w:type="gramStart"/>
      <w:r w:rsidRPr="00591686">
        <w:rPr>
          <w:rFonts w:ascii="Consolas" w:eastAsia="Times New Roman" w:hAnsi="Consolas" w:cs="Calibri"/>
          <w:sz w:val="20"/>
          <w:szCs w:val="20"/>
        </w:rPr>
        <w:t>eulergrad</w:t>
      </w:r>
      <w:proofErr w:type="spellEnd"/>
      <w:r w:rsidRPr="00591686">
        <w:rPr>
          <w:rFonts w:ascii="Consolas" w:eastAsia="Times New Roman" w:hAnsi="Consolas" w:cs="Calibri"/>
          <w:sz w:val="20"/>
          <w:szCs w:val="20"/>
        </w:rPr>
        <w:t>(</w:t>
      </w:r>
      <w:proofErr w:type="gramEnd"/>
      <w:r w:rsidRPr="00591686">
        <w:rPr>
          <w:rFonts w:ascii="Consolas" w:eastAsia="Times New Roman" w:hAnsi="Consolas" w:cs="Calibri"/>
          <w:sz w:val="20"/>
          <w:szCs w:val="20"/>
        </w:rPr>
        <w:t xml:space="preserve">mu, sigma),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lb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[-200 -200 eps],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ub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[200 200 200]);</w:t>
      </w:r>
    </w:p>
    <w:p w14:paraId="0BFDBFAC" w14:textId="77777777" w:rsidR="00660507" w:rsidRPr="00591686" w:rsidRDefault="00660507" w:rsidP="003A7AB1">
      <w:pPr>
        <w:rPr>
          <w:rFonts w:ascii="Times New Roman" w:hAnsi="Times New Roman" w:cs="Times New Roman"/>
          <w:sz w:val="20"/>
          <w:szCs w:val="20"/>
        </w:rPr>
      </w:pPr>
      <w:r w:rsidRPr="00591686">
        <w:rPr>
          <w:rFonts w:ascii="Times New Roman" w:hAnsi="Times New Roman" w:cs="Times New Roman"/>
          <w:sz w:val="20"/>
          <w:szCs w:val="20"/>
        </w:rPr>
        <w:t>and you get</w:t>
      </w:r>
    </w:p>
    <w:p w14:paraId="7E519A5A" w14:textId="77777777" w:rsidR="00EE437D" w:rsidRPr="00591686" w:rsidRDefault="00660507" w:rsidP="00660507">
      <w:pPr>
        <w:spacing w:after="0"/>
        <w:rPr>
          <w:rFonts w:ascii="Consolas" w:hAnsi="Consolas" w:cs="Calibri"/>
          <w:sz w:val="20"/>
          <w:szCs w:val="20"/>
        </w:rPr>
      </w:pPr>
      <w:r w:rsidRPr="00591686">
        <w:rPr>
          <w:rFonts w:ascii="Consolas" w:hAnsi="Consolas" w:cs="Calibri"/>
          <w:sz w:val="20"/>
          <w:szCs w:val="20"/>
        </w:rPr>
        <w:t xml:space="preserve">Estimated </w:t>
      </w:r>
      <w:proofErr w:type="gramStart"/>
      <w:r w:rsidRPr="00591686">
        <w:rPr>
          <w:rFonts w:ascii="Consolas" w:hAnsi="Consolas" w:cs="Calibri"/>
          <w:sz w:val="20"/>
          <w:szCs w:val="20"/>
        </w:rPr>
        <w:t>parameters :</w:t>
      </w:r>
      <w:proofErr w:type="gramEnd"/>
    </w:p>
    <w:p w14:paraId="20AEE7D4" w14:textId="01806B9D" w:rsidR="00660507" w:rsidRPr="00591686" w:rsidRDefault="00EE437D" w:rsidP="00660507">
      <w:pPr>
        <w:spacing w:after="0"/>
        <w:rPr>
          <w:rFonts w:ascii="Consolas" w:hAnsi="Consolas" w:cs="Calibri"/>
          <w:sz w:val="20"/>
          <w:szCs w:val="20"/>
        </w:rPr>
      </w:pPr>
      <w:r w:rsidRPr="00591686">
        <w:rPr>
          <w:rFonts w:ascii="Consolas" w:hAnsi="Consolas" w:cs="Calibri"/>
          <w:sz w:val="20"/>
          <w:szCs w:val="20"/>
        </w:rPr>
        <w:t>-1.0735   -0.036727     0.99536</w:t>
      </w:r>
      <w:r w:rsidR="00660507" w:rsidRPr="00591686">
        <w:rPr>
          <w:rFonts w:ascii="Consolas" w:hAnsi="Consolas" w:cs="Calibri"/>
          <w:sz w:val="20"/>
          <w:szCs w:val="20"/>
        </w:rPr>
        <w:t xml:space="preserve"> </w:t>
      </w:r>
    </w:p>
    <w:p w14:paraId="36AD0CED" w14:textId="26193D4F" w:rsidR="00EE437D" w:rsidRPr="00591686" w:rsidRDefault="00EE437D" w:rsidP="00660507">
      <w:pPr>
        <w:spacing w:after="0"/>
        <w:rPr>
          <w:rFonts w:ascii="Consolas" w:hAnsi="Consolas" w:cs="Calibri"/>
          <w:sz w:val="20"/>
          <w:szCs w:val="20"/>
        </w:rPr>
      </w:pPr>
      <w:r w:rsidRPr="00591686">
        <w:rPr>
          <w:rFonts w:ascii="Consolas" w:hAnsi="Consolas" w:cs="Calibri"/>
          <w:sz w:val="20"/>
          <w:szCs w:val="20"/>
        </w:rPr>
        <w:t>- sum of log-likelihoods</w:t>
      </w:r>
      <w:proofErr w:type="gramStart"/>
      <w:r w:rsidRPr="00591686">
        <w:rPr>
          <w:rFonts w:ascii="Consolas" w:hAnsi="Consolas" w:cs="Calibri"/>
          <w:sz w:val="20"/>
          <w:szCs w:val="20"/>
        </w:rPr>
        <w:t>) :</w:t>
      </w:r>
      <w:proofErr w:type="gramEnd"/>
      <w:r w:rsidRPr="00591686">
        <w:rPr>
          <w:rFonts w:ascii="Consolas" w:hAnsi="Consolas" w:cs="Calibri"/>
          <w:sz w:val="20"/>
          <w:szCs w:val="20"/>
        </w:rPr>
        <w:t xml:space="preserve"> -17410.5382</w:t>
      </w:r>
    </w:p>
    <w:p w14:paraId="37ADA22B" w14:textId="49FD1936" w:rsidR="00660507" w:rsidRPr="00591686" w:rsidRDefault="00660507" w:rsidP="003A7AB1">
      <w:pPr>
        <w:rPr>
          <w:rFonts w:ascii="Consolas" w:hAnsi="Consolas" w:cs="Calibri"/>
          <w:sz w:val="20"/>
          <w:szCs w:val="20"/>
        </w:rPr>
      </w:pPr>
      <w:r w:rsidRPr="00591686">
        <w:rPr>
          <w:rFonts w:ascii="Consolas" w:hAnsi="Consolas" w:cs="Calibri"/>
          <w:sz w:val="20"/>
          <w:szCs w:val="20"/>
        </w:rPr>
        <w:t>- sum of log-</w:t>
      </w:r>
      <w:proofErr w:type="gramStart"/>
      <w:r w:rsidRPr="00591686">
        <w:rPr>
          <w:rFonts w:ascii="Consolas" w:hAnsi="Consolas" w:cs="Calibri"/>
          <w:sz w:val="20"/>
          <w:szCs w:val="20"/>
        </w:rPr>
        <w:t>likelihoods :</w:t>
      </w:r>
      <w:proofErr w:type="gramEnd"/>
      <w:r w:rsidRPr="00591686">
        <w:rPr>
          <w:rFonts w:ascii="Consolas" w:hAnsi="Consolas" w:cs="Calibri"/>
          <w:sz w:val="20"/>
          <w:szCs w:val="20"/>
        </w:rPr>
        <w:t xml:space="preserve"> -17766.2684</w:t>
      </w:r>
    </w:p>
    <w:p w14:paraId="4B773BA1" w14:textId="5704BF49" w:rsidR="00DE6C80" w:rsidRPr="00591686" w:rsidRDefault="00DE6C80" w:rsidP="00DE6C80">
      <w:pPr>
        <w:spacing w:after="240"/>
        <w:jc w:val="both"/>
        <w:rPr>
          <w:rFonts w:ascii="Times New Roman" w:hAnsi="Times New Roman" w:cs="Times New Roman"/>
          <w:sz w:val="20"/>
          <w:szCs w:val="20"/>
        </w:rPr>
      </w:pPr>
      <w:r w:rsidRPr="00591686">
        <w:rPr>
          <w:rFonts w:ascii="Times New Roman" w:hAnsi="Times New Roman" w:cs="Times New Roman"/>
          <w:sz w:val="20"/>
          <w:szCs w:val="20"/>
        </w:rPr>
        <w:t xml:space="preserve">In this example, we have introduced </w:t>
      </w:r>
      <w:proofErr w:type="spellStart"/>
      <w:r w:rsidRPr="00591686">
        <w:rPr>
          <w:rFonts w:ascii="Consolas" w:hAnsi="Consolas" w:cs="Times New Roman"/>
          <w:sz w:val="20"/>
          <w:szCs w:val="20"/>
        </w:rPr>
        <w:t>NaN</w:t>
      </w:r>
      <w:proofErr w:type="spellEnd"/>
      <w:r w:rsidRPr="00591686">
        <w:rPr>
          <w:rFonts w:ascii="Times New Roman" w:hAnsi="Times New Roman" w:cs="Times New Roman"/>
          <w:sz w:val="20"/>
          <w:szCs w:val="20"/>
        </w:rPr>
        <w:t xml:space="preserve"> values into every 100th data point to demonstrate the package's capability to handle missing data. Additionally, we have augmented the former drift model with an extra quadratic term, </w:t>
      </w:r>
      <w:proofErr w:type="gramStart"/>
      <w:r w:rsidRPr="00591686">
        <w:rPr>
          <w:rFonts w:ascii="Consolas" w:hAnsi="Consolas" w:cs="Times New Roman"/>
          <w:sz w:val="20"/>
          <w:szCs w:val="20"/>
        </w:rPr>
        <w:t>par(</w:t>
      </w:r>
      <w:proofErr w:type="gramEnd"/>
      <w:r w:rsidRPr="00591686">
        <w:rPr>
          <w:rFonts w:ascii="Consolas" w:hAnsi="Consolas" w:cs="Times New Roman"/>
          <w:sz w:val="20"/>
          <w:szCs w:val="20"/>
        </w:rPr>
        <w:t>2)*x.^2</w:t>
      </w:r>
      <w:r w:rsidRPr="00591686">
        <w:rPr>
          <w:rFonts w:ascii="Times New Roman" w:hAnsi="Times New Roman" w:cs="Times New Roman"/>
          <w:sz w:val="20"/>
          <w:szCs w:val="20"/>
        </w:rPr>
        <w:t>, to assess if the package recognizes unnecessary terms.</w:t>
      </w:r>
      <w:r w:rsidR="00457CE3" w:rsidRPr="00591686">
        <w:rPr>
          <w:rFonts w:ascii="Times New Roman" w:hAnsi="Times New Roman" w:cs="Times New Roman"/>
          <w:sz w:val="20"/>
          <w:szCs w:val="20"/>
        </w:rPr>
        <w:t xml:space="preserve"> The second parameter is estimated to be </w:t>
      </w:r>
      <w:r w:rsidR="00457CE3" w:rsidRPr="00591686">
        <w:rPr>
          <w:rFonts w:ascii="Consolas" w:hAnsi="Consolas" w:cs="Calibri"/>
          <w:sz w:val="20"/>
          <w:szCs w:val="20"/>
        </w:rPr>
        <w:t>-0.036727</w:t>
      </w:r>
      <w:r w:rsidR="00457CE3" w:rsidRPr="00591686">
        <w:rPr>
          <w:rFonts w:ascii="Times New Roman" w:hAnsi="Times New Roman" w:cs="Times New Roman"/>
          <w:sz w:val="20"/>
          <w:szCs w:val="20"/>
        </w:rPr>
        <w:t xml:space="preserve">. </w:t>
      </w:r>
      <w:r w:rsidRPr="00591686">
        <w:rPr>
          <w:rFonts w:ascii="Times New Roman" w:hAnsi="Times New Roman" w:cs="Times New Roman"/>
          <w:sz w:val="20"/>
          <w:szCs w:val="20"/>
        </w:rPr>
        <w:t>Notably, the second parameter estimate remains small, as expected.</w:t>
      </w:r>
      <w:r w:rsidR="00457CE3" w:rsidRPr="00591686">
        <w:rPr>
          <w:rFonts w:ascii="Times New Roman" w:hAnsi="Times New Roman" w:cs="Times New Roman"/>
          <w:sz w:val="20"/>
          <w:szCs w:val="20"/>
        </w:rPr>
        <w:t xml:space="preserve"> </w:t>
      </w:r>
      <w:r w:rsidRPr="00591686">
        <w:rPr>
          <w:rFonts w:ascii="Times New Roman" w:hAnsi="Times New Roman" w:cs="Times New Roman"/>
          <w:sz w:val="20"/>
          <w:szCs w:val="20"/>
        </w:rPr>
        <w:t>However, when using larger data portions, the estimate for the second parameter tends to decrease. Now, which model provides a better fit</w:t>
      </w:r>
      <w:r w:rsidR="00457CE3" w:rsidRPr="00591686">
        <w:rPr>
          <w:rFonts w:ascii="Times New Roman" w:hAnsi="Times New Roman" w:cs="Times New Roman"/>
          <w:sz w:val="20"/>
          <w:szCs w:val="20"/>
        </w:rPr>
        <w:t xml:space="preserve">? </w:t>
      </w:r>
      <w:r w:rsidR="00457CE3" w:rsidRPr="00591686">
        <w:rPr>
          <w:rFonts w:ascii="Consolas" w:hAnsi="Consolas" w:cs="Times New Roman"/>
          <w:sz w:val="20"/>
          <w:szCs w:val="20"/>
        </w:rPr>
        <w:t>result1</w:t>
      </w:r>
      <w:r w:rsidR="00457CE3" w:rsidRPr="00591686">
        <w:rPr>
          <w:rFonts w:ascii="Times New Roman" w:hAnsi="Times New Roman" w:cs="Times New Roman"/>
          <w:sz w:val="20"/>
          <w:szCs w:val="20"/>
        </w:rPr>
        <w:t xml:space="preserve"> or </w:t>
      </w:r>
      <w:r w:rsidR="00457CE3" w:rsidRPr="00591686">
        <w:rPr>
          <w:rFonts w:ascii="Consolas" w:hAnsi="Consolas" w:cs="Times New Roman"/>
          <w:sz w:val="20"/>
          <w:szCs w:val="20"/>
        </w:rPr>
        <w:t>result2</w:t>
      </w:r>
      <w:r w:rsidR="00457CE3" w:rsidRPr="00591686">
        <w:rPr>
          <w:rFonts w:ascii="Times New Roman" w:hAnsi="Times New Roman" w:cs="Times New Roman"/>
          <w:sz w:val="20"/>
          <w:szCs w:val="20"/>
        </w:rPr>
        <w:t>?</w:t>
      </w:r>
      <w:r w:rsidRPr="00591686">
        <w:rPr>
          <w:rFonts w:ascii="Times New Roman" w:hAnsi="Times New Roman" w:cs="Times New Roman"/>
          <w:sz w:val="20"/>
          <w:szCs w:val="20"/>
        </w:rPr>
        <w:t xml:space="preserve"> To answer this question, compare the objective function values, i.e., the negative sum of log-likelihoods. A lower objective value indicates a better fit. Surprisingly, </w:t>
      </w:r>
      <w:r w:rsidR="00457CE3" w:rsidRPr="00591686">
        <w:rPr>
          <w:rFonts w:ascii="Consolas" w:hAnsi="Consolas" w:cs="Times New Roman"/>
          <w:sz w:val="20"/>
          <w:szCs w:val="20"/>
        </w:rPr>
        <w:t>result2</w:t>
      </w:r>
      <w:r w:rsidRPr="00591686">
        <w:rPr>
          <w:rFonts w:ascii="Times New Roman" w:hAnsi="Times New Roman" w:cs="Times New Roman"/>
          <w:sz w:val="20"/>
          <w:szCs w:val="20"/>
        </w:rPr>
        <w:t xml:space="preserve"> exhibits a slightly smaller objective value, suggesting it is a better fit. This outcome may seem counterintuitive, but it is expected. With a finite dataset length, models with more parameters tend to yield better fits. However, as the dataset size increases, the discrepancy between the models diminishes, and the estimates of additional parameters converge to zero</w:t>
      </w:r>
      <w:r w:rsidR="00FD0DDC" w:rsidRPr="00591686">
        <w:rPr>
          <w:rFonts w:ascii="Times New Roman" w:hAnsi="Times New Roman" w:cs="Times New Roman"/>
          <w:sz w:val="20"/>
          <w:szCs w:val="20"/>
        </w:rPr>
        <w:t xml:space="preserve"> </w:t>
      </w:r>
    </w:p>
    <w:p w14:paraId="33D94635" w14:textId="2FF0E987" w:rsidR="00660507" w:rsidRPr="00591686" w:rsidRDefault="00B070DD" w:rsidP="003A7AB1">
      <w:pPr>
        <w:jc w:val="both"/>
        <w:rPr>
          <w:rFonts w:ascii="Times New Roman" w:hAnsi="Times New Roman" w:cs="Times New Roman"/>
          <w:sz w:val="20"/>
          <w:szCs w:val="20"/>
        </w:rPr>
      </w:pPr>
      <w:bookmarkStart w:id="35" w:name="Example3"/>
      <w:r w:rsidRPr="00591686">
        <w:rPr>
          <w:rFonts w:ascii="Times New Roman" w:eastAsia="Times New Roman" w:hAnsi="Times New Roman" w:cs="Times New Roman"/>
          <w:b/>
          <w:bCs/>
          <w:sz w:val="20"/>
          <w:szCs w:val="20"/>
        </w:rPr>
        <w:t>Example 3</w:t>
      </w:r>
      <w:bookmarkEnd w:id="35"/>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color w:val="0070C0"/>
        </w:rPr>
        <w:t xml:space="preserve"> </w:t>
      </w:r>
      <w:r w:rsidR="00660507" w:rsidRPr="00591686">
        <w:rPr>
          <w:rFonts w:ascii="Times New Roman" w:hAnsi="Times New Roman" w:cs="Times New Roman"/>
          <w:sz w:val="20"/>
          <w:szCs w:val="20"/>
        </w:rPr>
        <w:t>Now, let’s try a spline model for our data. Type the following commands</w:t>
      </w:r>
    </w:p>
    <w:p w14:paraId="7A161AA2" w14:textId="77777777" w:rsidR="006161C0"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 = load(</w:t>
      </w:r>
      <w:r w:rsidRPr="00591686">
        <w:rPr>
          <w:rFonts w:ascii="Consolas" w:eastAsia="Times New Roman" w:hAnsi="Consolas" w:cs="Calibri"/>
          <w:color w:val="A709F5"/>
          <w:sz w:val="20"/>
          <w:szCs w:val="20"/>
        </w:rPr>
        <w:t>'OUdata1D.mat'</w:t>
      </w:r>
      <w:r w:rsidRPr="00591686">
        <w:rPr>
          <w:rFonts w:ascii="Consolas" w:eastAsia="Times New Roman" w:hAnsi="Consolas" w:cs="Calibri"/>
          <w:sz w:val="20"/>
          <w:szCs w:val="20"/>
        </w:rPr>
        <w:t>);</w:t>
      </w:r>
    </w:p>
    <w:p w14:paraId="31672BFB" w14:textId="40683DC2"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data = </w:t>
      </w:r>
      <w:proofErr w:type="spellStart"/>
      <w:r w:rsidRPr="00591686">
        <w:rPr>
          <w:rFonts w:ascii="Consolas" w:eastAsia="Times New Roman" w:hAnsi="Consolas" w:cs="Calibri"/>
          <w:sz w:val="20"/>
          <w:szCs w:val="20"/>
        </w:rPr>
        <w:t>S.</w:t>
      </w:r>
      <w:proofErr w:type="gramStart"/>
      <w:r w:rsidRPr="00591686">
        <w:rPr>
          <w:rFonts w:ascii="Consolas" w:eastAsia="Times New Roman" w:hAnsi="Consolas" w:cs="Calibri"/>
          <w:sz w:val="20"/>
          <w:szCs w:val="20"/>
        </w:rPr>
        <w:t>data</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20"/>
          <w:szCs w:val="20"/>
        </w:rPr>
        <w:t>%</w:t>
      </w:r>
      <w:proofErr w:type="gramEnd"/>
      <w:r w:rsidRPr="00591686">
        <w:rPr>
          <w:rFonts w:ascii="Consolas" w:eastAsia="Times New Roman" w:hAnsi="Consolas" w:cs="Calibri"/>
          <w:color w:val="008013"/>
          <w:sz w:val="20"/>
          <w:szCs w:val="20"/>
        </w:rPr>
        <w:t>load the data</w:t>
      </w:r>
    </w:p>
    <w:p w14:paraId="5E0F1605" w14:textId="392019C9"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data(</w:t>
      </w:r>
      <w:proofErr w:type="gramEnd"/>
      <w:r w:rsidRPr="00591686">
        <w:rPr>
          <w:rFonts w:ascii="Consolas" w:eastAsia="Times New Roman" w:hAnsi="Consolas" w:cs="Calibri"/>
          <w:sz w:val="20"/>
          <w:szCs w:val="20"/>
        </w:rPr>
        <w:t xml:space="preserve">1:20000);  </w:t>
      </w:r>
    </w:p>
    <w:p w14:paraId="03CCB5DB" w14:textId="0C9915BD" w:rsidR="00660507" w:rsidRPr="00591686" w:rsidRDefault="00660507" w:rsidP="00660507">
      <w:pPr>
        <w:spacing w:after="0" w:line="240" w:lineRule="auto"/>
        <w:rPr>
          <w:rFonts w:ascii="Consolas" w:eastAsia="Times New Roman" w:hAnsi="Consolas" w:cs="Calibri"/>
          <w:sz w:val="20"/>
          <w:szCs w:val="20"/>
        </w:rPr>
      </w:pPr>
      <w:proofErr w:type="spellStart"/>
      <w:r w:rsidRPr="00591686">
        <w:rPr>
          <w:rFonts w:ascii="Consolas" w:eastAsia="Times New Roman" w:hAnsi="Consolas" w:cs="Calibri"/>
          <w:sz w:val="20"/>
          <w:szCs w:val="20"/>
        </w:rPr>
        <w:t>dt</w:t>
      </w:r>
      <w:proofErr w:type="spellEnd"/>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0.01;</w:t>
      </w:r>
    </w:p>
    <w:p w14:paraId="6993247F" w14:textId="22E902E4" w:rsidR="006161C0"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L</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-2;</w:t>
      </w:r>
    </w:p>
    <w:p w14:paraId="5F694595" w14:textId="5EC1AB86" w:rsidR="00660507" w:rsidRPr="00591686" w:rsidRDefault="00660507" w:rsidP="00660507">
      <w:pPr>
        <w:spacing w:after="0" w:line="240" w:lineRule="auto"/>
        <w:rPr>
          <w:rFonts w:ascii="Consolas" w:eastAsia="Times New Roman" w:hAnsi="Consolas" w:cs="Calibri"/>
          <w:color w:val="008013"/>
          <w:sz w:val="20"/>
          <w:szCs w:val="20"/>
        </w:rPr>
      </w:pPr>
      <w:r w:rsidRPr="00591686">
        <w:rPr>
          <w:rFonts w:ascii="Consolas" w:eastAsia="Times New Roman" w:hAnsi="Consolas" w:cs="Calibri"/>
          <w:sz w:val="20"/>
          <w:szCs w:val="20"/>
        </w:rPr>
        <w:t>R</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1.8; </w:t>
      </w:r>
      <w:r w:rsidRPr="00591686">
        <w:rPr>
          <w:rFonts w:ascii="Consolas" w:eastAsia="Times New Roman" w:hAnsi="Consolas" w:cs="Calibri"/>
          <w:color w:val="008013"/>
          <w:sz w:val="20"/>
          <w:szCs w:val="20"/>
        </w:rPr>
        <w:t>%since we have a ‘spline’ model it is better to shrink the state space</w:t>
      </w:r>
    </w:p>
    <w:p w14:paraId="4D5034B9" w14:textId="66CEB764" w:rsidR="00F61651" w:rsidRPr="00591686" w:rsidRDefault="004F326B" w:rsidP="00660507">
      <w:pPr>
        <w:spacing w:after="0" w:line="240" w:lineRule="auto"/>
        <w:rPr>
          <w:rFonts w:ascii="Consolas" w:eastAsia="Times New Roman" w:hAnsi="Consolas" w:cs="Calibri"/>
          <w:sz w:val="20"/>
          <w:szCs w:val="20"/>
        </w:rPr>
      </w:pPr>
      <w:proofErr w:type="gramStart"/>
      <w:r w:rsidRPr="00591686">
        <w:rPr>
          <w:rFonts w:ascii="Consolas" w:eastAsia="Times New Roman" w:hAnsi="Consolas" w:cs="Calibri"/>
          <w:sz w:val="20"/>
          <w:szCs w:val="20"/>
        </w:rPr>
        <w:t>d</w:t>
      </w:r>
      <w:r w:rsidR="00F61651" w:rsidRPr="00591686">
        <w:rPr>
          <w:rFonts w:ascii="Consolas" w:eastAsia="Times New Roman" w:hAnsi="Consolas" w:cs="Calibri"/>
          <w:sz w:val="20"/>
          <w:szCs w:val="20"/>
        </w:rPr>
        <w:t>ata(</w:t>
      </w:r>
      <w:proofErr w:type="gramEnd"/>
      <w:r w:rsidR="00F61651" w:rsidRPr="00591686">
        <w:rPr>
          <w:rFonts w:ascii="Consolas" w:eastAsia="Times New Roman" w:hAnsi="Consolas" w:cs="Calibri"/>
          <w:sz w:val="20"/>
          <w:szCs w:val="20"/>
        </w:rPr>
        <w:t xml:space="preserve">data&lt;L | data&gt;R) = nan;  </w:t>
      </w:r>
      <w:r w:rsidR="00F61651" w:rsidRPr="00591686">
        <w:rPr>
          <w:rFonts w:ascii="Consolas" w:eastAsia="Times New Roman" w:hAnsi="Consolas" w:cs="Calibri"/>
          <w:color w:val="008013"/>
          <w:sz w:val="20"/>
          <w:szCs w:val="20"/>
        </w:rPr>
        <w:t>%This is VERY important: In spline modeling if you consider a smaller range for your data then you must assign ‘nan’ to those few data points falling outside this range.</w:t>
      </w:r>
    </w:p>
    <w:p w14:paraId="4CA142AA" w14:textId="7B97C635" w:rsidR="006161C0"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mu</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8;</w:t>
      </w:r>
    </w:p>
    <w:p w14:paraId="649F59B7" w14:textId="6088C487"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sigma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 xml:space="preserve">8;  </w:t>
      </w:r>
      <w:r w:rsidRPr="00591686">
        <w:rPr>
          <w:rFonts w:ascii="Consolas" w:eastAsia="Times New Roman" w:hAnsi="Consolas" w:cs="Calibri"/>
          <w:color w:val="008013"/>
          <w:sz w:val="20"/>
          <w:szCs w:val="20"/>
        </w:rPr>
        <w:t>%</w:t>
      </w:r>
      <w:proofErr w:type="gramEnd"/>
      <w:r w:rsidRPr="00591686">
        <w:rPr>
          <w:rFonts w:ascii="Consolas" w:eastAsia="Times New Roman" w:hAnsi="Consolas" w:cs="Calibri"/>
          <w:color w:val="008013"/>
          <w:sz w:val="20"/>
          <w:szCs w:val="20"/>
        </w:rPr>
        <w:t>since mu and sigma are numbers this means that we want to consider %spline modeling with 8 knots for mu and 8 knots for sigma</w:t>
      </w:r>
    </w:p>
    <w:p w14:paraId="5041B398" w14:textId="100787CB"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lastRenderedPageBreak/>
        <w:t xml:space="preserve">result3 = </w:t>
      </w:r>
      <w:proofErr w:type="spellStart"/>
      <w:r w:rsidRPr="00591686">
        <w:rPr>
          <w:rFonts w:ascii="Consolas" w:eastAsia="Times New Roman" w:hAnsi="Consolas" w:cs="Calibri"/>
          <w:sz w:val="20"/>
          <w:szCs w:val="20"/>
        </w:rPr>
        <w:t>euler_</w:t>
      </w:r>
      <w:proofErr w:type="gramStart"/>
      <w:r w:rsidRPr="00591686">
        <w:rPr>
          <w:rFonts w:ascii="Consolas" w:eastAsia="Times New Roman" w:hAnsi="Consolas" w:cs="Calibri"/>
          <w:sz w:val="20"/>
          <w:szCs w:val="20"/>
        </w:rPr>
        <w:t>reconstruction</w:t>
      </w:r>
      <w:proofErr w:type="spellEnd"/>
      <w:r w:rsidRPr="00591686">
        <w:rPr>
          <w:rFonts w:ascii="Consolas" w:eastAsia="Times New Roman" w:hAnsi="Consolas" w:cs="Calibri"/>
          <w:sz w:val="20"/>
          <w:szCs w:val="20"/>
        </w:rPr>
        <w:t>(</w:t>
      </w:r>
      <w:proofErr w:type="gramEnd"/>
      <w:r w:rsidRPr="00591686">
        <w:rPr>
          <w:rFonts w:ascii="Consolas" w:eastAsia="Times New Roman" w:hAnsi="Consolas" w:cs="Calibri"/>
          <w:sz w:val="20"/>
          <w:szCs w:val="20"/>
        </w:rPr>
        <w:t xml:space="preserve">data, </w:t>
      </w:r>
      <w:proofErr w:type="spellStart"/>
      <w:r w:rsidRPr="00591686">
        <w:rPr>
          <w:rFonts w:ascii="Consolas" w:eastAsia="Times New Roman" w:hAnsi="Consolas" w:cs="Calibri"/>
          <w:sz w:val="20"/>
          <w:szCs w:val="20"/>
        </w:rPr>
        <w:t>dt</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nKnots</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w:t>
      </w:r>
      <w:proofErr w:type="spellStart"/>
      <w:r w:rsidR="006161C0">
        <w:rPr>
          <w:rFonts w:ascii="Consolas" w:eastAsia="Times New Roman" w:hAnsi="Consolas" w:cs="Calibri"/>
          <w:sz w:val="20"/>
          <w:szCs w:val="20"/>
        </w:rPr>
        <w:t>n</w:t>
      </w:r>
      <w:r w:rsidRPr="00591686">
        <w:rPr>
          <w:rFonts w:ascii="Consolas" w:eastAsia="Times New Roman" w:hAnsi="Consolas" w:cs="Calibri"/>
          <w:sz w:val="20"/>
          <w:szCs w:val="20"/>
        </w:rPr>
        <w:t>mu</w:t>
      </w:r>
      <w:proofErr w:type="spellEnd"/>
      <w:r w:rsidRPr="00591686">
        <w:rPr>
          <w:rFonts w:ascii="Consolas" w:eastAsia="Times New Roman" w:hAnsi="Consolas" w:cs="Calibri"/>
          <w:sz w:val="20"/>
          <w:szCs w:val="20"/>
        </w:rPr>
        <w:t xml:space="preserve"> </w:t>
      </w:r>
      <w:proofErr w:type="spellStart"/>
      <w:r w:rsidR="006161C0">
        <w:rPr>
          <w:rFonts w:ascii="Consolas" w:eastAsia="Times New Roman" w:hAnsi="Consolas" w:cs="Calibri"/>
          <w:sz w:val="20"/>
          <w:szCs w:val="20"/>
        </w:rPr>
        <w:t>n</w:t>
      </w:r>
      <w:r w:rsidRPr="00591686">
        <w:rPr>
          <w:rFonts w:ascii="Consolas" w:eastAsia="Times New Roman" w:hAnsi="Consolas" w:cs="Calibri"/>
          <w:sz w:val="20"/>
          <w:szCs w:val="20"/>
        </w:rPr>
        <w:t>sigma</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'spline'</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'CC'</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'L'</w:t>
      </w:r>
      <w:r w:rsidRPr="00591686">
        <w:rPr>
          <w:rFonts w:ascii="Consolas" w:eastAsia="Times New Roman" w:hAnsi="Consolas" w:cs="Calibri"/>
          <w:sz w:val="20"/>
          <w:szCs w:val="20"/>
        </w:rPr>
        <w:t xml:space="preserve">, </w:t>
      </w:r>
      <w:r w:rsidRPr="00591686">
        <w:rPr>
          <w:rFonts w:ascii="Consolas" w:eastAsia="Times New Roman" w:hAnsi="Consolas" w:cs="Calibri"/>
          <w:color w:val="0E00FF"/>
          <w:sz w:val="20"/>
          <w:szCs w:val="20"/>
        </w:rPr>
        <w:t>...</w:t>
      </w:r>
    </w:p>
    <w:p w14:paraId="0393C090" w14:textId="4D90BE8A" w:rsidR="00660507" w:rsidRPr="00591686" w:rsidRDefault="00660507" w:rsidP="003A7AB1">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L, </w:t>
      </w:r>
      <w:r w:rsidRPr="00591686">
        <w:rPr>
          <w:rFonts w:ascii="Consolas" w:eastAsia="Times New Roman" w:hAnsi="Consolas" w:cs="Calibri"/>
          <w:color w:val="A709F5"/>
          <w:sz w:val="20"/>
          <w:szCs w:val="20"/>
        </w:rPr>
        <w:t>'R'</w:t>
      </w:r>
      <w:r w:rsidRPr="00591686">
        <w:rPr>
          <w:rFonts w:ascii="Consolas" w:eastAsia="Times New Roman" w:hAnsi="Consolas" w:cs="Calibri"/>
          <w:sz w:val="20"/>
          <w:szCs w:val="20"/>
        </w:rPr>
        <w:t xml:space="preserve">, R,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lb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w:t>
      </w:r>
      <w:proofErr w:type="gramStart"/>
      <w:r w:rsidRPr="00591686">
        <w:rPr>
          <w:rFonts w:ascii="Consolas" w:eastAsia="Times New Roman" w:hAnsi="Consolas" w:cs="Calibri"/>
          <w:sz w:val="20"/>
          <w:szCs w:val="20"/>
        </w:rPr>
        <w:t>zeros(</w:t>
      </w:r>
      <w:proofErr w:type="gramEnd"/>
      <w:r w:rsidRPr="00591686">
        <w:rPr>
          <w:rFonts w:ascii="Consolas" w:eastAsia="Times New Roman" w:hAnsi="Consolas" w:cs="Calibri"/>
          <w:sz w:val="20"/>
          <w:szCs w:val="20"/>
        </w:rPr>
        <w:t xml:space="preserve">1, mu) - 10, zeros(1, sigma)+eps],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ub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zeros(1, mu + sigma) + 10, </w:t>
      </w:r>
      <w:r w:rsidRPr="00591686">
        <w:rPr>
          <w:rFonts w:ascii="Consolas" w:eastAsia="Times New Roman" w:hAnsi="Consolas" w:cs="Calibri"/>
          <w:color w:val="A709F5"/>
          <w:sz w:val="20"/>
          <w:szCs w:val="20"/>
        </w:rPr>
        <w:t>'solver'</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fmincon</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18"/>
          <w:szCs w:val="18"/>
        </w:rPr>
        <w:t>%we have 8+8 parameters, so, ‘</w:t>
      </w:r>
      <w:proofErr w:type="spellStart"/>
      <w:r w:rsidRPr="00591686">
        <w:rPr>
          <w:rFonts w:ascii="Consolas" w:eastAsia="Times New Roman" w:hAnsi="Consolas" w:cs="Calibri"/>
          <w:color w:val="008013"/>
          <w:sz w:val="18"/>
          <w:szCs w:val="18"/>
        </w:rPr>
        <w:t>lb</w:t>
      </w:r>
      <w:proofErr w:type="spellEnd"/>
      <w:r w:rsidRPr="00591686">
        <w:rPr>
          <w:rFonts w:ascii="Consolas" w:eastAsia="Times New Roman" w:hAnsi="Consolas" w:cs="Calibri"/>
          <w:color w:val="008013"/>
          <w:sz w:val="18"/>
          <w:szCs w:val="18"/>
        </w:rPr>
        <w:t>’ and ‘</w:t>
      </w:r>
      <w:proofErr w:type="spellStart"/>
      <w:r w:rsidRPr="00591686">
        <w:rPr>
          <w:rFonts w:ascii="Consolas" w:eastAsia="Times New Roman" w:hAnsi="Consolas" w:cs="Calibri"/>
          <w:color w:val="008013"/>
          <w:sz w:val="18"/>
          <w:szCs w:val="18"/>
        </w:rPr>
        <w:t>ub</w:t>
      </w:r>
      <w:proofErr w:type="spellEnd"/>
      <w:r w:rsidRPr="00591686">
        <w:rPr>
          <w:rFonts w:ascii="Consolas" w:eastAsia="Times New Roman" w:hAnsi="Consolas" w:cs="Calibri"/>
          <w:color w:val="008013"/>
          <w:sz w:val="18"/>
          <w:szCs w:val="18"/>
        </w:rPr>
        <w:t>’ should have 16 %elements. The vector of lower bounds ‘</w:t>
      </w:r>
      <w:proofErr w:type="spellStart"/>
      <w:r w:rsidRPr="00591686">
        <w:rPr>
          <w:rFonts w:ascii="Consolas" w:eastAsia="Times New Roman" w:hAnsi="Consolas" w:cs="Calibri"/>
          <w:color w:val="008013"/>
          <w:sz w:val="18"/>
          <w:szCs w:val="18"/>
        </w:rPr>
        <w:t>lb</w:t>
      </w:r>
      <w:proofErr w:type="spellEnd"/>
      <w:r w:rsidRPr="00591686">
        <w:rPr>
          <w:rFonts w:ascii="Consolas" w:eastAsia="Times New Roman" w:hAnsi="Consolas" w:cs="Calibri"/>
          <w:color w:val="008013"/>
          <w:sz w:val="18"/>
          <w:szCs w:val="18"/>
        </w:rPr>
        <w:t>’ has 8 lower bounds for mu (which are -10) and 8 %lower bounds for sigma (which are eps, i.e., infinitesimal). All 16 elements of ‘</w:t>
      </w:r>
      <w:proofErr w:type="spellStart"/>
      <w:r w:rsidRPr="00591686">
        <w:rPr>
          <w:rFonts w:ascii="Consolas" w:eastAsia="Times New Roman" w:hAnsi="Consolas" w:cs="Calibri"/>
          <w:color w:val="008013"/>
          <w:sz w:val="18"/>
          <w:szCs w:val="18"/>
        </w:rPr>
        <w:t>ub</w:t>
      </w:r>
      <w:proofErr w:type="spellEnd"/>
      <w:r w:rsidRPr="00591686">
        <w:rPr>
          <w:rFonts w:ascii="Consolas" w:eastAsia="Times New Roman" w:hAnsi="Consolas" w:cs="Calibri"/>
          <w:color w:val="008013"/>
          <w:sz w:val="18"/>
          <w:szCs w:val="18"/>
        </w:rPr>
        <w:t xml:space="preserve">’ are 10  </w:t>
      </w:r>
    </w:p>
    <w:p w14:paraId="31F8D5E6" w14:textId="4CEDB656" w:rsidR="00660507" w:rsidRPr="00591686" w:rsidRDefault="00660507" w:rsidP="003A7AB1">
      <w:pPr>
        <w:jc w:val="both"/>
        <w:rPr>
          <w:rFonts w:ascii="Times New Roman" w:hAnsi="Times New Roman" w:cs="Times New Roman"/>
          <w:sz w:val="20"/>
          <w:szCs w:val="20"/>
        </w:rPr>
      </w:pPr>
      <w:r w:rsidRPr="00591686">
        <w:rPr>
          <w:rFonts w:ascii="Times New Roman" w:hAnsi="Times New Roman" w:cs="Times New Roman"/>
          <w:sz w:val="20"/>
          <w:szCs w:val="20"/>
        </w:rPr>
        <w:t xml:space="preserve">and, you get </w:t>
      </w:r>
    </w:p>
    <w:p w14:paraId="3232AE33" w14:textId="35285E39"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parameters: </w:t>
      </w:r>
    </w:p>
    <w:p w14:paraId="0ECE987D" w14:textId="67FD57E0" w:rsidR="00195851"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4.8855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1.1983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1.1006</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0.24633</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w:t>
      </w:r>
      <w:proofErr w:type="gramEnd"/>
      <w:r w:rsidRPr="00591686">
        <w:rPr>
          <w:rFonts w:ascii="Consolas" w:eastAsia="Times New Roman" w:hAnsi="Consolas" w:cs="Calibri"/>
          <w:sz w:val="20"/>
          <w:szCs w:val="20"/>
        </w:rPr>
        <w:t>0.10136  -0.69903</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-1.3182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6.4891</w:t>
      </w:r>
    </w:p>
    <w:p w14:paraId="5D51A59B" w14:textId="7D2112F3"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0.84428   1.0242</w:t>
      </w:r>
      <w:r w:rsidR="00195851" w:rsidRPr="00591686">
        <w:rPr>
          <w:rFonts w:ascii="Consolas" w:eastAsia="Times New Roman" w:hAnsi="Consolas" w:cs="Calibri"/>
          <w:sz w:val="20"/>
          <w:szCs w:val="20"/>
        </w:rPr>
        <w:t xml:space="preserve"> </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1.0017   0.98554 </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1.0031 </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0.97949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1.0185</w:t>
      </w:r>
      <w:r w:rsidR="0069126C" w:rsidRPr="00591686">
        <w:rPr>
          <w:rFonts w:ascii="Consolas" w:eastAsia="Times New Roman" w:hAnsi="Consolas" w:cs="Calibri"/>
          <w:sz w:val="20"/>
          <w:szCs w:val="20"/>
        </w:rPr>
        <w:t xml:space="preserve">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0.79658</w:t>
      </w:r>
    </w:p>
    <w:p w14:paraId="204B054D" w14:textId="4D91EDC5" w:rsidR="00660507" w:rsidRPr="00591686" w:rsidRDefault="00660507" w:rsidP="003A7AB1">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sum of log-likelihoods): -17730.1649</w:t>
      </w:r>
    </w:p>
    <w:p w14:paraId="00CA5711" w14:textId="322AA0EB" w:rsidR="005A31FC" w:rsidRPr="00591686" w:rsidRDefault="005A31FC" w:rsidP="000C33D4">
      <w:pPr>
        <w:spacing w:after="0"/>
        <w:jc w:val="both"/>
        <w:rPr>
          <w:rFonts w:ascii="Consolas" w:eastAsia="Times New Roman" w:hAnsi="Consolas" w:cs="Times New Roman"/>
          <w:sz w:val="20"/>
          <w:szCs w:val="20"/>
        </w:rPr>
      </w:pPr>
      <w:r w:rsidRPr="00591686">
        <w:rPr>
          <w:rFonts w:ascii="Times New Roman" w:hAnsi="Times New Roman" w:cs="Times New Roman"/>
          <w:sz w:val="20"/>
          <w:szCs w:val="20"/>
        </w:rPr>
        <w:t>In this example, we have specified a spline model, unlike the previous examples</w:t>
      </w:r>
      <w:r w:rsidR="000C33D4" w:rsidRPr="00591686">
        <w:rPr>
          <w:rFonts w:ascii="Times New Roman" w:hAnsi="Times New Roman" w:cs="Times New Roman"/>
          <w:sz w:val="20"/>
          <w:szCs w:val="20"/>
        </w:rPr>
        <w:t>.</w:t>
      </w:r>
      <w:r w:rsidRPr="00591686">
        <w:rPr>
          <w:rFonts w:ascii="Times New Roman" w:hAnsi="Times New Roman" w:cs="Times New Roman"/>
          <w:sz w:val="20"/>
          <w:szCs w:val="20"/>
        </w:rPr>
        <w:t xml:space="preserve"> When using a spline model, the drift</w:t>
      </w:r>
      <w:r w:rsidR="000C33D4" w:rsidRPr="00591686">
        <w:rPr>
          <w:rFonts w:ascii="Times New Roman" w:hAnsi="Times New Roman" w:cs="Times New Roman"/>
          <w:sz w:val="20"/>
          <w:szCs w:val="20"/>
        </w:rPr>
        <w:t xml:space="preserve"> </w:t>
      </w:r>
      <w:r w:rsidR="000C33D4" w:rsidRPr="00591686">
        <w:rPr>
          <w:rFonts w:ascii="Consolas" w:eastAsia="Times New Roman" w:hAnsi="Consolas" w:cs="Times New Roman"/>
          <w:sz w:val="20"/>
          <w:szCs w:val="20"/>
        </w:rPr>
        <w:t>mu</w:t>
      </w:r>
      <w:r w:rsidR="000C33D4" w:rsidRPr="00591686">
        <w:rPr>
          <w:rFonts w:ascii="Times New Roman" w:hAnsi="Times New Roman" w:cs="Times New Roman"/>
          <w:sz w:val="20"/>
          <w:szCs w:val="20"/>
        </w:rPr>
        <w:t xml:space="preserve"> and </w:t>
      </w:r>
      <w:r w:rsidR="000C33D4" w:rsidRPr="00591686">
        <w:rPr>
          <w:rFonts w:ascii="Consolas" w:eastAsia="Times New Roman" w:hAnsi="Consolas" w:cs="Times New Roman"/>
          <w:sz w:val="20"/>
          <w:szCs w:val="20"/>
        </w:rPr>
        <w:t>sigma</w:t>
      </w:r>
      <w:r w:rsidR="000C33D4" w:rsidRPr="00591686">
        <w:rPr>
          <w:rFonts w:ascii="Times New Roman" w:hAnsi="Times New Roman" w:cs="Times New Roman"/>
          <w:sz w:val="20"/>
          <w:szCs w:val="20"/>
        </w:rPr>
        <w:t xml:space="preserve"> </w:t>
      </w:r>
      <w:r w:rsidRPr="00591686">
        <w:rPr>
          <w:rFonts w:ascii="Times New Roman" w:hAnsi="Times New Roman" w:cs="Times New Roman"/>
          <w:sz w:val="20"/>
          <w:szCs w:val="20"/>
        </w:rPr>
        <w:t xml:space="preserve">functions should be numeric values only. For instance, specifying </w:t>
      </w:r>
      <w:r w:rsidR="000C33D4" w:rsidRPr="00591686">
        <w:rPr>
          <w:rFonts w:ascii="Consolas" w:eastAsia="Times New Roman" w:hAnsi="Consolas" w:cs="Times New Roman"/>
          <w:sz w:val="20"/>
          <w:szCs w:val="20"/>
        </w:rPr>
        <w:t>mu=8</w:t>
      </w:r>
      <w:r w:rsidR="000C33D4" w:rsidRPr="00591686">
        <w:rPr>
          <w:rFonts w:ascii="Times New Roman" w:hAnsi="Times New Roman" w:cs="Times New Roman"/>
          <w:sz w:val="20"/>
          <w:szCs w:val="20"/>
        </w:rPr>
        <w:t xml:space="preserve"> </w:t>
      </w:r>
      <w:r w:rsidRPr="00591686">
        <w:rPr>
          <w:rFonts w:ascii="Times New Roman" w:hAnsi="Times New Roman" w:cs="Times New Roman"/>
          <w:sz w:val="20"/>
          <w:szCs w:val="20"/>
        </w:rPr>
        <w:t xml:space="preserve">indicates a spline model for the drift function with 8 equidistant knots across the state space (the same applies to </w:t>
      </w:r>
      <w:r w:rsidRPr="00591686">
        <w:rPr>
          <w:rFonts w:ascii="Consolas" w:eastAsia="Times New Roman" w:hAnsi="Consolas" w:cs="Times New Roman"/>
          <w:sz w:val="20"/>
          <w:szCs w:val="20"/>
        </w:rPr>
        <w:t>sigma=8</w:t>
      </w:r>
      <w:r w:rsidRPr="00591686">
        <w:rPr>
          <w:rFonts w:ascii="Times New Roman" w:hAnsi="Times New Roman" w:cs="Times New Roman"/>
          <w:sz w:val="20"/>
          <w:szCs w:val="20"/>
        </w:rPr>
        <w:t xml:space="preserve">). </w:t>
      </w:r>
      <w:r w:rsidR="0066559C" w:rsidRPr="00591686">
        <w:rPr>
          <w:rFonts w:ascii="Times New Roman" w:hAnsi="Times New Roman" w:cs="Times New Roman"/>
          <w:sz w:val="20"/>
          <w:szCs w:val="20"/>
        </w:rPr>
        <w:t xml:space="preserve">By default, the state space is set to </w:t>
      </w:r>
      <w:r w:rsidR="0066559C" w:rsidRPr="00591686">
        <w:rPr>
          <w:rFonts w:ascii="Consolas" w:eastAsia="Times New Roman" w:hAnsi="Consolas" w:cs="Times New Roman"/>
          <w:sz w:val="20"/>
          <w:szCs w:val="20"/>
        </w:rPr>
        <w:t>[min(data) max(data)]</w:t>
      </w:r>
      <w:r w:rsidR="0066559C" w:rsidRPr="00591686">
        <w:rPr>
          <w:rFonts w:ascii="Times New Roman" w:hAnsi="Times New Roman" w:cs="Times New Roman"/>
          <w:sz w:val="20"/>
          <w:szCs w:val="20"/>
        </w:rPr>
        <w:t xml:space="preserve">, but it is recommended to narrow this range by specifying a larger lower limit </w:t>
      </w:r>
      <w:r w:rsidR="0066559C" w:rsidRPr="00591686">
        <w:rPr>
          <w:rFonts w:ascii="Consolas" w:eastAsia="Times New Roman" w:hAnsi="Consolas" w:cs="Times New Roman"/>
          <w:sz w:val="20"/>
          <w:szCs w:val="20"/>
        </w:rPr>
        <w:t>L</w:t>
      </w:r>
    </w:p>
    <w:p w14:paraId="2A9BAD8C" w14:textId="1A9A9BAF" w:rsidR="00EF1071" w:rsidRPr="00591686" w:rsidRDefault="0066559C" w:rsidP="000C33D4">
      <w:pPr>
        <w:spacing w:after="0"/>
        <w:jc w:val="both"/>
        <w:rPr>
          <w:rFonts w:ascii="Times New Roman" w:hAnsi="Times New Roman" w:cs="Times New Roman"/>
          <w:sz w:val="20"/>
          <w:szCs w:val="20"/>
        </w:rPr>
      </w:pPr>
      <w:r w:rsidRPr="00591686">
        <w:rPr>
          <w:rFonts w:ascii="Times New Roman" w:hAnsi="Times New Roman" w:cs="Times New Roman"/>
          <w:sz w:val="20"/>
          <w:szCs w:val="20"/>
        </w:rPr>
        <w:t xml:space="preserve">and a smaller upper limit </w:t>
      </w:r>
      <w:r w:rsidRPr="00591686">
        <w:rPr>
          <w:rFonts w:ascii="Consolas" w:eastAsia="Times New Roman" w:hAnsi="Consolas" w:cs="Times New Roman"/>
          <w:sz w:val="20"/>
          <w:szCs w:val="20"/>
        </w:rPr>
        <w:t>R</w:t>
      </w:r>
      <w:r w:rsidRPr="00591686">
        <w:rPr>
          <w:rFonts w:ascii="Times New Roman" w:hAnsi="Times New Roman" w:cs="Times New Roman"/>
          <w:sz w:val="20"/>
          <w:szCs w:val="20"/>
        </w:rPr>
        <w:t xml:space="preserve"> for the data. </w:t>
      </w:r>
      <w:r w:rsidR="00287980" w:rsidRPr="00591686">
        <w:rPr>
          <w:rFonts w:ascii="Times New Roman" w:hAnsi="Times New Roman" w:cs="Times New Roman"/>
          <w:sz w:val="20"/>
          <w:szCs w:val="20"/>
        </w:rPr>
        <w:t xml:space="preserve">This adjustment is beneficial because there are typically very few data points near the data borders, which can adversely affect the accuracy of the </w:t>
      </w:r>
      <w:r w:rsidR="00287980" w:rsidRPr="00591686">
        <w:rPr>
          <w:rFonts w:ascii="Consolas" w:eastAsia="Times New Roman" w:hAnsi="Consolas" w:cs="Times New Roman"/>
          <w:sz w:val="20"/>
          <w:szCs w:val="20"/>
        </w:rPr>
        <w:t>mu</w:t>
      </w:r>
      <w:r w:rsidR="00287980" w:rsidRPr="00591686">
        <w:rPr>
          <w:rFonts w:ascii="Times New Roman" w:hAnsi="Times New Roman" w:cs="Times New Roman"/>
          <w:sz w:val="20"/>
          <w:szCs w:val="20"/>
        </w:rPr>
        <w:t xml:space="preserve"> and </w:t>
      </w:r>
      <w:r w:rsidR="00287980" w:rsidRPr="00591686">
        <w:rPr>
          <w:rFonts w:ascii="Consolas" w:eastAsia="Times New Roman" w:hAnsi="Consolas" w:cs="Times New Roman"/>
          <w:sz w:val="20"/>
          <w:szCs w:val="20"/>
        </w:rPr>
        <w:t>sigma</w:t>
      </w:r>
      <w:r w:rsidR="00287980" w:rsidRPr="00591686">
        <w:rPr>
          <w:rFonts w:ascii="Times New Roman" w:hAnsi="Times New Roman" w:cs="Times New Roman"/>
          <w:sz w:val="20"/>
          <w:szCs w:val="20"/>
        </w:rPr>
        <w:t xml:space="preserve"> functions near data borders</w:t>
      </w:r>
      <w:r w:rsidR="009A1BFD" w:rsidRPr="00591686">
        <w:rPr>
          <w:rFonts w:ascii="Times New Roman" w:hAnsi="Times New Roman" w:cs="Times New Roman"/>
          <w:sz w:val="20"/>
          <w:szCs w:val="20"/>
        </w:rPr>
        <w:t xml:space="preserve"> (i.e., the first and last knots) (</w:t>
      </w:r>
      <w:r w:rsidR="00A551C6" w:rsidRPr="00591686">
        <w:rPr>
          <w:rFonts w:ascii="Times New Roman" w:hAnsi="Times New Roman" w:cs="Times New Roman"/>
          <w:sz w:val="20"/>
          <w:szCs w:val="20"/>
        </w:rPr>
        <w:t>see</w:t>
      </w:r>
      <w:r w:rsidR="009A1BFD" w:rsidRPr="00591686">
        <w:rPr>
          <w:rFonts w:ascii="Times New Roman" w:hAnsi="Times New Roman" w:cs="Times New Roman"/>
          <w:sz w:val="20"/>
          <w:szCs w:val="20"/>
        </w:rPr>
        <w:t xml:space="preserve"> </w:t>
      </w:r>
      <w:r w:rsidR="00A551C6" w:rsidRPr="00591686">
        <w:rPr>
          <w:rFonts w:ascii="Times New Roman" w:hAnsi="Times New Roman" w:cs="Times New Roman"/>
          <w:sz w:val="20"/>
          <w:szCs w:val="20"/>
        </w:rPr>
        <w:fldChar w:fldCharType="begin"/>
      </w:r>
      <w:r w:rsidR="00A551C6" w:rsidRPr="00591686">
        <w:rPr>
          <w:rFonts w:ascii="Times New Roman" w:hAnsi="Times New Roman" w:cs="Times New Roman"/>
          <w:sz w:val="20"/>
          <w:szCs w:val="20"/>
        </w:rPr>
        <w:instrText xml:space="preserve"> REF Figure2 \h </w:instrText>
      </w:r>
      <w:r w:rsidR="00A551C6" w:rsidRPr="00591686">
        <w:rPr>
          <w:rFonts w:ascii="Times New Roman" w:hAnsi="Times New Roman" w:cs="Times New Roman"/>
          <w:sz w:val="20"/>
          <w:szCs w:val="20"/>
        </w:rPr>
      </w:r>
      <w:r w:rsidR="00A551C6" w:rsidRPr="00591686">
        <w:rPr>
          <w:rFonts w:ascii="Times New Roman" w:hAnsi="Times New Roman" w:cs="Times New Roman"/>
          <w:sz w:val="20"/>
          <w:szCs w:val="20"/>
        </w:rPr>
        <w:fldChar w:fldCharType="separate"/>
      </w:r>
      <w:r w:rsidR="00A551C6" w:rsidRPr="00591686">
        <w:rPr>
          <w:rFonts w:ascii="Times New Roman" w:hAnsi="Times New Roman" w:cs="Times New Roman"/>
          <w:b/>
          <w:sz w:val="18"/>
          <w:szCs w:val="18"/>
        </w:rPr>
        <w:t>Figure 2</w:t>
      </w:r>
      <w:r w:rsidR="00A551C6" w:rsidRPr="00591686">
        <w:rPr>
          <w:rFonts w:ascii="Times New Roman" w:hAnsi="Times New Roman" w:cs="Times New Roman"/>
          <w:sz w:val="20"/>
          <w:szCs w:val="20"/>
        </w:rPr>
        <w:fldChar w:fldCharType="end"/>
      </w:r>
      <w:r w:rsidR="009A1BFD" w:rsidRPr="00591686">
        <w:rPr>
          <w:rFonts w:ascii="Times New Roman" w:hAnsi="Times New Roman" w:cs="Times New Roman"/>
          <w:sz w:val="20"/>
          <w:szCs w:val="20"/>
        </w:rPr>
        <w:t>, right panel)</w:t>
      </w:r>
      <w:r w:rsidR="00287980" w:rsidRPr="00591686">
        <w:rPr>
          <w:rFonts w:ascii="Times New Roman" w:hAnsi="Times New Roman" w:cs="Times New Roman"/>
          <w:sz w:val="20"/>
          <w:szCs w:val="20"/>
        </w:rPr>
        <w:t>.</w:t>
      </w:r>
      <w:r w:rsidR="009A1BFD" w:rsidRPr="00591686">
        <w:rPr>
          <w:rFonts w:ascii="Times New Roman" w:hAnsi="Times New Roman" w:cs="Times New Roman"/>
          <w:sz w:val="20"/>
          <w:szCs w:val="20"/>
        </w:rPr>
        <w:t xml:space="preserve"> For this dataset containing 20000 data points, we have chosen the range </w:t>
      </w:r>
      <w:r w:rsidR="009A1BFD" w:rsidRPr="00591686">
        <w:rPr>
          <w:rFonts w:ascii="Consolas" w:eastAsia="Times New Roman" w:hAnsi="Consolas" w:cs="Times New Roman"/>
          <w:sz w:val="20"/>
          <w:szCs w:val="20"/>
        </w:rPr>
        <w:t>[-2 1.8]</w:t>
      </w:r>
      <w:r w:rsidR="009A1BFD" w:rsidRPr="00591686">
        <w:rPr>
          <w:rFonts w:ascii="Times New Roman" w:hAnsi="Times New Roman" w:cs="Times New Roman"/>
          <w:sz w:val="20"/>
          <w:szCs w:val="20"/>
        </w:rPr>
        <w:t xml:space="preserve">, as only 0.000028% of the data fall outside this range (see </w:t>
      </w:r>
      <w:r w:rsidR="00A551C6" w:rsidRPr="00591686">
        <w:rPr>
          <w:rFonts w:ascii="Times New Roman" w:hAnsi="Times New Roman" w:cs="Times New Roman"/>
          <w:sz w:val="20"/>
          <w:szCs w:val="20"/>
        </w:rPr>
        <w:fldChar w:fldCharType="begin"/>
      </w:r>
      <w:r w:rsidR="00A551C6" w:rsidRPr="00591686">
        <w:rPr>
          <w:rFonts w:ascii="Times New Roman" w:hAnsi="Times New Roman" w:cs="Times New Roman"/>
          <w:sz w:val="20"/>
          <w:szCs w:val="20"/>
        </w:rPr>
        <w:instrText xml:space="preserve"> REF Figure2 \h </w:instrText>
      </w:r>
      <w:r w:rsidR="00A551C6" w:rsidRPr="00591686">
        <w:rPr>
          <w:rFonts w:ascii="Times New Roman" w:hAnsi="Times New Roman" w:cs="Times New Roman"/>
          <w:sz w:val="20"/>
          <w:szCs w:val="20"/>
        </w:rPr>
      </w:r>
      <w:r w:rsidR="00A551C6" w:rsidRPr="00591686">
        <w:rPr>
          <w:rFonts w:ascii="Times New Roman" w:hAnsi="Times New Roman" w:cs="Times New Roman"/>
          <w:sz w:val="20"/>
          <w:szCs w:val="20"/>
        </w:rPr>
        <w:fldChar w:fldCharType="separate"/>
      </w:r>
      <w:r w:rsidR="00A551C6" w:rsidRPr="00591686">
        <w:rPr>
          <w:rFonts w:ascii="Times New Roman" w:hAnsi="Times New Roman" w:cs="Times New Roman"/>
          <w:b/>
          <w:sz w:val="18"/>
          <w:szCs w:val="18"/>
        </w:rPr>
        <w:t>Figure 2</w:t>
      </w:r>
      <w:r w:rsidR="00A551C6" w:rsidRPr="00591686">
        <w:rPr>
          <w:rFonts w:ascii="Times New Roman" w:hAnsi="Times New Roman" w:cs="Times New Roman"/>
          <w:sz w:val="20"/>
          <w:szCs w:val="20"/>
        </w:rPr>
        <w:fldChar w:fldCharType="end"/>
      </w:r>
      <w:r w:rsidR="009A1BFD" w:rsidRPr="00591686">
        <w:rPr>
          <w:rFonts w:ascii="Times New Roman" w:hAnsi="Times New Roman" w:cs="Times New Roman"/>
          <w:sz w:val="20"/>
          <w:szCs w:val="20"/>
        </w:rPr>
        <w:t>, left panel).</w:t>
      </w:r>
      <w:r w:rsidR="0057612B" w:rsidRPr="00591686">
        <w:rPr>
          <w:rFonts w:ascii="Times New Roman" w:hAnsi="Times New Roman" w:cs="Times New Roman"/>
          <w:sz w:val="20"/>
          <w:szCs w:val="20"/>
        </w:rPr>
        <w:t xml:space="preserve"> </w:t>
      </w:r>
      <w:r w:rsidR="0057612B" w:rsidRPr="00591686">
        <w:rPr>
          <w:rFonts w:ascii="Times New Roman" w:hAnsi="Times New Roman" w:cs="Times New Roman"/>
          <w:i/>
          <w:iCs/>
          <w:sz w:val="20"/>
          <w:szCs w:val="20"/>
        </w:rPr>
        <w:t xml:space="preserve">It is crucial to note that when utilizing spline modeling and opting for a smaller range for your data, any data point falling outside this reduced range must be assigned </w:t>
      </w:r>
      <w:proofErr w:type="spellStart"/>
      <w:r w:rsidR="0057612B" w:rsidRPr="00591686">
        <w:rPr>
          <w:rFonts w:ascii="Consolas" w:hAnsi="Consolas" w:cs="Times New Roman"/>
          <w:i/>
          <w:iCs/>
          <w:sz w:val="20"/>
          <w:szCs w:val="20"/>
        </w:rPr>
        <w:t>NaN</w:t>
      </w:r>
      <w:proofErr w:type="spellEnd"/>
      <w:r w:rsidR="0057612B" w:rsidRPr="00591686">
        <w:rPr>
          <w:rFonts w:ascii="Times New Roman" w:hAnsi="Times New Roman" w:cs="Times New Roman"/>
          <w:sz w:val="20"/>
          <w:szCs w:val="20"/>
        </w:rPr>
        <w:t>. This ensures that the spline model accurately reflects the specified data range and</w:t>
      </w:r>
      <w:r w:rsidR="00DD7258" w:rsidRPr="00591686">
        <w:rPr>
          <w:rFonts w:ascii="Times New Roman" w:hAnsi="Times New Roman" w:cs="Times New Roman"/>
          <w:sz w:val="20"/>
          <w:szCs w:val="20"/>
        </w:rPr>
        <w:t xml:space="preserve"> 'respects'</w:t>
      </w:r>
      <w:r w:rsidR="0097097A" w:rsidRPr="00591686">
        <w:rPr>
          <w:rFonts w:ascii="Times New Roman" w:hAnsi="Times New Roman" w:cs="Times New Roman"/>
          <w:sz w:val="20"/>
          <w:szCs w:val="20"/>
        </w:rPr>
        <w:t xml:space="preserve"> the order of data in the smaller dataset.</w:t>
      </w:r>
      <w:r w:rsidR="00DD7258" w:rsidRPr="00591686">
        <w:rPr>
          <w:rFonts w:ascii="Times New Roman" w:hAnsi="Times New Roman" w:cs="Times New Roman"/>
          <w:sz w:val="20"/>
          <w:szCs w:val="20"/>
        </w:rPr>
        <w:t xml:space="preserve"> </w:t>
      </w:r>
      <w:r w:rsidR="009A1BFD" w:rsidRPr="00591686">
        <w:rPr>
          <w:rFonts w:ascii="Times New Roman" w:hAnsi="Times New Roman" w:cs="Times New Roman"/>
          <w:sz w:val="20"/>
          <w:szCs w:val="20"/>
        </w:rPr>
        <w:t>To visualize the estimated results and the true model, use the following commands (</w:t>
      </w:r>
      <w:r w:rsidR="00A551C6" w:rsidRPr="00591686">
        <w:rPr>
          <w:rFonts w:ascii="Times New Roman" w:hAnsi="Times New Roman" w:cs="Times New Roman"/>
          <w:sz w:val="20"/>
          <w:szCs w:val="20"/>
        </w:rPr>
        <w:t xml:space="preserve">see </w:t>
      </w:r>
      <w:r w:rsidR="00A551C6" w:rsidRPr="00591686">
        <w:rPr>
          <w:rFonts w:ascii="Times New Roman" w:hAnsi="Times New Roman" w:cs="Times New Roman"/>
          <w:sz w:val="20"/>
          <w:szCs w:val="20"/>
        </w:rPr>
        <w:fldChar w:fldCharType="begin"/>
      </w:r>
      <w:r w:rsidR="00A551C6" w:rsidRPr="00591686">
        <w:rPr>
          <w:rFonts w:ascii="Times New Roman" w:hAnsi="Times New Roman" w:cs="Times New Roman"/>
          <w:sz w:val="20"/>
          <w:szCs w:val="20"/>
        </w:rPr>
        <w:instrText xml:space="preserve"> REF Figure2 \h </w:instrText>
      </w:r>
      <w:r w:rsidR="00A551C6" w:rsidRPr="00591686">
        <w:rPr>
          <w:rFonts w:ascii="Times New Roman" w:hAnsi="Times New Roman" w:cs="Times New Roman"/>
          <w:sz w:val="20"/>
          <w:szCs w:val="20"/>
        </w:rPr>
      </w:r>
      <w:r w:rsidR="00A551C6" w:rsidRPr="00591686">
        <w:rPr>
          <w:rFonts w:ascii="Times New Roman" w:hAnsi="Times New Roman" w:cs="Times New Roman"/>
          <w:sz w:val="20"/>
          <w:szCs w:val="20"/>
        </w:rPr>
        <w:fldChar w:fldCharType="separate"/>
      </w:r>
      <w:r w:rsidR="00A551C6" w:rsidRPr="00591686">
        <w:rPr>
          <w:rFonts w:ascii="Times New Roman" w:hAnsi="Times New Roman" w:cs="Times New Roman"/>
          <w:b/>
          <w:sz w:val="18"/>
          <w:szCs w:val="18"/>
        </w:rPr>
        <w:t>Figure 2</w:t>
      </w:r>
      <w:r w:rsidR="00A551C6" w:rsidRPr="00591686">
        <w:rPr>
          <w:rFonts w:ascii="Times New Roman" w:hAnsi="Times New Roman" w:cs="Times New Roman"/>
          <w:sz w:val="20"/>
          <w:szCs w:val="20"/>
        </w:rPr>
        <w:fldChar w:fldCharType="end"/>
      </w:r>
      <w:r w:rsidR="009A1BFD" w:rsidRPr="00591686">
        <w:rPr>
          <w:rFonts w:ascii="Times New Roman" w:hAnsi="Times New Roman" w:cs="Times New Roman"/>
          <w:sz w:val="20"/>
          <w:szCs w:val="20"/>
        </w:rPr>
        <w:t xml:space="preserve">, right panel). </w:t>
      </w:r>
    </w:p>
    <w:p w14:paraId="4F721440" w14:textId="77777777" w:rsidR="000C33D4" w:rsidRPr="00591686" w:rsidRDefault="000C33D4" w:rsidP="000C33D4">
      <w:pPr>
        <w:spacing w:after="0"/>
        <w:jc w:val="both"/>
        <w:rPr>
          <w:rFonts w:ascii="Times New Roman" w:hAnsi="Times New Roman" w:cs="Times New Roman"/>
          <w:sz w:val="20"/>
          <w:szCs w:val="20"/>
        </w:rPr>
      </w:pPr>
    </w:p>
    <w:p w14:paraId="67495C93" w14:textId="412C4DE8" w:rsidR="008A349E" w:rsidRPr="005A4318" w:rsidRDefault="008A349E" w:rsidP="000C33D4">
      <w:pPr>
        <w:spacing w:after="0" w:line="240" w:lineRule="auto"/>
        <w:rPr>
          <w:rFonts w:ascii="Consolas" w:eastAsia="Times New Roman" w:hAnsi="Consolas" w:cs="Calibri"/>
          <w:sz w:val="20"/>
          <w:szCs w:val="20"/>
          <w:lang w:val="es-ES"/>
        </w:rPr>
      </w:pPr>
      <w:r w:rsidRPr="005A4318">
        <w:rPr>
          <w:rFonts w:ascii="Consolas" w:eastAsia="Times New Roman" w:hAnsi="Consolas" w:cs="Calibri"/>
          <w:sz w:val="20"/>
          <w:szCs w:val="20"/>
          <w:lang w:val="es-ES"/>
        </w:rPr>
        <w:t>mu = @(</w:t>
      </w:r>
      <w:proofErr w:type="spellStart"/>
      <w:proofErr w:type="gramStart"/>
      <w:r w:rsidRPr="005A4318">
        <w:rPr>
          <w:rFonts w:ascii="Consolas" w:eastAsia="Times New Roman" w:hAnsi="Consolas" w:cs="Calibri"/>
          <w:sz w:val="20"/>
          <w:szCs w:val="20"/>
          <w:lang w:val="es-ES"/>
        </w:rPr>
        <w:t>x,par</w:t>
      </w:r>
      <w:proofErr w:type="spellEnd"/>
      <w:proofErr w:type="gramEnd"/>
      <w:r w:rsidRPr="005A4318">
        <w:rPr>
          <w:rFonts w:ascii="Consolas" w:eastAsia="Times New Roman" w:hAnsi="Consolas" w:cs="Calibri"/>
          <w:sz w:val="20"/>
          <w:szCs w:val="20"/>
          <w:lang w:val="es-ES"/>
        </w:rPr>
        <w:t>)par(1).*x;</w:t>
      </w:r>
    </w:p>
    <w:p w14:paraId="667FC68C" w14:textId="612B13E6"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sigma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proofErr w:type="spellStart"/>
      <w:proofErr w:type="gramStart"/>
      <w:r w:rsidRPr="00591686">
        <w:rPr>
          <w:rFonts w:ascii="Consolas" w:eastAsia="Times New Roman" w:hAnsi="Consolas" w:cs="Calibri"/>
          <w:sz w:val="20"/>
          <w:szCs w:val="20"/>
        </w:rPr>
        <w:t>x,par</w:t>
      </w:r>
      <w:proofErr w:type="spellEnd"/>
      <w:proofErr w:type="gramEnd"/>
      <w:r w:rsidRPr="00591686">
        <w:rPr>
          <w:rFonts w:ascii="Consolas" w:eastAsia="Times New Roman" w:hAnsi="Consolas" w:cs="Calibri"/>
          <w:sz w:val="20"/>
          <w:szCs w:val="20"/>
        </w:rPr>
        <w:t xml:space="preserve">)par(2)+0.*x; </w:t>
      </w:r>
      <w:r w:rsidRPr="00591686">
        <w:rPr>
          <w:rFonts w:ascii="Consolas" w:eastAsia="Times New Roman" w:hAnsi="Consolas" w:cs="Calibri"/>
          <w:color w:val="008013"/>
          <w:sz w:val="20"/>
          <w:szCs w:val="20"/>
        </w:rPr>
        <w:t xml:space="preserve">%this is true model </w:t>
      </w:r>
      <w:r w:rsidRPr="00591686">
        <w:rPr>
          <w:rFonts w:ascii="Consolas" w:eastAsia="Times New Roman" w:hAnsi="Consolas" w:cs="Calibri"/>
          <w:sz w:val="20"/>
          <w:szCs w:val="20"/>
        </w:rPr>
        <w:t xml:space="preserve"> </w:t>
      </w:r>
    </w:p>
    <w:p w14:paraId="4EF0C6E5" w14:textId="43F47339" w:rsidR="000C33D4" w:rsidRPr="005A4318" w:rsidRDefault="000C33D4" w:rsidP="000C33D4">
      <w:pPr>
        <w:spacing w:after="0" w:line="240" w:lineRule="auto"/>
        <w:rPr>
          <w:rFonts w:ascii="Consolas" w:eastAsia="Times New Roman" w:hAnsi="Consolas" w:cs="Calibri"/>
          <w:sz w:val="20"/>
          <w:szCs w:val="20"/>
          <w:lang w:val="fr-FR"/>
        </w:rPr>
      </w:pPr>
      <w:proofErr w:type="gramStart"/>
      <w:r w:rsidRPr="005A4318">
        <w:rPr>
          <w:rFonts w:ascii="Consolas" w:eastAsia="Times New Roman" w:hAnsi="Consolas" w:cs="Calibri"/>
          <w:sz w:val="20"/>
          <w:szCs w:val="20"/>
          <w:lang w:val="fr-FR"/>
        </w:rPr>
        <w:t>par</w:t>
      </w:r>
      <w:proofErr w:type="gramEnd"/>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w:t>
      </w:r>
      <w:r w:rsidR="00320D97">
        <w:rPr>
          <w:rFonts w:ascii="Consolas" w:eastAsia="Times New Roman" w:hAnsi="Consolas" w:cs="Calibri"/>
          <w:sz w:val="20"/>
          <w:szCs w:val="20"/>
          <w:lang w:val="fr-FR"/>
        </w:rPr>
        <w:t xml:space="preserve"> </w:t>
      </w:r>
      <w:proofErr w:type="spellStart"/>
      <w:r w:rsidRPr="005A4318">
        <w:rPr>
          <w:rFonts w:ascii="Consolas" w:eastAsia="Times New Roman" w:hAnsi="Consolas" w:cs="Calibri"/>
          <w:sz w:val="20"/>
          <w:szCs w:val="20"/>
          <w:lang w:val="fr-FR"/>
        </w:rPr>
        <w:t>zeros</w:t>
      </w:r>
      <w:proofErr w:type="spellEnd"/>
      <w:r w:rsidRPr="005A4318">
        <w:rPr>
          <w:rFonts w:ascii="Consolas" w:eastAsia="Times New Roman" w:hAnsi="Consolas" w:cs="Calibri"/>
          <w:sz w:val="20"/>
          <w:szCs w:val="20"/>
          <w:lang w:val="fr-FR"/>
        </w:rPr>
        <w:t>(2,1);par(1)</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-1;par(2)</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 xml:space="preserve">1; </w:t>
      </w:r>
      <w:r w:rsidRPr="005A4318">
        <w:rPr>
          <w:rFonts w:ascii="Consolas" w:eastAsia="Times New Roman" w:hAnsi="Consolas" w:cs="Calibri"/>
          <w:color w:val="008013"/>
          <w:sz w:val="20"/>
          <w:szCs w:val="20"/>
          <w:lang w:val="fr-FR"/>
        </w:rPr>
        <w:t>%</w:t>
      </w:r>
      <w:proofErr w:type="spellStart"/>
      <w:r w:rsidRPr="005A4318">
        <w:rPr>
          <w:rFonts w:ascii="Consolas" w:eastAsia="Times New Roman" w:hAnsi="Consolas" w:cs="Calibri"/>
          <w:color w:val="008013"/>
          <w:sz w:val="20"/>
          <w:szCs w:val="20"/>
          <w:lang w:val="fr-FR"/>
        </w:rPr>
        <w:t>true</w:t>
      </w:r>
      <w:proofErr w:type="spellEnd"/>
      <w:r w:rsidRPr="005A4318">
        <w:rPr>
          <w:rFonts w:ascii="Consolas" w:eastAsia="Times New Roman" w:hAnsi="Consolas" w:cs="Calibri"/>
          <w:color w:val="008013"/>
          <w:sz w:val="20"/>
          <w:szCs w:val="20"/>
          <w:lang w:val="fr-FR"/>
        </w:rPr>
        <w:t xml:space="preserve"> model </w:t>
      </w:r>
      <w:proofErr w:type="spellStart"/>
      <w:r w:rsidRPr="005A4318">
        <w:rPr>
          <w:rFonts w:ascii="Consolas" w:eastAsia="Times New Roman" w:hAnsi="Consolas" w:cs="Calibri"/>
          <w:color w:val="008013"/>
          <w:sz w:val="20"/>
          <w:szCs w:val="20"/>
          <w:lang w:val="fr-FR"/>
        </w:rPr>
        <w:t>parameters</w:t>
      </w:r>
      <w:proofErr w:type="spellEnd"/>
    </w:p>
    <w:p w14:paraId="060B1776" w14:textId="4040E3C6" w:rsidR="000C33D4" w:rsidRPr="00591686" w:rsidRDefault="000C33D4" w:rsidP="000C33D4">
      <w:pPr>
        <w:spacing w:after="0" w:line="240" w:lineRule="auto"/>
        <w:rPr>
          <w:rFonts w:ascii="Consolas" w:eastAsia="Times New Roman" w:hAnsi="Consolas" w:cs="Calibri"/>
          <w:sz w:val="20"/>
          <w:szCs w:val="20"/>
        </w:rPr>
      </w:pPr>
      <w:proofErr w:type="spellStart"/>
      <w:r w:rsidRPr="00591686">
        <w:rPr>
          <w:rFonts w:ascii="Consolas" w:eastAsia="Times New Roman" w:hAnsi="Consolas" w:cs="Calibri"/>
          <w:sz w:val="20"/>
          <w:szCs w:val="20"/>
        </w:rPr>
        <w:t>xplot</w:t>
      </w:r>
      <w:proofErr w:type="spellEnd"/>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proofErr w:type="spellStart"/>
      <w:r w:rsidRPr="00591686">
        <w:rPr>
          <w:rFonts w:ascii="Consolas" w:eastAsia="Times New Roman" w:hAnsi="Consolas" w:cs="Calibri"/>
          <w:sz w:val="20"/>
          <w:szCs w:val="20"/>
        </w:rPr>
        <w:t>linspace</w:t>
      </w:r>
      <w:proofErr w:type="spellEnd"/>
      <w:r w:rsidRPr="00591686">
        <w:rPr>
          <w:rFonts w:ascii="Consolas" w:eastAsia="Times New Roman" w:hAnsi="Consolas" w:cs="Calibri"/>
          <w:sz w:val="20"/>
          <w:szCs w:val="20"/>
        </w:rPr>
        <w:t>(</w:t>
      </w:r>
      <w:proofErr w:type="gramStart"/>
      <w:r w:rsidRPr="00591686">
        <w:rPr>
          <w:rFonts w:ascii="Consolas" w:eastAsia="Times New Roman" w:hAnsi="Consolas" w:cs="Calibri"/>
          <w:sz w:val="20"/>
          <w:szCs w:val="20"/>
        </w:rPr>
        <w:t>L,R</w:t>
      </w:r>
      <w:proofErr w:type="gramEnd"/>
      <w:r w:rsidRPr="00591686">
        <w:rPr>
          <w:rFonts w:ascii="Consolas" w:eastAsia="Times New Roman" w:hAnsi="Consolas" w:cs="Calibri"/>
          <w:sz w:val="20"/>
          <w:szCs w:val="20"/>
        </w:rPr>
        <w:t xml:space="preserve">,1000); </w:t>
      </w:r>
      <w:r w:rsidRPr="00591686">
        <w:rPr>
          <w:rFonts w:ascii="Consolas" w:eastAsia="Times New Roman" w:hAnsi="Consolas" w:cs="Calibri"/>
          <w:color w:val="008013"/>
          <w:sz w:val="20"/>
          <w:szCs w:val="20"/>
        </w:rPr>
        <w:t>% a dense mesh across the considered range</w:t>
      </w:r>
    </w:p>
    <w:p w14:paraId="728FBC4B" w14:textId="0D3339DB" w:rsidR="000C33D4" w:rsidRPr="00591686" w:rsidRDefault="000C33D4" w:rsidP="000C33D4">
      <w:pPr>
        <w:spacing w:after="0" w:line="240" w:lineRule="auto"/>
        <w:rPr>
          <w:rFonts w:ascii="Consolas" w:eastAsia="Times New Roman" w:hAnsi="Consolas" w:cs="Calibri"/>
          <w:sz w:val="20"/>
          <w:szCs w:val="20"/>
        </w:rPr>
      </w:pPr>
      <w:proofErr w:type="spellStart"/>
      <w:r w:rsidRPr="00591686">
        <w:rPr>
          <w:rFonts w:ascii="Consolas" w:eastAsia="Times New Roman" w:hAnsi="Consolas" w:cs="Calibri"/>
          <w:sz w:val="20"/>
          <w:szCs w:val="20"/>
        </w:rPr>
        <w:t>plot_results</w:t>
      </w:r>
      <w:proofErr w:type="spellEnd"/>
      <w:r w:rsidRPr="00591686">
        <w:rPr>
          <w:rFonts w:ascii="Consolas" w:eastAsia="Times New Roman" w:hAnsi="Consolas" w:cs="Calibri"/>
          <w:sz w:val="20"/>
          <w:szCs w:val="20"/>
        </w:rPr>
        <w:t>(result</w:t>
      </w:r>
      <w:proofErr w:type="gramStart"/>
      <w:r w:rsidRPr="00591686">
        <w:rPr>
          <w:rFonts w:ascii="Consolas" w:eastAsia="Times New Roman" w:hAnsi="Consolas" w:cs="Calibri"/>
          <w:sz w:val="20"/>
          <w:szCs w:val="20"/>
        </w:rPr>
        <w:t>3,xplot</w:t>
      </w:r>
      <w:proofErr w:type="gramEnd"/>
      <w:r w:rsidRPr="00591686">
        <w:rPr>
          <w:rFonts w:ascii="Consolas" w:eastAsia="Times New Roman" w:hAnsi="Consolas" w:cs="Calibri"/>
          <w:sz w:val="20"/>
          <w:szCs w:val="20"/>
        </w:rPr>
        <w:t>,mu(</w:t>
      </w:r>
      <w:proofErr w:type="spellStart"/>
      <w:r w:rsidRPr="00591686">
        <w:rPr>
          <w:rFonts w:ascii="Consolas" w:eastAsia="Times New Roman" w:hAnsi="Consolas" w:cs="Calibri"/>
          <w:sz w:val="20"/>
          <w:szCs w:val="20"/>
        </w:rPr>
        <w:t>xplot,par</w:t>
      </w:r>
      <w:proofErr w:type="spellEnd"/>
      <w:r w:rsidRPr="00591686">
        <w:rPr>
          <w:rFonts w:ascii="Consolas" w:eastAsia="Times New Roman" w:hAnsi="Consolas" w:cs="Calibri"/>
          <w:sz w:val="20"/>
          <w:szCs w:val="20"/>
        </w:rPr>
        <w:t>),sigma(</w:t>
      </w:r>
      <w:proofErr w:type="spellStart"/>
      <w:r w:rsidRPr="00591686">
        <w:rPr>
          <w:rFonts w:ascii="Consolas" w:eastAsia="Times New Roman" w:hAnsi="Consolas" w:cs="Calibri"/>
          <w:sz w:val="20"/>
          <w:szCs w:val="20"/>
        </w:rPr>
        <w:t>xplot,par</w:t>
      </w:r>
      <w:proofErr w:type="spellEnd"/>
      <w:r w:rsidRPr="00591686">
        <w:rPr>
          <w:rFonts w:ascii="Consolas" w:eastAsia="Times New Roman" w:hAnsi="Consolas" w:cs="Calibri"/>
          <w:sz w:val="20"/>
          <w:szCs w:val="20"/>
        </w:rPr>
        <w:t>));</w:t>
      </w:r>
    </w:p>
    <w:p w14:paraId="013F4281" w14:textId="77777777" w:rsidR="003A7AB1" w:rsidRPr="00591686" w:rsidRDefault="003A7AB1" w:rsidP="000C33D4">
      <w:pPr>
        <w:spacing w:after="0" w:line="240" w:lineRule="auto"/>
        <w:rPr>
          <w:rFonts w:ascii="Consolas" w:eastAsia="Times New Roman" w:hAnsi="Consolas" w:cs="Calibri"/>
          <w:sz w:val="20"/>
          <w:szCs w:val="20"/>
        </w:rPr>
      </w:pPr>
    </w:p>
    <w:p w14:paraId="7FA3FD1B" w14:textId="44FD9E9F" w:rsidR="00660507" w:rsidRPr="00591686" w:rsidRDefault="00FB64B4" w:rsidP="00660507">
      <w:pPr>
        <w:spacing w:after="120"/>
        <w:jc w:val="both"/>
        <w:rPr>
          <w:rFonts w:ascii="Times New Roman" w:hAnsi="Times New Roman" w:cs="Times New Roman"/>
          <w:b/>
          <w:bCs/>
          <w:sz w:val="24"/>
          <w:szCs w:val="24"/>
        </w:rPr>
      </w:pPr>
      <w:r w:rsidRPr="00591686">
        <w:rPr>
          <w:rFonts w:ascii="Consolas" w:hAnsi="Consolas" w:cs="Times New Roman"/>
          <w:noProof/>
          <w:sz w:val="20"/>
          <w:szCs w:val="20"/>
        </w:rPr>
        <w:drawing>
          <wp:inline distT="0" distB="0" distL="0" distR="0" wp14:anchorId="29DA2D7A" wp14:editId="1F086CFA">
            <wp:extent cx="2935392" cy="219865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1783" cy="2210933"/>
                    </a:xfrm>
                    <a:prstGeom prst="rect">
                      <a:avLst/>
                    </a:prstGeom>
                    <a:noFill/>
                    <a:ln>
                      <a:noFill/>
                    </a:ln>
                  </pic:spPr>
                </pic:pic>
              </a:graphicData>
            </a:graphic>
          </wp:inline>
        </w:drawing>
      </w:r>
      <w:r w:rsidR="000C33D4" w:rsidRPr="00591686">
        <w:rPr>
          <w:rFonts w:ascii="Consolas" w:hAnsi="Consolas" w:cs="Times New Roman"/>
          <w:sz w:val="20"/>
          <w:szCs w:val="20"/>
        </w:rPr>
        <w:t xml:space="preserve"> </w:t>
      </w:r>
      <w:r w:rsidR="000C33D4" w:rsidRPr="00591686">
        <w:rPr>
          <w:rFonts w:ascii="Consolas" w:hAnsi="Consolas" w:cs="Times New Roman"/>
          <w:noProof/>
          <w:sz w:val="20"/>
          <w:szCs w:val="20"/>
        </w:rPr>
        <w:drawing>
          <wp:inline distT="0" distB="0" distL="0" distR="0" wp14:anchorId="6A3CED43" wp14:editId="214964E0">
            <wp:extent cx="2917267" cy="21855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995" cy="2198797"/>
                    </a:xfrm>
                    <a:prstGeom prst="rect">
                      <a:avLst/>
                    </a:prstGeom>
                    <a:noFill/>
                    <a:ln>
                      <a:noFill/>
                    </a:ln>
                  </pic:spPr>
                </pic:pic>
              </a:graphicData>
            </a:graphic>
          </wp:inline>
        </w:drawing>
      </w:r>
    </w:p>
    <w:p w14:paraId="0C5CD281" w14:textId="61965475" w:rsidR="000C33D4" w:rsidRPr="00591686" w:rsidRDefault="000C33D4" w:rsidP="00003612">
      <w:pPr>
        <w:spacing w:after="360"/>
        <w:jc w:val="both"/>
        <w:rPr>
          <w:rFonts w:ascii="Times New Roman" w:hAnsi="Times New Roman" w:cs="Times New Roman"/>
          <w:bCs/>
          <w:sz w:val="18"/>
          <w:szCs w:val="18"/>
        </w:rPr>
      </w:pPr>
      <w:bookmarkStart w:id="36" w:name="Figure2"/>
      <w:r w:rsidRPr="00591686">
        <w:rPr>
          <w:rFonts w:ascii="Times New Roman" w:hAnsi="Times New Roman" w:cs="Times New Roman"/>
          <w:b/>
          <w:sz w:val="18"/>
          <w:szCs w:val="18"/>
        </w:rPr>
        <w:t>Figure 2</w:t>
      </w:r>
      <w:bookmarkEnd w:id="36"/>
      <w:r w:rsidRPr="00591686">
        <w:rPr>
          <w:rFonts w:ascii="Times New Roman" w:hAnsi="Times New Roman" w:cs="Times New Roman"/>
          <w:b/>
          <w:sz w:val="18"/>
          <w:szCs w:val="18"/>
        </w:rPr>
        <w:t xml:space="preserve">. </w:t>
      </w:r>
      <w:r w:rsidR="00BC6E75" w:rsidRPr="00591686">
        <w:rPr>
          <w:rFonts w:ascii="Times New Roman" w:hAnsi="Times New Roman" w:cs="Times New Roman"/>
          <w:bCs/>
          <w:sz w:val="18"/>
          <w:szCs w:val="18"/>
        </w:rPr>
        <w:t>(L</w:t>
      </w:r>
      <w:r w:rsidR="0086063B" w:rsidRPr="00591686">
        <w:rPr>
          <w:rFonts w:ascii="Times New Roman" w:hAnsi="Times New Roman" w:cs="Times New Roman"/>
          <w:bCs/>
          <w:sz w:val="18"/>
          <w:szCs w:val="18"/>
        </w:rPr>
        <w:t>eft panel</w:t>
      </w:r>
      <w:r w:rsidR="00BC6E75" w:rsidRPr="00591686">
        <w:rPr>
          <w:rFonts w:ascii="Times New Roman" w:hAnsi="Times New Roman" w:cs="Times New Roman"/>
          <w:bCs/>
          <w:sz w:val="18"/>
          <w:szCs w:val="18"/>
        </w:rPr>
        <w:t>)</w:t>
      </w:r>
      <w:r w:rsidR="0086063B" w:rsidRPr="00591686">
        <w:rPr>
          <w:rFonts w:ascii="Times New Roman" w:hAnsi="Times New Roman" w:cs="Times New Roman"/>
          <w:bCs/>
          <w:sz w:val="18"/>
          <w:szCs w:val="18"/>
        </w:rPr>
        <w:t xml:space="preserve"> the</w:t>
      </w:r>
      <w:r w:rsidR="00BC6E75" w:rsidRPr="00591686">
        <w:rPr>
          <w:rFonts w:ascii="Times New Roman" w:hAnsi="Times New Roman" w:cs="Times New Roman"/>
          <w:bCs/>
          <w:sz w:val="18"/>
          <w:szCs w:val="18"/>
        </w:rPr>
        <w:t xml:space="preserve"> first 20000 part of a</w:t>
      </w:r>
      <w:r w:rsidR="0086063B" w:rsidRPr="00591686">
        <w:rPr>
          <w:rFonts w:ascii="Times New Roman" w:hAnsi="Times New Roman" w:cs="Times New Roman"/>
          <w:bCs/>
          <w:sz w:val="18"/>
          <w:szCs w:val="18"/>
        </w:rPr>
        <w:t xml:space="preserve"> dataset along with the reduced range being considered, highlighting the vast majority of data points within the specified range.</w:t>
      </w:r>
      <w:r w:rsidR="00BC6E75" w:rsidRPr="00591686">
        <w:rPr>
          <w:rFonts w:ascii="Times New Roman" w:hAnsi="Times New Roman" w:cs="Times New Roman"/>
          <w:bCs/>
          <w:sz w:val="18"/>
          <w:szCs w:val="18"/>
        </w:rPr>
        <w:t xml:space="preserve"> The dataset is generated </w:t>
      </w:r>
      <w:r w:rsidR="00BC6E75" w:rsidRPr="00591686">
        <w:rPr>
          <w:rFonts w:ascii="Times New Roman" w:hAnsi="Times New Roman" w:cs="Times New Roman"/>
          <w:sz w:val="18"/>
          <w:szCs w:val="18"/>
        </w:rPr>
        <w:t xml:space="preserve">from the OU process </w:t>
      </w:r>
      <m:oMath>
        <m:r>
          <w:rPr>
            <w:rFonts w:ascii="Cambria Math" w:hAnsi="Cambria Math" w:cs="Times New Roman"/>
            <w:sz w:val="18"/>
            <w:szCs w:val="18"/>
          </w:rPr>
          <m:t>dx=μx dt+σdW</m:t>
        </m:r>
      </m:oMath>
      <w:r w:rsidR="00BC6E75" w:rsidRPr="00591686">
        <w:rPr>
          <w:rFonts w:ascii="Times New Roman" w:eastAsiaTheme="minorEastAsia" w:hAnsi="Times New Roman" w:cs="Times New Roman"/>
          <w:sz w:val="18"/>
          <w:szCs w:val="18"/>
        </w:rPr>
        <w:t xml:space="preserve"> </w:t>
      </w:r>
      <w:r w:rsidR="00BC6E75" w:rsidRPr="00591686">
        <w:rPr>
          <w:rFonts w:ascii="Times New Roman" w:hAnsi="Times New Roman" w:cs="Times New Roman"/>
          <w:sz w:val="18"/>
          <w:szCs w:val="18"/>
        </w:rPr>
        <w:t xml:space="preserve">with parameters </w:t>
      </w:r>
      <m:oMath>
        <m:r>
          <w:rPr>
            <w:rFonts w:ascii="Cambria Math" w:hAnsi="Cambria Math" w:cs="Times New Roman"/>
            <w:sz w:val="18"/>
            <w:szCs w:val="18"/>
          </w:rPr>
          <m:t>μ</m:t>
        </m:r>
        <m:r>
          <w:rPr>
            <w:rFonts w:ascii="Cambria Math" w:eastAsiaTheme="minorEastAsia" w:hAnsi="Cambria Math" w:cs="Times New Roman"/>
            <w:sz w:val="18"/>
            <w:szCs w:val="18"/>
          </w:rPr>
          <m:t>=-1</m:t>
        </m:r>
      </m:oMath>
      <w:r w:rsidR="00BC6E75" w:rsidRPr="00591686">
        <w:rPr>
          <w:rFonts w:ascii="Times New Roman" w:eastAsiaTheme="minorEastAsia" w:hAnsi="Times New Roman" w:cs="Times New Roman"/>
          <w:sz w:val="18"/>
          <w:szCs w:val="18"/>
        </w:rPr>
        <w:t xml:space="preserve"> and </w:t>
      </w:r>
      <m:oMath>
        <m:r>
          <w:rPr>
            <w:rFonts w:ascii="Cambria Math" w:hAnsi="Cambria Math" w:cs="Times New Roman"/>
            <w:sz w:val="18"/>
            <w:szCs w:val="18"/>
          </w:rPr>
          <m:t>σ=1</m:t>
        </m:r>
      </m:oMath>
      <w:r w:rsidR="00BC6E75" w:rsidRPr="00591686">
        <w:rPr>
          <w:rFonts w:ascii="Times New Roman" w:eastAsiaTheme="minorEastAsia" w:hAnsi="Times New Roman" w:cs="Times New Roman"/>
          <w:sz w:val="18"/>
          <w:szCs w:val="18"/>
        </w:rPr>
        <w:t xml:space="preserve">, with a time step of </w:t>
      </w:r>
      <w:proofErr w:type="spellStart"/>
      <w:r w:rsidR="00BC6E75" w:rsidRPr="00591686">
        <w:rPr>
          <w:rFonts w:ascii="Consolas" w:eastAsia="Times New Roman" w:hAnsi="Consolas" w:cs="Calibri"/>
          <w:sz w:val="18"/>
          <w:szCs w:val="18"/>
        </w:rPr>
        <w:t>dt</w:t>
      </w:r>
      <w:proofErr w:type="spellEnd"/>
      <w:r w:rsidR="00BC6E75" w:rsidRPr="00591686">
        <w:rPr>
          <w:rFonts w:ascii="Consolas" w:eastAsia="Times New Roman" w:hAnsi="Consolas" w:cs="Calibri"/>
          <w:sz w:val="18"/>
          <w:szCs w:val="18"/>
        </w:rPr>
        <w:t xml:space="preserve"> = 0.01</w:t>
      </w:r>
      <w:r w:rsidR="00BC6E75" w:rsidRPr="00591686">
        <w:rPr>
          <w:rFonts w:ascii="Times New Roman" w:hAnsi="Times New Roman" w:cs="Times New Roman"/>
          <w:sz w:val="18"/>
          <w:szCs w:val="18"/>
        </w:rPr>
        <w:t xml:space="preserve"> </w:t>
      </w:r>
      <w:r w:rsidR="00BC6E75" w:rsidRPr="00591686">
        <w:rPr>
          <w:rFonts w:ascii="Times New Roman" w:eastAsiaTheme="minorEastAsia" w:hAnsi="Times New Roman" w:cs="Times New Roman"/>
          <w:sz w:val="18"/>
          <w:szCs w:val="18"/>
        </w:rPr>
        <w:t xml:space="preserve">and number of data points are </w:t>
      </w:r>
      <w:r w:rsidR="00BC6E75" w:rsidRPr="00591686">
        <w:rPr>
          <w:rFonts w:ascii="Consolas" w:eastAsia="Times New Roman" w:hAnsi="Consolas" w:cs="Calibri"/>
          <w:sz w:val="18"/>
          <w:szCs w:val="18"/>
        </w:rPr>
        <w:t>T=10</w:t>
      </w:r>
      <w:r w:rsidR="00BC6E75" w:rsidRPr="00591686">
        <w:rPr>
          <w:rFonts w:ascii="Consolas" w:eastAsia="Times New Roman" w:hAnsi="Consolas" w:cs="Calibri"/>
          <w:sz w:val="18"/>
          <w:szCs w:val="18"/>
          <w:vertAlign w:val="superscript"/>
        </w:rPr>
        <w:t>6</w:t>
      </w:r>
      <w:r w:rsidR="00BC6E75" w:rsidRPr="00591686">
        <w:rPr>
          <w:rFonts w:ascii="Times New Roman" w:hAnsi="Times New Roman" w:cs="Times New Roman"/>
          <w:bCs/>
          <w:sz w:val="18"/>
          <w:szCs w:val="18"/>
        </w:rPr>
        <w:t>. (R</w:t>
      </w:r>
      <w:r w:rsidR="0086063B" w:rsidRPr="00591686">
        <w:rPr>
          <w:rFonts w:ascii="Times New Roman" w:hAnsi="Times New Roman" w:cs="Times New Roman"/>
          <w:bCs/>
          <w:sz w:val="18"/>
          <w:szCs w:val="18"/>
        </w:rPr>
        <w:t>ight panel</w:t>
      </w:r>
      <w:r w:rsidR="00BC6E75" w:rsidRPr="00591686">
        <w:rPr>
          <w:rFonts w:ascii="Times New Roman" w:hAnsi="Times New Roman" w:cs="Times New Roman"/>
          <w:bCs/>
          <w:sz w:val="18"/>
          <w:szCs w:val="18"/>
        </w:rPr>
        <w:t>)</w:t>
      </w:r>
      <w:r w:rsidR="0086063B" w:rsidRPr="00591686">
        <w:rPr>
          <w:rFonts w:ascii="Times New Roman" w:hAnsi="Times New Roman" w:cs="Times New Roman"/>
          <w:bCs/>
          <w:sz w:val="18"/>
          <w:szCs w:val="18"/>
        </w:rPr>
        <w:t xml:space="preserve"> a graphical representation showcases a spline model featuring</w:t>
      </w:r>
      <w:r w:rsidR="00C85181" w:rsidRPr="00591686">
        <w:rPr>
          <w:rFonts w:ascii="Times New Roman" w:hAnsi="Times New Roman" w:cs="Times New Roman"/>
          <w:bCs/>
          <w:sz w:val="18"/>
          <w:szCs w:val="18"/>
        </w:rPr>
        <w:t xml:space="preserve"> </w:t>
      </w:r>
      <w:r w:rsidR="00C85181" w:rsidRPr="00591686">
        <w:rPr>
          <w:rFonts w:ascii="Consolas" w:eastAsia="Times New Roman" w:hAnsi="Consolas" w:cs="Calibri"/>
          <w:sz w:val="18"/>
          <w:szCs w:val="18"/>
        </w:rPr>
        <w:t>mu = 8</w:t>
      </w:r>
      <w:r w:rsidR="0086063B" w:rsidRPr="00591686">
        <w:rPr>
          <w:rFonts w:ascii="Times New Roman" w:hAnsi="Times New Roman" w:cs="Times New Roman"/>
          <w:bCs/>
          <w:sz w:val="18"/>
          <w:szCs w:val="18"/>
        </w:rPr>
        <w:t xml:space="preserve"> knots (indicated by red stars) </w:t>
      </w:r>
      <w:r w:rsidR="00C85181" w:rsidRPr="00591686">
        <w:rPr>
          <w:rFonts w:ascii="Times New Roman" w:hAnsi="Times New Roman" w:cs="Times New Roman"/>
          <w:bCs/>
          <w:sz w:val="18"/>
          <w:szCs w:val="18"/>
        </w:rPr>
        <w:t xml:space="preserve">for </w:t>
      </w:r>
      <w:r w:rsidR="0086063B" w:rsidRPr="00591686">
        <w:rPr>
          <w:rFonts w:ascii="Times New Roman" w:hAnsi="Times New Roman" w:cs="Times New Roman"/>
          <w:bCs/>
          <w:sz w:val="18"/>
          <w:szCs w:val="18"/>
        </w:rPr>
        <w:t>the drift function</w:t>
      </w:r>
      <w:r w:rsidR="00C85181" w:rsidRPr="00591686">
        <w:rPr>
          <w:rFonts w:ascii="Times New Roman" w:hAnsi="Times New Roman" w:cs="Times New Roman"/>
          <w:bCs/>
          <w:sz w:val="18"/>
          <w:szCs w:val="18"/>
        </w:rPr>
        <w:t xml:space="preserve"> and </w:t>
      </w:r>
      <w:r w:rsidR="00C85181" w:rsidRPr="00591686">
        <w:rPr>
          <w:rFonts w:ascii="Consolas" w:eastAsia="Times New Roman" w:hAnsi="Consolas" w:cs="Calibri"/>
          <w:sz w:val="18"/>
          <w:szCs w:val="18"/>
        </w:rPr>
        <w:t>sigma = 8</w:t>
      </w:r>
      <w:r w:rsidR="00C85181" w:rsidRPr="00591686">
        <w:rPr>
          <w:rFonts w:ascii="Times New Roman" w:hAnsi="Times New Roman" w:cs="Times New Roman"/>
          <w:bCs/>
          <w:sz w:val="18"/>
          <w:szCs w:val="18"/>
        </w:rPr>
        <w:t xml:space="preserve"> knots for the diffusion function</w:t>
      </w:r>
      <w:r w:rsidR="0086063B" w:rsidRPr="00591686">
        <w:rPr>
          <w:rFonts w:ascii="Times New Roman" w:hAnsi="Times New Roman" w:cs="Times New Roman"/>
          <w:bCs/>
          <w:sz w:val="18"/>
          <w:szCs w:val="18"/>
        </w:rPr>
        <w:t xml:space="preserve">. These functions are represented by dot-dashed blue curves, while the true model is depicted by solid black curves. The data are as in </w:t>
      </w:r>
      <w:r w:rsidR="007C12BB" w:rsidRPr="00591686">
        <w:rPr>
          <w:rFonts w:ascii="Times New Roman" w:hAnsi="Times New Roman" w:cs="Times New Roman"/>
          <w:bCs/>
          <w:sz w:val="18"/>
          <w:szCs w:val="18"/>
        </w:rPr>
        <w:fldChar w:fldCharType="begin"/>
      </w:r>
      <w:r w:rsidR="007C12BB" w:rsidRPr="00591686">
        <w:rPr>
          <w:rFonts w:ascii="Times New Roman" w:hAnsi="Times New Roman" w:cs="Times New Roman"/>
          <w:bCs/>
          <w:sz w:val="18"/>
          <w:szCs w:val="18"/>
        </w:rPr>
        <w:instrText xml:space="preserve"> REF Figure1 \h </w:instrText>
      </w:r>
      <w:r w:rsidR="007C12BB" w:rsidRPr="00591686">
        <w:rPr>
          <w:rFonts w:ascii="Times New Roman" w:hAnsi="Times New Roman" w:cs="Times New Roman"/>
          <w:bCs/>
          <w:sz w:val="18"/>
          <w:szCs w:val="18"/>
        </w:rPr>
      </w:r>
      <w:r w:rsidR="007C12BB" w:rsidRPr="00591686">
        <w:rPr>
          <w:rFonts w:ascii="Times New Roman" w:hAnsi="Times New Roman" w:cs="Times New Roman"/>
          <w:bCs/>
          <w:sz w:val="18"/>
          <w:szCs w:val="18"/>
        </w:rPr>
        <w:fldChar w:fldCharType="separate"/>
      </w:r>
      <w:r w:rsidR="007C12BB" w:rsidRPr="00591686">
        <w:rPr>
          <w:rFonts w:ascii="Times New Roman" w:hAnsi="Times New Roman" w:cs="Times New Roman"/>
          <w:b/>
          <w:sz w:val="18"/>
          <w:szCs w:val="18"/>
        </w:rPr>
        <w:t>Figure 1</w:t>
      </w:r>
      <w:r w:rsidR="007C12BB" w:rsidRPr="00591686">
        <w:rPr>
          <w:rFonts w:ascii="Times New Roman" w:hAnsi="Times New Roman" w:cs="Times New Roman"/>
          <w:bCs/>
          <w:sz w:val="18"/>
          <w:szCs w:val="18"/>
        </w:rPr>
        <w:fldChar w:fldCharType="end"/>
      </w:r>
      <w:r w:rsidR="0086063B" w:rsidRPr="00591686">
        <w:rPr>
          <w:rFonts w:ascii="Times New Roman" w:hAnsi="Times New Roman" w:cs="Times New Roman"/>
          <w:bCs/>
          <w:sz w:val="18"/>
          <w:szCs w:val="18"/>
        </w:rPr>
        <w:t xml:space="preserve">. </w:t>
      </w:r>
    </w:p>
    <w:p w14:paraId="01B7B559" w14:textId="7DE7BD90" w:rsidR="00003612" w:rsidRPr="00591686" w:rsidRDefault="00003612" w:rsidP="003E0FE8">
      <w:pPr>
        <w:pStyle w:val="Heading2"/>
        <w:spacing w:after="160"/>
        <w:ind w:left="345" w:hanging="158"/>
        <w:rPr>
          <w:b/>
          <w:bCs/>
          <w:sz w:val="20"/>
          <w:szCs w:val="20"/>
        </w:rPr>
      </w:pPr>
      <w:bookmarkStart w:id="37" w:name="Subsection92"/>
      <w:r w:rsidRPr="00591686">
        <w:rPr>
          <w:b/>
          <w:bCs/>
          <w:sz w:val="20"/>
          <w:szCs w:val="20"/>
        </w:rPr>
        <w:lastRenderedPageBreak/>
        <w:t>Reconstructing a dataset simulated from a nonlinear model</w:t>
      </w:r>
    </w:p>
    <w:p w14:paraId="328F8FC2" w14:textId="4B7C8261" w:rsidR="000C33D4" w:rsidRPr="00591686" w:rsidRDefault="000F7F18" w:rsidP="000F7F18">
      <w:pPr>
        <w:spacing w:after="120"/>
        <w:jc w:val="both"/>
        <w:rPr>
          <w:rFonts w:ascii="Times New Roman" w:hAnsi="Times New Roman" w:cs="Times New Roman"/>
          <w:sz w:val="20"/>
          <w:szCs w:val="20"/>
        </w:rPr>
      </w:pPr>
      <w:bookmarkStart w:id="38" w:name="Example4"/>
      <w:bookmarkEnd w:id="37"/>
      <w:r w:rsidRPr="00591686">
        <w:rPr>
          <w:rFonts w:ascii="Times New Roman" w:eastAsia="Times New Roman" w:hAnsi="Times New Roman" w:cs="Times New Roman"/>
          <w:b/>
          <w:bCs/>
          <w:sz w:val="20"/>
          <w:szCs w:val="20"/>
        </w:rPr>
        <w:t>Example 4</w:t>
      </w:r>
      <w:bookmarkEnd w:id="38"/>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000C33D4" w:rsidRPr="00591686">
        <w:rPr>
          <w:rFonts w:ascii="Times New Roman" w:hAnsi="Times New Roman" w:cs="Times New Roman"/>
          <w:sz w:val="20"/>
          <w:szCs w:val="20"/>
        </w:rPr>
        <w:t>In the second case study we apply the parametric and spline reconstruction techniques to a dataset being simulated from the following stochastic version of overgrazed model of May</w:t>
      </w:r>
      <w:r w:rsidR="00300B48"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&lt;EndNote&gt;&lt;Cite&gt;&lt;Author&gt;May&lt;/Author&gt;&lt;Year&gt;1977&lt;/Year&gt;&lt;RecNum&gt;67&lt;/RecNum&gt;&lt;DisplayText&gt;(May 1977)&lt;/DisplayText&gt;&lt;record&gt;&lt;rec-number&gt;67&lt;/rec-number&gt;&lt;foreign-keys&gt;&lt;key app="EN" db-id="sadv2x5z6w0asfefwau5e0ah92xsaz9p5fz9" timestamp="1711220644"&gt;67&lt;/key&gt;&lt;/foreign-keys&gt;&lt;ref-type name="Journal Article"&gt;17&lt;/ref-type&gt;&lt;contributors&gt;&lt;authors&gt;&lt;author&gt;May, Robert M&lt;/author&gt;&lt;/authors&gt;&lt;/contributors&gt;&lt;titles&gt;&lt;title&gt;Thresholds and breakpoints in ecosystems with a multiplicity of stable states&lt;/title&gt;&lt;secondary-title&gt;Nature&lt;/secondary-title&gt;&lt;/titles&gt;&lt;periodical&gt;&lt;full-title&gt;Nature&lt;/full-title&gt;&lt;/periodical&gt;&lt;pages&gt;471-477&lt;/pages&gt;&lt;volume&gt;269&lt;/volume&gt;&lt;number&gt;5628&lt;/number&gt;&lt;dates&gt;&lt;year&gt;1977&lt;/year&gt;&lt;/dates&gt;&lt;isbn&gt;0028-0836&lt;/isbn&gt;&lt;urls&gt;&lt;/urls&gt;&lt;/record&gt;&lt;/Cite&gt;&lt;/EndNote&gt;</w:instrText>
      </w:r>
      <w:r w:rsidR="00300B48" w:rsidRPr="00591686">
        <w:rPr>
          <w:rFonts w:ascii="Times New Roman" w:hAnsi="Times New Roman" w:cs="Times New Roman"/>
          <w:sz w:val="20"/>
          <w:szCs w:val="20"/>
        </w:rPr>
        <w:fldChar w:fldCharType="separate"/>
      </w:r>
      <w:r w:rsidR="00300B48" w:rsidRPr="00591686">
        <w:rPr>
          <w:rFonts w:ascii="Times New Roman" w:hAnsi="Times New Roman" w:cs="Times New Roman"/>
          <w:noProof/>
          <w:sz w:val="20"/>
          <w:szCs w:val="20"/>
        </w:rPr>
        <w:t>(May 1977)</w:t>
      </w:r>
      <w:r w:rsidR="00300B48" w:rsidRPr="00591686">
        <w:rPr>
          <w:rFonts w:ascii="Times New Roman" w:hAnsi="Times New Roman" w:cs="Times New Roman"/>
          <w:sz w:val="20"/>
          <w:szCs w:val="20"/>
        </w:rPr>
        <w:fldChar w:fldCharType="end"/>
      </w:r>
      <w:r w:rsidR="000C33D4" w:rsidRPr="00591686">
        <w:rPr>
          <w:rFonts w:ascii="Times New Roman" w:hAnsi="Times New Roman" w:cs="Times New Roman"/>
          <w:sz w:val="20"/>
          <w:szCs w:val="20"/>
        </w:rPr>
        <w:t xml:space="preserve"> with additive noise</w:t>
      </w:r>
    </w:p>
    <w:p w14:paraId="488AC9E3" w14:textId="77777777" w:rsidR="000C33D4" w:rsidRPr="00591686" w:rsidRDefault="000C33D4" w:rsidP="000C33D4">
      <w:pPr>
        <w:spacing w:after="0"/>
        <w:jc w:val="both"/>
        <w:rPr>
          <w:rFonts w:ascii="Times New Roman" w:hAnsi="Times New Roman" w:cs="Times New Roman"/>
          <w:sz w:val="20"/>
          <w:szCs w:val="20"/>
        </w:rPr>
      </w:pPr>
    </w:p>
    <w:p w14:paraId="0F6FDD17" w14:textId="77777777" w:rsidR="000C33D4" w:rsidRPr="00591686" w:rsidRDefault="000C33D4" w:rsidP="000C33D4">
      <w:pPr>
        <w:rPr>
          <w:rFonts w:ascii="Times New Roman" w:hAnsi="Times New Roman" w:cs="Times New Roman"/>
          <w:sz w:val="20"/>
          <w:szCs w:val="20"/>
        </w:rPr>
      </w:pPr>
      <m:oMathPara>
        <m:oMath>
          <m:r>
            <w:rPr>
              <w:rFonts w:ascii="Cambria Math" w:hAnsi="Cambria Math" w:cs="Times New Roman"/>
              <w:sz w:val="20"/>
              <w:szCs w:val="20"/>
            </w:rPr>
            <m:t>dx</m:t>
          </m:r>
          <m:r>
            <w:rPr>
              <w:rFonts w:ascii="Cambria Math" w:eastAsiaTheme="minorEastAsia" w:hAnsi="Cambria Math" w:cs="Times New Roman"/>
              <w:sz w:val="20"/>
              <w:szCs w:val="20"/>
            </w:rPr>
            <m:t xml:space="preserve">= </m:t>
          </m:r>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rx</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1-</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x</m:t>
                      </m:r>
                    </m:num>
                    <m:den>
                      <m:r>
                        <w:rPr>
                          <w:rFonts w:ascii="Cambria Math" w:eastAsiaTheme="minorEastAsia" w:hAnsi="Cambria Math" w:cs="Times New Roman"/>
                          <w:sz w:val="20"/>
                          <w:szCs w:val="20"/>
                        </w:rPr>
                        <m:t>K</m:t>
                      </m:r>
                    </m:den>
                  </m:f>
                </m:e>
              </m:d>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γ</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num>
                <m:den>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2</m:t>
                      </m:r>
                    </m:sup>
                  </m:sSup>
                </m:den>
              </m:f>
            </m:e>
          </m:d>
          <m:r>
            <w:rPr>
              <w:rFonts w:ascii="Cambria Math" w:eastAsiaTheme="minorEastAsia" w:hAnsi="Cambria Math" w:cs="Times New Roman"/>
              <w:sz w:val="20"/>
              <w:szCs w:val="20"/>
            </w:rPr>
            <m:t>dt+σ dW,</m:t>
          </m:r>
        </m:oMath>
      </m:oMathPara>
    </w:p>
    <w:p w14:paraId="518163BE" w14:textId="70EDA285" w:rsidR="000C33D4" w:rsidRPr="00591686" w:rsidRDefault="000C33D4" w:rsidP="000C33D4">
      <w:pPr>
        <w:jc w:val="both"/>
        <w:rPr>
          <w:rFonts w:ascii="Times New Roman" w:hAnsi="Times New Roman" w:cs="Times New Roman"/>
          <w:sz w:val="20"/>
          <w:szCs w:val="20"/>
        </w:rPr>
      </w:pPr>
      <w:r w:rsidRPr="00591686">
        <w:rPr>
          <w:rFonts w:ascii="Times New Roman" w:hAnsi="Times New Roman" w:cs="Times New Roman"/>
          <w:sz w:val="20"/>
          <w:szCs w:val="20"/>
        </w:rPr>
        <w:t xml:space="preserve">where the model parameters are </w:t>
      </w:r>
      <m:oMath>
        <m:r>
          <w:rPr>
            <w:rFonts w:ascii="Cambria Math" w:hAnsi="Cambria Math" w:cs="Times New Roman"/>
            <w:sz w:val="20"/>
            <w:szCs w:val="20"/>
          </w:rPr>
          <m:t>r=1.01,K=10,</m:t>
        </m:r>
        <m:r>
          <w:rPr>
            <w:rFonts w:ascii="Cambria Math" w:eastAsiaTheme="minorEastAsia" w:hAnsi="Cambria Math" w:cs="Times New Roman"/>
            <w:sz w:val="20"/>
            <w:szCs w:val="20"/>
          </w:rPr>
          <m:t>γ=2.75, a=1.6</m:t>
        </m:r>
      </m:oMath>
      <w:r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σ=0.4</m:t>
        </m:r>
      </m:oMath>
      <w:r w:rsidRPr="00591686">
        <w:rPr>
          <w:rFonts w:ascii="Times New Roman" w:eastAsiaTheme="minorEastAsia" w:hAnsi="Times New Roman" w:cs="Times New Roman"/>
          <w:sz w:val="20"/>
          <w:szCs w:val="20"/>
        </w:rPr>
        <w:t xml:space="preserve">. We have simulated a dataset containing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3*10</m:t>
            </m:r>
          </m:e>
          <m:sup>
            <m:r>
              <w:rPr>
                <w:rFonts w:ascii="Cambria Math" w:eastAsiaTheme="minorEastAsia" w:hAnsi="Cambria Math" w:cs="Times New Roman"/>
                <w:sz w:val="20"/>
                <w:szCs w:val="20"/>
              </w:rPr>
              <m:t>5</m:t>
            </m:r>
          </m:sup>
        </m:sSup>
      </m:oMath>
      <w:r w:rsidRPr="00591686">
        <w:rPr>
          <w:rFonts w:ascii="Times New Roman" w:eastAsiaTheme="minorEastAsia" w:hAnsi="Times New Roman" w:cs="Times New Roman"/>
          <w:sz w:val="20"/>
          <w:szCs w:val="20"/>
        </w:rPr>
        <w:t xml:space="preserve"> data points with time step </w:t>
      </w:r>
      <m:oMath>
        <m:r>
          <w:rPr>
            <w:rFonts w:ascii="Cambria Math" w:eastAsiaTheme="minorEastAsia" w:hAnsi="Cambria Math" w:cs="Times New Roman"/>
            <w:sz w:val="20"/>
            <w:szCs w:val="20"/>
          </w:rPr>
          <m:t>dt=0.01</m:t>
        </m:r>
      </m:oMath>
      <w:r w:rsidR="00192B04" w:rsidRPr="00591686">
        <w:rPr>
          <w:rFonts w:ascii="Times New Roman" w:eastAsiaTheme="minorEastAsia" w:hAnsi="Times New Roman" w:cs="Times New Roman"/>
          <w:sz w:val="20"/>
          <w:szCs w:val="20"/>
        </w:rPr>
        <w:t xml:space="preserve"> (</w:t>
      </w:r>
      <w:r w:rsidR="007C12BB" w:rsidRPr="00591686">
        <w:rPr>
          <w:rFonts w:ascii="Times New Roman" w:eastAsiaTheme="minorEastAsia" w:hAnsi="Times New Roman" w:cs="Times New Roman"/>
          <w:b/>
          <w:bCs/>
          <w:sz w:val="20"/>
          <w:szCs w:val="20"/>
        </w:rPr>
        <w:fldChar w:fldCharType="begin"/>
      </w:r>
      <w:r w:rsidR="007C12BB" w:rsidRPr="00591686">
        <w:rPr>
          <w:rFonts w:ascii="Times New Roman" w:eastAsiaTheme="minorEastAsia" w:hAnsi="Times New Roman" w:cs="Times New Roman"/>
          <w:sz w:val="20"/>
          <w:szCs w:val="20"/>
        </w:rPr>
        <w:instrText xml:space="preserve"> REF Figure3 \h </w:instrText>
      </w:r>
      <w:r w:rsidR="007C12BB" w:rsidRPr="00591686">
        <w:rPr>
          <w:rFonts w:ascii="Times New Roman" w:eastAsiaTheme="minorEastAsia" w:hAnsi="Times New Roman" w:cs="Times New Roman"/>
          <w:b/>
          <w:bCs/>
          <w:sz w:val="20"/>
          <w:szCs w:val="20"/>
        </w:rPr>
      </w:r>
      <w:r w:rsidR="007C12BB" w:rsidRPr="00591686">
        <w:rPr>
          <w:rFonts w:ascii="Times New Roman" w:eastAsiaTheme="minorEastAsia" w:hAnsi="Times New Roman" w:cs="Times New Roman"/>
          <w:b/>
          <w:bCs/>
          <w:sz w:val="20"/>
          <w:szCs w:val="20"/>
        </w:rPr>
        <w:fldChar w:fldCharType="separate"/>
      </w:r>
      <w:r w:rsidR="007C12BB" w:rsidRPr="00591686">
        <w:rPr>
          <w:rFonts w:ascii="Times New Roman" w:hAnsi="Times New Roman" w:cs="Times New Roman"/>
          <w:b/>
          <w:sz w:val="18"/>
          <w:szCs w:val="18"/>
        </w:rPr>
        <w:t>Figure 3</w:t>
      </w:r>
      <w:r w:rsidR="007C12BB" w:rsidRPr="00591686">
        <w:rPr>
          <w:rFonts w:ascii="Times New Roman" w:eastAsiaTheme="minorEastAsia" w:hAnsi="Times New Roman" w:cs="Times New Roman"/>
          <w:b/>
          <w:bCs/>
          <w:sz w:val="20"/>
          <w:szCs w:val="20"/>
        </w:rPr>
        <w:fldChar w:fldCharType="end"/>
      </w:r>
      <w:r w:rsidR="00192B04" w:rsidRPr="00591686">
        <w:rPr>
          <w:rFonts w:ascii="Times New Roman" w:eastAsiaTheme="minorEastAsia" w:hAnsi="Times New Roman" w:cs="Times New Roman"/>
          <w:sz w:val="20"/>
          <w:szCs w:val="20"/>
        </w:rPr>
        <w:t>, left panel)</w:t>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We </w:t>
      </w:r>
      <w:r w:rsidR="00192B04" w:rsidRPr="00591686">
        <w:rPr>
          <w:rFonts w:ascii="Times New Roman" w:hAnsi="Times New Roman" w:cs="Times New Roman"/>
          <w:sz w:val="20"/>
          <w:szCs w:val="20"/>
        </w:rPr>
        <w:t>fit</w:t>
      </w:r>
      <w:r w:rsidRPr="00591686">
        <w:rPr>
          <w:rFonts w:ascii="Times New Roman" w:hAnsi="Times New Roman" w:cs="Times New Roman"/>
          <w:sz w:val="20"/>
          <w:szCs w:val="20"/>
        </w:rPr>
        <w:t xml:space="preserve"> a parametric model </w:t>
      </w:r>
      <w:r w:rsidR="00192B04" w:rsidRPr="00591686">
        <w:rPr>
          <w:rFonts w:ascii="Times New Roman" w:hAnsi="Times New Roman" w:cs="Times New Roman"/>
          <w:sz w:val="20"/>
          <w:szCs w:val="20"/>
        </w:rPr>
        <w:t>to the first third of this dataset</w:t>
      </w:r>
      <w:r w:rsidRPr="00591686">
        <w:rPr>
          <w:rFonts w:ascii="Times New Roman" w:hAnsi="Times New Roman" w:cs="Times New Roman"/>
          <w:sz w:val="20"/>
          <w:szCs w:val="20"/>
        </w:rPr>
        <w:t>. Type the following</w:t>
      </w:r>
    </w:p>
    <w:p w14:paraId="665DC783" w14:textId="4F165AB7" w:rsidR="006161C0" w:rsidRDefault="00751412" w:rsidP="007514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 = load(</w:t>
      </w:r>
      <w:r w:rsidR="006161C0">
        <w:rPr>
          <w:rFonts w:ascii="Consolas" w:eastAsia="Times New Roman" w:hAnsi="Consolas" w:cs="Calibri"/>
          <w:color w:val="A709F5"/>
          <w:sz w:val="20"/>
          <w:szCs w:val="20"/>
        </w:rPr>
        <w:t>‘</w:t>
      </w:r>
      <w:r w:rsidRPr="00591686">
        <w:rPr>
          <w:rFonts w:ascii="Consolas" w:eastAsia="Times New Roman" w:hAnsi="Consolas" w:cs="Calibri"/>
          <w:color w:val="A709F5"/>
          <w:sz w:val="20"/>
          <w:szCs w:val="20"/>
        </w:rPr>
        <w:t>MayData1D.mat</w:t>
      </w:r>
      <w:r w:rsidR="006161C0">
        <w:rPr>
          <w:rFonts w:ascii="Consolas" w:eastAsia="Times New Roman" w:hAnsi="Consolas" w:cs="Calibri"/>
          <w:color w:val="A709F5"/>
          <w:sz w:val="20"/>
          <w:szCs w:val="20"/>
        </w:rPr>
        <w:t>’</w:t>
      </w:r>
      <w:r w:rsidRPr="00591686">
        <w:rPr>
          <w:rFonts w:ascii="Consolas" w:eastAsia="Times New Roman" w:hAnsi="Consolas" w:cs="Calibri"/>
          <w:sz w:val="20"/>
          <w:szCs w:val="20"/>
        </w:rPr>
        <w:t>);</w:t>
      </w:r>
    </w:p>
    <w:p w14:paraId="15F08836" w14:textId="24763862" w:rsidR="00751412" w:rsidRPr="00591686" w:rsidRDefault="00751412" w:rsidP="007514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data = </w:t>
      </w:r>
      <w:proofErr w:type="spellStart"/>
      <w:r w:rsidRPr="00591686">
        <w:rPr>
          <w:rFonts w:ascii="Consolas" w:eastAsia="Times New Roman" w:hAnsi="Consolas" w:cs="Calibri"/>
          <w:sz w:val="20"/>
          <w:szCs w:val="20"/>
        </w:rPr>
        <w:t>S.</w:t>
      </w:r>
      <w:proofErr w:type="gramStart"/>
      <w:r w:rsidRPr="00591686">
        <w:rPr>
          <w:rFonts w:ascii="Consolas" w:eastAsia="Times New Roman" w:hAnsi="Consolas" w:cs="Calibri"/>
          <w:sz w:val="20"/>
          <w:szCs w:val="20"/>
        </w:rPr>
        <w:t>data</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20"/>
          <w:szCs w:val="20"/>
        </w:rPr>
        <w:t>%</w:t>
      </w:r>
      <w:proofErr w:type="gramEnd"/>
      <w:r w:rsidRPr="00591686">
        <w:rPr>
          <w:rFonts w:ascii="Consolas" w:eastAsia="Times New Roman" w:hAnsi="Consolas" w:cs="Calibri"/>
          <w:color w:val="008013"/>
          <w:sz w:val="20"/>
          <w:szCs w:val="20"/>
        </w:rPr>
        <w:t>load the data</w:t>
      </w:r>
    </w:p>
    <w:p w14:paraId="47A644A0" w14:textId="5D72C50A" w:rsidR="00751412" w:rsidRPr="00591686" w:rsidRDefault="00751412" w:rsidP="007514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w:t>
      </w:r>
      <w:r w:rsidR="0033006F">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3006F">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data(</w:t>
      </w:r>
      <w:proofErr w:type="gramEnd"/>
      <w:r w:rsidRPr="00591686">
        <w:rPr>
          <w:rFonts w:ascii="Consolas" w:eastAsia="Times New Roman" w:hAnsi="Consolas" w:cs="Calibri"/>
          <w:sz w:val="20"/>
          <w:szCs w:val="20"/>
        </w:rPr>
        <w:t xml:space="preserve">1:100000); </w:t>
      </w:r>
      <w:r w:rsidRPr="00591686">
        <w:rPr>
          <w:rFonts w:ascii="Consolas" w:eastAsia="Times New Roman" w:hAnsi="Consolas" w:cs="Calibri"/>
          <w:color w:val="008013"/>
          <w:sz w:val="20"/>
          <w:szCs w:val="20"/>
        </w:rPr>
        <w:t xml:space="preserve">%We only use the first third of the dataset </w:t>
      </w:r>
    </w:p>
    <w:p w14:paraId="50A39321" w14:textId="25DC9859" w:rsidR="00751412" w:rsidRPr="00812532" w:rsidRDefault="00751412" w:rsidP="00751412">
      <w:pPr>
        <w:spacing w:after="0" w:line="240" w:lineRule="auto"/>
        <w:rPr>
          <w:rFonts w:ascii="Consolas" w:eastAsia="Times New Roman" w:hAnsi="Consolas" w:cs="Calibri"/>
          <w:sz w:val="20"/>
          <w:szCs w:val="20"/>
          <w:lang w:val="nl-NL"/>
        </w:rPr>
      </w:pPr>
      <w:r w:rsidRPr="00812532">
        <w:rPr>
          <w:rFonts w:ascii="Consolas" w:eastAsia="Times New Roman" w:hAnsi="Consolas" w:cs="Calibri"/>
          <w:sz w:val="20"/>
          <w:szCs w:val="20"/>
          <w:lang w:val="nl-NL"/>
        </w:rPr>
        <w:t>dt</w:t>
      </w:r>
      <w:r w:rsidR="0033006F">
        <w:rPr>
          <w:rFonts w:ascii="Consolas" w:eastAsia="Times New Roman" w:hAnsi="Consolas" w:cs="Calibri"/>
          <w:sz w:val="20"/>
          <w:szCs w:val="20"/>
          <w:lang w:val="nl-NL"/>
        </w:rPr>
        <w:t xml:space="preserve"> </w:t>
      </w:r>
      <w:r w:rsidRPr="00812532">
        <w:rPr>
          <w:rFonts w:ascii="Consolas" w:eastAsia="Times New Roman" w:hAnsi="Consolas" w:cs="Calibri"/>
          <w:sz w:val="20"/>
          <w:szCs w:val="20"/>
          <w:lang w:val="nl-NL"/>
        </w:rPr>
        <w:t>=</w:t>
      </w:r>
      <w:r w:rsidR="0033006F">
        <w:rPr>
          <w:rFonts w:ascii="Consolas" w:eastAsia="Times New Roman" w:hAnsi="Consolas" w:cs="Calibri"/>
          <w:sz w:val="20"/>
          <w:szCs w:val="20"/>
          <w:lang w:val="nl-NL"/>
        </w:rPr>
        <w:t xml:space="preserve"> </w:t>
      </w:r>
      <w:r w:rsidRPr="00812532">
        <w:rPr>
          <w:rFonts w:ascii="Consolas" w:eastAsia="Times New Roman" w:hAnsi="Consolas" w:cs="Calibri"/>
          <w:sz w:val="20"/>
          <w:szCs w:val="20"/>
          <w:lang w:val="nl-NL"/>
        </w:rPr>
        <w:t>0.01;</w:t>
      </w:r>
    </w:p>
    <w:p w14:paraId="112EFACE" w14:textId="77777777" w:rsidR="006161C0" w:rsidRDefault="00751412" w:rsidP="00751412">
      <w:pPr>
        <w:spacing w:after="0" w:line="240" w:lineRule="auto"/>
        <w:rPr>
          <w:rFonts w:ascii="Consolas" w:eastAsia="Times New Roman" w:hAnsi="Consolas" w:cs="Calibri"/>
          <w:sz w:val="20"/>
          <w:szCs w:val="20"/>
          <w:lang w:val="nl-NL"/>
        </w:rPr>
      </w:pPr>
      <w:r w:rsidRPr="00812532">
        <w:rPr>
          <w:rFonts w:ascii="Consolas" w:eastAsia="Times New Roman" w:hAnsi="Consolas" w:cs="Calibri"/>
          <w:sz w:val="20"/>
          <w:szCs w:val="20"/>
          <w:lang w:val="nl-NL"/>
        </w:rPr>
        <w:t>mu = @(x,par)par(1).*x.*(1-x./par(2))-par(3).*x.^2./(x.^2+par(4).^2);</w:t>
      </w:r>
    </w:p>
    <w:p w14:paraId="2E502D22" w14:textId="50C9C3B4" w:rsidR="00751412" w:rsidRPr="00475C45" w:rsidRDefault="00751412" w:rsidP="00751412">
      <w:pPr>
        <w:spacing w:after="0" w:line="240" w:lineRule="auto"/>
        <w:rPr>
          <w:rFonts w:ascii="Consolas" w:eastAsia="Times New Roman" w:hAnsi="Consolas" w:cs="Calibri"/>
          <w:sz w:val="20"/>
          <w:szCs w:val="20"/>
        </w:rPr>
      </w:pPr>
      <w:r w:rsidRPr="00475C45">
        <w:rPr>
          <w:rFonts w:ascii="Consolas" w:eastAsia="Times New Roman" w:hAnsi="Consolas" w:cs="Calibri"/>
          <w:sz w:val="20"/>
          <w:szCs w:val="20"/>
        </w:rPr>
        <w:t>sigma</w:t>
      </w:r>
      <w:r w:rsidR="0033006F">
        <w:rPr>
          <w:rFonts w:ascii="Consolas" w:eastAsia="Times New Roman" w:hAnsi="Consolas" w:cs="Calibri"/>
          <w:sz w:val="20"/>
          <w:szCs w:val="20"/>
        </w:rPr>
        <w:t xml:space="preserve"> </w:t>
      </w:r>
      <w:r w:rsidRPr="00475C45">
        <w:rPr>
          <w:rFonts w:ascii="Consolas" w:eastAsia="Times New Roman" w:hAnsi="Consolas" w:cs="Calibri"/>
          <w:sz w:val="20"/>
          <w:szCs w:val="20"/>
        </w:rPr>
        <w:t>=</w:t>
      </w:r>
      <w:r w:rsidR="0033006F">
        <w:rPr>
          <w:rFonts w:ascii="Consolas" w:eastAsia="Times New Roman" w:hAnsi="Consolas" w:cs="Calibri"/>
          <w:sz w:val="20"/>
          <w:szCs w:val="20"/>
        </w:rPr>
        <w:t xml:space="preserve"> </w:t>
      </w:r>
      <w:r w:rsidRPr="00475C45">
        <w:rPr>
          <w:rFonts w:ascii="Consolas" w:eastAsia="Times New Roman" w:hAnsi="Consolas" w:cs="Calibri"/>
          <w:sz w:val="20"/>
          <w:szCs w:val="20"/>
        </w:rPr>
        <w:t>@(</w:t>
      </w:r>
      <w:proofErr w:type="spellStart"/>
      <w:proofErr w:type="gramStart"/>
      <w:r w:rsidRPr="00475C45">
        <w:rPr>
          <w:rFonts w:ascii="Consolas" w:eastAsia="Times New Roman" w:hAnsi="Consolas" w:cs="Calibri"/>
          <w:sz w:val="20"/>
          <w:szCs w:val="20"/>
        </w:rPr>
        <w:t>x,par</w:t>
      </w:r>
      <w:proofErr w:type="spellEnd"/>
      <w:proofErr w:type="gramEnd"/>
      <w:r w:rsidRPr="00475C45">
        <w:rPr>
          <w:rFonts w:ascii="Consolas" w:eastAsia="Times New Roman" w:hAnsi="Consolas" w:cs="Calibri"/>
          <w:sz w:val="20"/>
          <w:szCs w:val="20"/>
        </w:rPr>
        <w:t>)par(5);</w:t>
      </w:r>
    </w:p>
    <w:p w14:paraId="54E04A84" w14:textId="77777777" w:rsidR="00751412" w:rsidRPr="005A4318" w:rsidRDefault="00751412" w:rsidP="00751412">
      <w:pPr>
        <w:spacing w:after="0" w:line="240" w:lineRule="auto"/>
        <w:rPr>
          <w:rFonts w:ascii="Consolas" w:eastAsia="Times New Roman" w:hAnsi="Consolas" w:cs="Calibri"/>
          <w:sz w:val="20"/>
          <w:szCs w:val="20"/>
        </w:rPr>
      </w:pPr>
      <w:r w:rsidRPr="00475C45">
        <w:rPr>
          <w:rFonts w:ascii="Consolas" w:eastAsia="Times New Roman" w:hAnsi="Consolas" w:cs="Calibri"/>
          <w:sz w:val="20"/>
          <w:szCs w:val="20"/>
        </w:rPr>
        <w:t xml:space="preserve">result4 = </w:t>
      </w:r>
      <w:proofErr w:type="spellStart"/>
      <w:r w:rsidRPr="00475C45">
        <w:rPr>
          <w:rFonts w:ascii="Consolas" w:eastAsia="Times New Roman" w:hAnsi="Consolas" w:cs="Calibri"/>
          <w:sz w:val="20"/>
          <w:szCs w:val="20"/>
        </w:rPr>
        <w:t>euler_</w:t>
      </w:r>
      <w:proofErr w:type="gramStart"/>
      <w:r w:rsidRPr="00475C45">
        <w:rPr>
          <w:rFonts w:ascii="Consolas" w:eastAsia="Times New Roman" w:hAnsi="Consolas" w:cs="Calibri"/>
          <w:sz w:val="20"/>
          <w:szCs w:val="20"/>
        </w:rPr>
        <w:t>reconstruction</w:t>
      </w:r>
      <w:proofErr w:type="spellEnd"/>
      <w:r w:rsidRPr="00475C45">
        <w:rPr>
          <w:rFonts w:ascii="Consolas" w:eastAsia="Times New Roman" w:hAnsi="Consolas" w:cs="Calibri"/>
          <w:sz w:val="20"/>
          <w:szCs w:val="20"/>
        </w:rPr>
        <w:t>(</w:t>
      </w:r>
      <w:proofErr w:type="gramEnd"/>
      <w:r w:rsidRPr="00475C45">
        <w:rPr>
          <w:rFonts w:ascii="Consolas" w:eastAsia="Times New Roman" w:hAnsi="Consolas" w:cs="Calibri"/>
          <w:sz w:val="20"/>
          <w:szCs w:val="20"/>
        </w:rPr>
        <w:t xml:space="preserve">data, </w:t>
      </w:r>
      <w:proofErr w:type="spellStart"/>
      <w:r w:rsidRPr="00475C45">
        <w:rPr>
          <w:rFonts w:ascii="Consolas" w:eastAsia="Times New Roman" w:hAnsi="Consolas" w:cs="Calibri"/>
          <w:sz w:val="20"/>
          <w:szCs w:val="20"/>
        </w:rPr>
        <w:t>dt</w:t>
      </w:r>
      <w:proofErr w:type="spellEnd"/>
      <w:r w:rsidRPr="00475C45">
        <w:rPr>
          <w:rFonts w:ascii="Consolas" w:eastAsia="Times New Roman" w:hAnsi="Consolas" w:cs="Calibri"/>
          <w:sz w:val="20"/>
          <w:szCs w:val="20"/>
        </w:rPr>
        <w:t xml:space="preserve">, </w:t>
      </w:r>
      <w:r w:rsidRPr="00475C45">
        <w:rPr>
          <w:rFonts w:ascii="Consolas" w:eastAsia="Times New Roman" w:hAnsi="Consolas" w:cs="Calibri"/>
          <w:color w:val="A709F5"/>
          <w:sz w:val="20"/>
          <w:szCs w:val="20"/>
        </w:rPr>
        <w:t>'mu'</w:t>
      </w:r>
      <w:r w:rsidRPr="00475C45">
        <w:rPr>
          <w:rFonts w:ascii="Consolas" w:eastAsia="Times New Roman" w:hAnsi="Consolas" w:cs="Calibri"/>
          <w:sz w:val="20"/>
          <w:szCs w:val="20"/>
        </w:rPr>
        <w:t xml:space="preserve">, mu, </w:t>
      </w:r>
      <w:r w:rsidRPr="00475C45">
        <w:rPr>
          <w:rFonts w:ascii="Consolas" w:eastAsia="Times New Roman" w:hAnsi="Consolas" w:cs="Calibri"/>
          <w:color w:val="A709F5"/>
          <w:sz w:val="20"/>
          <w:szCs w:val="20"/>
        </w:rPr>
        <w:t>'sigma'</w:t>
      </w:r>
      <w:r w:rsidRPr="005A4318">
        <w:rPr>
          <w:rFonts w:ascii="Consolas" w:eastAsia="Times New Roman" w:hAnsi="Consolas" w:cs="Calibri"/>
          <w:sz w:val="20"/>
          <w:szCs w:val="20"/>
        </w:rPr>
        <w:t xml:space="preserve">, sigma, </w:t>
      </w:r>
      <w:r w:rsidRPr="005A4318">
        <w:rPr>
          <w:rFonts w:ascii="Consolas" w:eastAsia="Times New Roman" w:hAnsi="Consolas" w:cs="Calibri"/>
          <w:color w:val="A709F5"/>
          <w:sz w:val="20"/>
          <w:szCs w:val="20"/>
        </w:rPr>
        <w:t>'</w:t>
      </w:r>
      <w:proofErr w:type="spellStart"/>
      <w:r w:rsidRPr="005A4318">
        <w:rPr>
          <w:rFonts w:ascii="Consolas" w:eastAsia="Times New Roman" w:hAnsi="Consolas" w:cs="Calibri"/>
          <w:color w:val="A709F5"/>
          <w:sz w:val="20"/>
          <w:szCs w:val="20"/>
        </w:rPr>
        <w:t>gradient_fun</w:t>
      </w:r>
      <w:proofErr w:type="spellEnd"/>
      <w:r w:rsidRPr="005A4318">
        <w:rPr>
          <w:rFonts w:ascii="Consolas" w:eastAsia="Times New Roman" w:hAnsi="Consolas" w:cs="Calibri"/>
          <w:color w:val="A709F5"/>
          <w:sz w:val="20"/>
          <w:szCs w:val="20"/>
        </w:rPr>
        <w:t>'</w:t>
      </w:r>
      <w:r w:rsidRPr="005A4318">
        <w:rPr>
          <w:rFonts w:ascii="Consolas" w:eastAsia="Times New Roman" w:hAnsi="Consolas" w:cs="Calibri"/>
          <w:sz w:val="20"/>
          <w:szCs w:val="20"/>
        </w:rPr>
        <w:t xml:space="preserve">,  </w:t>
      </w:r>
      <w:proofErr w:type="spellStart"/>
      <w:r w:rsidRPr="005A4318">
        <w:rPr>
          <w:rFonts w:ascii="Consolas" w:eastAsia="Times New Roman" w:hAnsi="Consolas" w:cs="Calibri"/>
          <w:sz w:val="20"/>
          <w:szCs w:val="20"/>
        </w:rPr>
        <w:t>eulergrad</w:t>
      </w:r>
      <w:proofErr w:type="spellEnd"/>
      <w:r w:rsidRPr="005A4318">
        <w:rPr>
          <w:rFonts w:ascii="Consolas" w:eastAsia="Times New Roman" w:hAnsi="Consolas" w:cs="Calibri"/>
          <w:sz w:val="20"/>
          <w:szCs w:val="20"/>
        </w:rPr>
        <w:t xml:space="preserve">(mu, sigma), </w:t>
      </w:r>
      <w:r w:rsidRPr="005A4318">
        <w:rPr>
          <w:rFonts w:ascii="Consolas" w:eastAsia="Times New Roman" w:hAnsi="Consolas" w:cs="Calibri"/>
          <w:color w:val="0E00FF"/>
          <w:sz w:val="20"/>
          <w:szCs w:val="20"/>
        </w:rPr>
        <w:t>...</w:t>
      </w:r>
    </w:p>
    <w:p w14:paraId="3B9789A3" w14:textId="399E691C" w:rsidR="00751412" w:rsidRPr="005A4318" w:rsidRDefault="00751412" w:rsidP="003A7AB1">
      <w:pPr>
        <w:spacing w:line="240" w:lineRule="auto"/>
        <w:rPr>
          <w:rFonts w:ascii="Consolas" w:eastAsia="Times New Roman" w:hAnsi="Consolas" w:cs="Calibri"/>
          <w:sz w:val="20"/>
          <w:szCs w:val="20"/>
        </w:rPr>
      </w:pPr>
      <w:r w:rsidRPr="005A4318">
        <w:rPr>
          <w:rFonts w:ascii="Consolas" w:eastAsia="Times New Roman" w:hAnsi="Consolas" w:cs="Calibri"/>
          <w:sz w:val="20"/>
          <w:szCs w:val="20"/>
        </w:rPr>
        <w:t xml:space="preserve">    </w:t>
      </w:r>
      <w:r w:rsidRPr="005A4318">
        <w:rPr>
          <w:rFonts w:ascii="Consolas" w:eastAsia="Times New Roman" w:hAnsi="Consolas" w:cs="Calibri"/>
          <w:color w:val="A709F5"/>
          <w:sz w:val="20"/>
          <w:szCs w:val="20"/>
        </w:rPr>
        <w:t>'</w:t>
      </w:r>
      <w:proofErr w:type="spellStart"/>
      <w:r w:rsidRPr="005A4318">
        <w:rPr>
          <w:rFonts w:ascii="Consolas" w:eastAsia="Times New Roman" w:hAnsi="Consolas" w:cs="Calibri"/>
          <w:color w:val="A709F5"/>
          <w:sz w:val="20"/>
          <w:szCs w:val="20"/>
        </w:rPr>
        <w:t>lb</w:t>
      </w:r>
      <w:proofErr w:type="spellEnd"/>
      <w:r w:rsidRPr="005A4318">
        <w:rPr>
          <w:rFonts w:ascii="Consolas" w:eastAsia="Times New Roman" w:hAnsi="Consolas" w:cs="Calibri"/>
          <w:color w:val="A709F5"/>
          <w:sz w:val="20"/>
          <w:szCs w:val="20"/>
        </w:rPr>
        <w:t>'</w:t>
      </w:r>
      <w:r w:rsidRPr="005A4318">
        <w:rPr>
          <w:rFonts w:ascii="Consolas" w:eastAsia="Times New Roman" w:hAnsi="Consolas" w:cs="Calibri"/>
          <w:sz w:val="20"/>
          <w:szCs w:val="20"/>
        </w:rPr>
        <w:t xml:space="preserve">, </w:t>
      </w:r>
      <w:proofErr w:type="gramStart"/>
      <w:r w:rsidRPr="005A4318">
        <w:rPr>
          <w:rFonts w:ascii="Consolas" w:eastAsia="Times New Roman" w:hAnsi="Consolas" w:cs="Calibri"/>
          <w:sz w:val="20"/>
          <w:szCs w:val="20"/>
        </w:rPr>
        <w:t>zeros(</w:t>
      </w:r>
      <w:proofErr w:type="gramEnd"/>
      <w:r w:rsidRPr="005A4318">
        <w:rPr>
          <w:rFonts w:ascii="Consolas" w:eastAsia="Times New Roman" w:hAnsi="Consolas" w:cs="Calibri"/>
          <w:sz w:val="20"/>
          <w:szCs w:val="20"/>
        </w:rPr>
        <w:t xml:space="preserve">1,5)+eps, </w:t>
      </w:r>
      <w:r w:rsidRPr="005A4318">
        <w:rPr>
          <w:rFonts w:ascii="Consolas" w:eastAsia="Times New Roman" w:hAnsi="Consolas" w:cs="Calibri"/>
          <w:color w:val="A709F5"/>
          <w:sz w:val="20"/>
          <w:szCs w:val="20"/>
        </w:rPr>
        <w:t>'</w:t>
      </w:r>
      <w:proofErr w:type="spellStart"/>
      <w:r w:rsidRPr="005A4318">
        <w:rPr>
          <w:rFonts w:ascii="Consolas" w:eastAsia="Times New Roman" w:hAnsi="Consolas" w:cs="Calibri"/>
          <w:color w:val="A709F5"/>
          <w:sz w:val="20"/>
          <w:szCs w:val="20"/>
        </w:rPr>
        <w:t>ub</w:t>
      </w:r>
      <w:proofErr w:type="spellEnd"/>
      <w:r w:rsidRPr="005A4318">
        <w:rPr>
          <w:rFonts w:ascii="Consolas" w:eastAsia="Times New Roman" w:hAnsi="Consolas" w:cs="Calibri"/>
          <w:color w:val="A709F5"/>
          <w:sz w:val="20"/>
          <w:szCs w:val="20"/>
        </w:rPr>
        <w:t>'</w:t>
      </w:r>
      <w:r w:rsidRPr="005A4318">
        <w:rPr>
          <w:rFonts w:ascii="Consolas" w:eastAsia="Times New Roman" w:hAnsi="Consolas" w:cs="Calibri"/>
          <w:sz w:val="20"/>
          <w:szCs w:val="20"/>
        </w:rPr>
        <w:t>, 15.*ones(1,5),</w:t>
      </w:r>
      <w:r w:rsidRPr="005A4318">
        <w:rPr>
          <w:rFonts w:ascii="Consolas" w:eastAsia="Times New Roman" w:hAnsi="Consolas" w:cs="Calibri"/>
          <w:color w:val="A709F5"/>
          <w:sz w:val="20"/>
          <w:szCs w:val="20"/>
        </w:rPr>
        <w:t>'</w:t>
      </w:r>
      <w:proofErr w:type="spellStart"/>
      <w:r w:rsidRPr="005A4318">
        <w:rPr>
          <w:rFonts w:ascii="Consolas" w:eastAsia="Times New Roman" w:hAnsi="Consolas" w:cs="Calibri"/>
          <w:color w:val="A709F5"/>
          <w:sz w:val="20"/>
          <w:szCs w:val="20"/>
        </w:rPr>
        <w:t>useparallel</w:t>
      </w:r>
      <w:proofErr w:type="spellEnd"/>
      <w:r w:rsidRPr="005A4318">
        <w:rPr>
          <w:rFonts w:ascii="Consolas" w:eastAsia="Times New Roman" w:hAnsi="Consolas" w:cs="Calibri"/>
          <w:color w:val="A709F5"/>
          <w:sz w:val="20"/>
          <w:szCs w:val="20"/>
        </w:rPr>
        <w:t>'</w:t>
      </w:r>
      <w:r w:rsidRPr="005A4318">
        <w:rPr>
          <w:rFonts w:ascii="Consolas" w:eastAsia="Times New Roman" w:hAnsi="Consolas" w:cs="Calibri"/>
          <w:sz w:val="20"/>
          <w:szCs w:val="20"/>
        </w:rPr>
        <w:t>,true,</w:t>
      </w:r>
      <w:r w:rsidRPr="005A4318">
        <w:rPr>
          <w:rFonts w:ascii="Consolas" w:eastAsia="Times New Roman" w:hAnsi="Consolas" w:cs="Calibri"/>
          <w:color w:val="A709F5"/>
          <w:sz w:val="20"/>
          <w:szCs w:val="20"/>
        </w:rPr>
        <w:t>'</w:t>
      </w:r>
      <w:proofErr w:type="spellStart"/>
      <w:r w:rsidRPr="005A4318">
        <w:rPr>
          <w:rFonts w:ascii="Consolas" w:eastAsia="Times New Roman" w:hAnsi="Consolas" w:cs="Calibri"/>
          <w:color w:val="A709F5"/>
          <w:sz w:val="20"/>
          <w:szCs w:val="20"/>
        </w:rPr>
        <w:t>search_agents</w:t>
      </w:r>
      <w:proofErr w:type="spellEnd"/>
      <w:r w:rsidRPr="005A4318">
        <w:rPr>
          <w:rFonts w:ascii="Consolas" w:eastAsia="Times New Roman" w:hAnsi="Consolas" w:cs="Calibri"/>
          <w:color w:val="A709F5"/>
          <w:sz w:val="20"/>
          <w:szCs w:val="20"/>
        </w:rPr>
        <w:t>'</w:t>
      </w:r>
      <w:r w:rsidRPr="005A4318">
        <w:rPr>
          <w:rFonts w:ascii="Consolas" w:eastAsia="Times New Roman" w:hAnsi="Consolas" w:cs="Calibri"/>
          <w:sz w:val="20"/>
          <w:szCs w:val="20"/>
        </w:rPr>
        <w:t>, 5);</w:t>
      </w:r>
    </w:p>
    <w:p w14:paraId="228FE46E" w14:textId="77777777" w:rsidR="000C33D4" w:rsidRPr="00591686" w:rsidRDefault="000C33D4" w:rsidP="003A7AB1">
      <w:pPr>
        <w:jc w:val="both"/>
        <w:rPr>
          <w:rFonts w:ascii="Consolas" w:hAnsi="Consolas" w:cs="Times New Roman"/>
          <w:sz w:val="20"/>
          <w:szCs w:val="20"/>
        </w:rPr>
      </w:pPr>
      <w:r w:rsidRPr="00591686">
        <w:rPr>
          <w:rFonts w:ascii="Times New Roman" w:hAnsi="Times New Roman" w:cs="Times New Roman"/>
          <w:sz w:val="20"/>
          <w:szCs w:val="20"/>
        </w:rPr>
        <w:t xml:space="preserve">and, you get </w:t>
      </w:r>
    </w:p>
    <w:p w14:paraId="4946B493"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w:t>
      </w:r>
      <w:proofErr w:type="gramStart"/>
      <w:r w:rsidRPr="00591686">
        <w:rPr>
          <w:rFonts w:ascii="Consolas" w:eastAsia="Times New Roman" w:hAnsi="Consolas" w:cs="Calibri"/>
          <w:sz w:val="20"/>
          <w:szCs w:val="20"/>
        </w:rPr>
        <w:t>parameters :</w:t>
      </w:r>
      <w:proofErr w:type="gramEnd"/>
      <w:r w:rsidRPr="00591686">
        <w:rPr>
          <w:rFonts w:ascii="Consolas" w:eastAsia="Times New Roman" w:hAnsi="Consolas" w:cs="Calibri"/>
          <w:sz w:val="20"/>
          <w:szCs w:val="20"/>
        </w:rPr>
        <w:t xml:space="preserve"> </w:t>
      </w:r>
    </w:p>
    <w:p w14:paraId="388A586C"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1.1805      9.8416      3.1242      1.5279     0.39972</w:t>
      </w:r>
    </w:p>
    <w:p w14:paraId="2E6F0C17" w14:textId="0F0D51FE" w:rsidR="000C33D4" w:rsidRPr="00591686" w:rsidRDefault="000C33D4" w:rsidP="003A7AB1">
      <w:pPr>
        <w:spacing w:line="240" w:lineRule="auto"/>
        <w:rPr>
          <w:rFonts w:ascii="Consolas" w:eastAsia="Times New Roman" w:hAnsi="Consolas" w:cs="Calibri"/>
          <w:b/>
          <w:bCs/>
          <w:sz w:val="20"/>
          <w:szCs w:val="20"/>
        </w:rPr>
      </w:pPr>
      <w:r w:rsidRPr="00591686">
        <w:rPr>
          <w:rFonts w:ascii="Consolas" w:eastAsia="Times New Roman" w:hAnsi="Consolas" w:cs="Calibri"/>
          <w:sz w:val="20"/>
          <w:szCs w:val="20"/>
        </w:rPr>
        <w:t>- sum of log-likelihoods</w:t>
      </w:r>
      <w:proofErr w:type="gramStart"/>
      <w:r w:rsidRPr="00591686">
        <w:rPr>
          <w:rFonts w:ascii="Consolas" w:eastAsia="Times New Roman" w:hAnsi="Consolas" w:cs="Calibri"/>
          <w:sz w:val="20"/>
          <w:szCs w:val="20"/>
        </w:rPr>
        <w:t>) :</w:t>
      </w:r>
      <w:proofErr w:type="gramEnd"/>
      <w:r w:rsidRPr="00591686">
        <w:rPr>
          <w:rFonts w:ascii="Consolas" w:eastAsia="Times New Roman" w:hAnsi="Consolas" w:cs="Calibri"/>
          <w:sz w:val="20"/>
          <w:szCs w:val="20"/>
        </w:rPr>
        <w:t xml:space="preserve"> </w:t>
      </w:r>
      <w:r w:rsidRPr="00591686">
        <w:rPr>
          <w:rFonts w:ascii="Consolas" w:eastAsia="Times New Roman" w:hAnsi="Consolas" w:cs="Calibri"/>
          <w:b/>
          <w:bCs/>
          <w:sz w:val="20"/>
          <w:szCs w:val="20"/>
        </w:rPr>
        <w:t>-180062.6377</w:t>
      </w:r>
    </w:p>
    <w:p w14:paraId="38F55CBC" w14:textId="27F025E8" w:rsidR="00526022" w:rsidRPr="00591686" w:rsidRDefault="000C33D4" w:rsidP="003A7AB1">
      <w:pPr>
        <w:jc w:val="both"/>
        <w:rPr>
          <w:rFonts w:ascii="Times New Roman" w:hAnsi="Times New Roman" w:cs="Times New Roman"/>
          <w:sz w:val="20"/>
          <w:szCs w:val="20"/>
        </w:rPr>
      </w:pPr>
      <w:r w:rsidRPr="00591686">
        <w:rPr>
          <w:rFonts w:ascii="Times New Roman" w:hAnsi="Times New Roman" w:cs="Times New Roman"/>
          <w:sz w:val="20"/>
          <w:szCs w:val="20"/>
        </w:rPr>
        <w:t>This is a nonlinear model</w:t>
      </w:r>
      <w:r w:rsidR="004C673E" w:rsidRPr="00591686">
        <w:rPr>
          <w:rFonts w:ascii="Times New Roman" w:hAnsi="Times New Roman" w:cs="Times New Roman"/>
          <w:sz w:val="20"/>
          <w:szCs w:val="20"/>
        </w:rPr>
        <w:t>, making it more challenging to solve</w:t>
      </w:r>
      <w:r w:rsidR="00F80F8D">
        <w:rPr>
          <w:rFonts w:ascii="Times New Roman" w:hAnsi="Times New Roman" w:cs="Times New Roman"/>
          <w:sz w:val="20"/>
          <w:szCs w:val="20"/>
        </w:rPr>
        <w:t xml:space="preserve"> the underlying optimization</w:t>
      </w:r>
      <w:r w:rsidR="004C673E" w:rsidRPr="00591686">
        <w:rPr>
          <w:rFonts w:ascii="Times New Roman" w:hAnsi="Times New Roman" w:cs="Times New Roman"/>
          <w:sz w:val="20"/>
          <w:szCs w:val="20"/>
        </w:rPr>
        <w:t xml:space="preserve"> </w:t>
      </w:r>
      <w:r w:rsidR="00761EA3">
        <w:rPr>
          <w:rFonts w:ascii="Times New Roman" w:hAnsi="Times New Roman" w:cs="Times New Roman"/>
          <w:sz w:val="20"/>
          <w:szCs w:val="20"/>
        </w:rPr>
        <w:t xml:space="preserve">problem </w:t>
      </w:r>
      <w:r w:rsidR="004C673E" w:rsidRPr="00591686">
        <w:rPr>
          <w:rFonts w:ascii="Times New Roman" w:hAnsi="Times New Roman" w:cs="Times New Roman"/>
          <w:sz w:val="20"/>
          <w:szCs w:val="20"/>
        </w:rPr>
        <w:t>due to the presence of multiple local minima</w:t>
      </w:r>
      <w:r w:rsidR="002A7F3C" w:rsidRPr="00591686">
        <w:rPr>
          <w:rFonts w:ascii="Times New Roman" w:hAnsi="Times New Roman" w:cs="Times New Roman"/>
          <w:sz w:val="20"/>
          <w:szCs w:val="20"/>
        </w:rPr>
        <w:t>.</w:t>
      </w:r>
      <w:r w:rsidR="00526022" w:rsidRPr="00591686">
        <w:rPr>
          <w:rFonts w:ascii="Times New Roman" w:hAnsi="Times New Roman" w:cs="Times New Roman"/>
          <w:sz w:val="20"/>
          <w:szCs w:val="20"/>
        </w:rPr>
        <w:t xml:space="preserve"> When dealing with nonlinear </w:t>
      </w:r>
      <w:r w:rsidR="00D97243">
        <w:rPr>
          <w:rFonts w:ascii="Times New Roman" w:hAnsi="Times New Roman" w:cs="Times New Roman"/>
          <w:sz w:val="20"/>
          <w:szCs w:val="20"/>
        </w:rPr>
        <w:t>model</w:t>
      </w:r>
      <w:r w:rsidR="00526022" w:rsidRPr="00591686">
        <w:rPr>
          <w:rFonts w:ascii="Times New Roman" w:hAnsi="Times New Roman" w:cs="Times New Roman"/>
          <w:sz w:val="20"/>
          <w:szCs w:val="20"/>
        </w:rPr>
        <w:t xml:space="preserve">, we recommend using the name value pairs </w:t>
      </w:r>
      <w:r w:rsidR="00526022" w:rsidRPr="00591686">
        <w:rPr>
          <w:rFonts w:ascii="Consolas" w:eastAsia="Times New Roman" w:hAnsi="Consolas" w:cs="Times New Roman"/>
          <w:sz w:val="20"/>
          <w:szCs w:val="20"/>
        </w:rPr>
        <w:t>'</w:t>
      </w:r>
      <w:proofErr w:type="spellStart"/>
      <w:r w:rsidR="00526022" w:rsidRPr="00591686">
        <w:rPr>
          <w:rFonts w:ascii="Consolas" w:eastAsia="Times New Roman" w:hAnsi="Consolas" w:cs="Times New Roman"/>
          <w:sz w:val="20"/>
          <w:szCs w:val="20"/>
        </w:rPr>
        <w:t>gradient_fun</w:t>
      </w:r>
      <w:proofErr w:type="spellEnd"/>
      <w:r w:rsidR="003E2641" w:rsidRPr="00591686">
        <w:rPr>
          <w:rFonts w:ascii="Consolas" w:eastAsia="Times New Roman" w:hAnsi="Consolas" w:cs="Times New Roman"/>
          <w:sz w:val="20"/>
          <w:szCs w:val="20"/>
        </w:rPr>
        <w:t>'</w:t>
      </w:r>
      <w:r w:rsidR="003E2641" w:rsidRPr="00591686">
        <w:rPr>
          <w:rFonts w:ascii="Times New Roman" w:hAnsi="Times New Roman" w:cs="Times New Roman"/>
          <w:sz w:val="20"/>
          <w:szCs w:val="20"/>
        </w:rPr>
        <w:t xml:space="preserve"> to mitigate the risk of stagnation. Stagnation occurs when the optimization process gets stuck in a solution, which may not even be a local minimum (for instance, </w:t>
      </w:r>
      <w:r w:rsidR="00CA13F1">
        <w:rPr>
          <w:rFonts w:ascii="Times New Roman" w:hAnsi="Times New Roman" w:cs="Times New Roman"/>
          <w:sz w:val="20"/>
          <w:szCs w:val="20"/>
        </w:rPr>
        <w:t xml:space="preserve">this can occur </w:t>
      </w:r>
      <w:r w:rsidR="003E2641" w:rsidRPr="00591686">
        <w:rPr>
          <w:rFonts w:ascii="Times New Roman" w:hAnsi="Times New Roman" w:cs="Times New Roman"/>
          <w:sz w:val="20"/>
          <w:szCs w:val="20"/>
        </w:rPr>
        <w:t>when the objective function is very flat). In such situations the code may continue for a long time, requiring manual intervention to stop and restart. To aid in identifying stagnation, dialog box is essential, allowing users to monitor the optimization process and stop it whenever it progresses slowly. In this example, the searching region</w:t>
      </w:r>
      <w:r w:rsidR="002D42BE">
        <w:rPr>
          <w:rFonts w:ascii="Times New Roman" w:hAnsi="Times New Roman" w:cs="Times New Roman"/>
          <w:sz w:val="20"/>
          <w:szCs w:val="20"/>
        </w:rPr>
        <w:t xml:space="preserve"> of parameters</w:t>
      </w:r>
      <w:r w:rsidR="003E2641" w:rsidRPr="00591686">
        <w:rPr>
          <w:rFonts w:ascii="Times New Roman" w:hAnsi="Times New Roman" w:cs="Times New Roman"/>
          <w:sz w:val="20"/>
          <w:szCs w:val="20"/>
        </w:rPr>
        <w:t xml:space="preserve"> is chosen to be a cube in the positive </w:t>
      </w:r>
      <w:proofErr w:type="spellStart"/>
      <w:r w:rsidR="003E2641" w:rsidRPr="00591686">
        <w:rPr>
          <w:rFonts w:ascii="Times New Roman" w:hAnsi="Times New Roman" w:cs="Times New Roman"/>
          <w:sz w:val="20"/>
          <w:szCs w:val="20"/>
        </w:rPr>
        <w:t>orthant</w:t>
      </w:r>
      <w:proofErr w:type="spellEnd"/>
      <w:r w:rsidR="00927ECE">
        <w:rPr>
          <w:rFonts w:ascii="Times New Roman" w:hAnsi="Times New Roman" w:cs="Times New Roman"/>
          <w:sz w:val="20"/>
          <w:szCs w:val="20"/>
        </w:rPr>
        <w:t xml:space="preserve"> (i.e., all parameters are positive)</w:t>
      </w:r>
      <w:r w:rsidR="003E2641" w:rsidRPr="00591686">
        <w:rPr>
          <w:rFonts w:ascii="Times New Roman" w:hAnsi="Times New Roman" w:cs="Times New Roman"/>
          <w:sz w:val="20"/>
          <w:szCs w:val="20"/>
        </w:rPr>
        <w:t xml:space="preserve"> with sides of </w:t>
      </w:r>
      <w:r w:rsidR="003E2641" w:rsidRPr="00591686">
        <w:rPr>
          <w:rFonts w:ascii="Consolas" w:eastAsia="Times New Roman" w:hAnsi="Consolas" w:cs="Times New Roman"/>
          <w:sz w:val="20"/>
          <w:szCs w:val="20"/>
        </w:rPr>
        <w:t>15</w:t>
      </w:r>
      <w:r w:rsidR="003E2641" w:rsidRPr="00591686">
        <w:rPr>
          <w:rFonts w:ascii="Times New Roman" w:hAnsi="Times New Roman" w:cs="Times New Roman"/>
          <w:sz w:val="20"/>
          <w:szCs w:val="20"/>
        </w:rPr>
        <w:t>. Increasing the size of searching region rises</w:t>
      </w:r>
      <w:r w:rsidR="001C0688" w:rsidRPr="00591686">
        <w:rPr>
          <w:rFonts w:ascii="Times New Roman" w:hAnsi="Times New Roman" w:cs="Times New Roman"/>
          <w:sz w:val="20"/>
          <w:szCs w:val="20"/>
        </w:rPr>
        <w:t xml:space="preserve"> the risk of stagnation. How can we determine an appropriate search region a priori</w:t>
      </w:r>
      <w:r w:rsidR="000C7411">
        <w:rPr>
          <w:rFonts w:ascii="Times New Roman" w:hAnsi="Times New Roman" w:cs="Times New Roman"/>
          <w:sz w:val="20"/>
          <w:szCs w:val="20"/>
        </w:rPr>
        <w:t xml:space="preserve"> then</w:t>
      </w:r>
      <w:r w:rsidR="001C0688" w:rsidRPr="00591686">
        <w:rPr>
          <w:rFonts w:ascii="Times New Roman" w:hAnsi="Times New Roman" w:cs="Times New Roman"/>
          <w:sz w:val="20"/>
          <w:szCs w:val="20"/>
        </w:rPr>
        <w:t>? Here are several considerations:</w:t>
      </w:r>
    </w:p>
    <w:p w14:paraId="3AD30EF2" w14:textId="5C8D4AAE" w:rsidR="001C0688" w:rsidRPr="00591686" w:rsidRDefault="001C0688" w:rsidP="001C0688">
      <w:pPr>
        <w:pStyle w:val="ListParagraph"/>
        <w:numPr>
          <w:ilvl w:val="0"/>
          <w:numId w:val="5"/>
        </w:numPr>
        <w:jc w:val="both"/>
        <w:rPr>
          <w:rFonts w:ascii="Times New Roman" w:hAnsi="Times New Roman" w:cs="Times New Roman"/>
          <w:sz w:val="20"/>
          <w:szCs w:val="20"/>
        </w:rPr>
      </w:pPr>
      <w:r w:rsidRPr="00591686">
        <w:rPr>
          <w:rFonts w:ascii="Times New Roman" w:hAnsi="Times New Roman" w:cs="Times New Roman"/>
          <w:sz w:val="20"/>
          <w:szCs w:val="20"/>
        </w:rPr>
        <w:t xml:space="preserve">Utilize the </w:t>
      </w:r>
      <w:proofErr w:type="spellStart"/>
      <w:r w:rsidRPr="00591686">
        <w:rPr>
          <w:rFonts w:ascii="Consolas" w:eastAsia="Times New Roman" w:hAnsi="Consolas" w:cs="Times New Roman"/>
          <w:color w:val="000000" w:themeColor="text1"/>
          <w:sz w:val="20"/>
          <w:szCs w:val="20"/>
        </w:rPr>
        <w:t>fmincon</w:t>
      </w:r>
      <w:proofErr w:type="spellEnd"/>
      <w:r w:rsidRPr="00591686">
        <w:rPr>
          <w:rFonts w:ascii="Times New Roman" w:hAnsi="Times New Roman" w:cs="Times New Roman"/>
          <w:sz w:val="20"/>
          <w:szCs w:val="20"/>
        </w:rPr>
        <w:t xml:space="preserve"> solver, which is the default solve</w:t>
      </w:r>
      <w:r w:rsidR="00444DF6" w:rsidRPr="00591686">
        <w:rPr>
          <w:rFonts w:ascii="Times New Roman" w:hAnsi="Times New Roman" w:cs="Times New Roman"/>
          <w:sz w:val="20"/>
          <w:szCs w:val="20"/>
        </w:rPr>
        <w:t>r</w:t>
      </w:r>
      <w:r w:rsidRPr="00591686">
        <w:rPr>
          <w:rFonts w:ascii="Times New Roman" w:hAnsi="Times New Roman" w:cs="Times New Roman"/>
          <w:sz w:val="20"/>
          <w:szCs w:val="20"/>
        </w:rPr>
        <w:t xml:space="preserve"> and </w:t>
      </w:r>
      <w:r w:rsidR="00805A0B" w:rsidRPr="00591686">
        <w:rPr>
          <w:rFonts w:ascii="Times New Roman" w:hAnsi="Times New Roman" w:cs="Times New Roman"/>
          <w:sz w:val="20"/>
          <w:szCs w:val="20"/>
        </w:rPr>
        <w:t>is fast</w:t>
      </w:r>
      <w:r w:rsidRPr="00591686">
        <w:rPr>
          <w:rFonts w:ascii="Times New Roman" w:hAnsi="Times New Roman" w:cs="Times New Roman"/>
          <w:sz w:val="20"/>
          <w:szCs w:val="20"/>
        </w:rPr>
        <w:t xml:space="preserve">. Even if </w:t>
      </w:r>
      <w:proofErr w:type="spellStart"/>
      <w:r w:rsidRPr="00591686">
        <w:rPr>
          <w:rFonts w:ascii="Consolas" w:eastAsia="Times New Roman" w:hAnsi="Consolas" w:cs="Times New Roman"/>
          <w:color w:val="000000" w:themeColor="text1"/>
          <w:sz w:val="20"/>
          <w:szCs w:val="20"/>
        </w:rPr>
        <w:t>fmincon</w:t>
      </w:r>
      <w:proofErr w:type="spellEnd"/>
      <w:r w:rsidRPr="00591686">
        <w:rPr>
          <w:rFonts w:ascii="Times New Roman" w:hAnsi="Times New Roman" w:cs="Times New Roman"/>
          <w:sz w:val="20"/>
          <w:szCs w:val="20"/>
        </w:rPr>
        <w:t xml:space="preserve"> fails to converge to the true solution, it provides valuable insights into the approximate search region to explore.</w:t>
      </w:r>
    </w:p>
    <w:p w14:paraId="53327D8F" w14:textId="240FD6AC" w:rsidR="001C0688" w:rsidRPr="00591686" w:rsidRDefault="001C0688" w:rsidP="001C0688">
      <w:pPr>
        <w:pStyle w:val="ListParagraph"/>
        <w:numPr>
          <w:ilvl w:val="0"/>
          <w:numId w:val="5"/>
        </w:numPr>
        <w:jc w:val="both"/>
        <w:rPr>
          <w:rFonts w:ascii="Times New Roman" w:hAnsi="Times New Roman" w:cs="Times New Roman"/>
          <w:sz w:val="20"/>
          <w:szCs w:val="20"/>
        </w:rPr>
      </w:pPr>
      <w:r w:rsidRPr="00591686">
        <w:rPr>
          <w:rFonts w:ascii="Times New Roman" w:hAnsi="Times New Roman" w:cs="Times New Roman"/>
          <w:sz w:val="20"/>
          <w:szCs w:val="20"/>
        </w:rPr>
        <w:t xml:space="preserve">Consider using </w:t>
      </w:r>
      <w:r w:rsidR="00751F82">
        <w:rPr>
          <w:rFonts w:ascii="Times New Roman" w:hAnsi="Times New Roman" w:cs="Times New Roman"/>
          <w:sz w:val="20"/>
          <w:szCs w:val="20"/>
        </w:rPr>
        <w:t xml:space="preserve">the </w:t>
      </w:r>
      <w:r w:rsidRPr="00591686">
        <w:rPr>
          <w:rFonts w:ascii="Times New Roman" w:hAnsi="Times New Roman" w:cs="Times New Roman"/>
          <w:sz w:val="20"/>
          <w:szCs w:val="20"/>
        </w:rPr>
        <w:t xml:space="preserve">global solver </w:t>
      </w:r>
      <w:proofErr w:type="spellStart"/>
      <w:r w:rsidRPr="00591686">
        <w:rPr>
          <w:rFonts w:ascii="Consolas" w:eastAsia="Times New Roman" w:hAnsi="Consolas" w:cs="Times New Roman"/>
          <w:color w:val="000000" w:themeColor="text1"/>
          <w:sz w:val="20"/>
          <w:szCs w:val="20"/>
        </w:rPr>
        <w:t>gwo</w:t>
      </w:r>
      <w:proofErr w:type="spellEnd"/>
      <w:r w:rsidRPr="00591686">
        <w:rPr>
          <w:rFonts w:ascii="Times New Roman" w:hAnsi="Times New Roman" w:cs="Times New Roman"/>
          <w:sz w:val="20"/>
          <w:szCs w:val="20"/>
        </w:rPr>
        <w:t xml:space="preserve">, although it may not be as fast. Initially, apply </w:t>
      </w:r>
      <w:proofErr w:type="spellStart"/>
      <w:r w:rsidRPr="00591686">
        <w:rPr>
          <w:rFonts w:ascii="Consolas" w:eastAsia="Times New Roman" w:hAnsi="Consolas" w:cs="Times New Roman"/>
          <w:color w:val="000000" w:themeColor="text1"/>
          <w:sz w:val="20"/>
          <w:szCs w:val="20"/>
        </w:rPr>
        <w:t>gwo</w:t>
      </w:r>
      <w:proofErr w:type="spellEnd"/>
      <w:r w:rsidRPr="00591686">
        <w:rPr>
          <w:rFonts w:ascii="Times New Roman" w:hAnsi="Times New Roman" w:cs="Times New Roman"/>
          <w:sz w:val="20"/>
          <w:szCs w:val="20"/>
        </w:rPr>
        <w:t xml:space="preserve"> to a large search region with a significant number of </w:t>
      </w:r>
      <w:proofErr w:type="spellStart"/>
      <w:r w:rsidRPr="00591686">
        <w:rPr>
          <w:rFonts w:ascii="Consolas" w:eastAsia="Times New Roman" w:hAnsi="Consolas" w:cs="Calibri"/>
          <w:sz w:val="20"/>
          <w:szCs w:val="20"/>
        </w:rPr>
        <w:t>search_agents</w:t>
      </w:r>
      <w:proofErr w:type="spellEnd"/>
      <w:r w:rsidRPr="00591686">
        <w:rPr>
          <w:rFonts w:ascii="Times New Roman" w:hAnsi="Times New Roman" w:cs="Times New Roman"/>
          <w:sz w:val="20"/>
          <w:szCs w:val="20"/>
        </w:rPr>
        <w:t xml:space="preserve"> (e.g., 500) for a brief period to identify a smaller, more appropriate search region</w:t>
      </w:r>
      <w:r w:rsidR="00F47C09" w:rsidRPr="00591686">
        <w:rPr>
          <w:rFonts w:ascii="Times New Roman" w:hAnsi="Times New Roman" w:cs="Times New Roman"/>
          <w:sz w:val="20"/>
          <w:szCs w:val="20"/>
        </w:rPr>
        <w:t>. T</w:t>
      </w:r>
      <w:r w:rsidRPr="00591686">
        <w:rPr>
          <w:rFonts w:ascii="Times New Roman" w:hAnsi="Times New Roman" w:cs="Times New Roman"/>
          <w:sz w:val="20"/>
          <w:szCs w:val="20"/>
        </w:rPr>
        <w:t>his is not</w:t>
      </w:r>
      <w:r w:rsidR="00937CF7" w:rsidRPr="00591686">
        <w:rPr>
          <w:rFonts w:ascii="Times New Roman" w:hAnsi="Times New Roman" w:cs="Times New Roman"/>
          <w:sz w:val="20"/>
          <w:szCs w:val="20"/>
        </w:rPr>
        <w:t xml:space="preserve"> intended</w:t>
      </w:r>
      <w:r w:rsidRPr="00591686">
        <w:rPr>
          <w:rFonts w:ascii="Times New Roman" w:hAnsi="Times New Roman" w:cs="Times New Roman"/>
          <w:sz w:val="20"/>
          <w:szCs w:val="20"/>
        </w:rPr>
        <w:t xml:space="preserve"> to find the true solution, </w:t>
      </w:r>
      <w:r w:rsidR="00937CF7" w:rsidRPr="00591686">
        <w:rPr>
          <w:rFonts w:ascii="Times New Roman" w:hAnsi="Times New Roman" w:cs="Times New Roman"/>
          <w:sz w:val="20"/>
          <w:szCs w:val="20"/>
        </w:rPr>
        <w:t xml:space="preserve">but </w:t>
      </w:r>
      <w:r w:rsidRPr="00591686">
        <w:rPr>
          <w:rFonts w:ascii="Times New Roman" w:hAnsi="Times New Roman" w:cs="Times New Roman"/>
          <w:sz w:val="20"/>
          <w:szCs w:val="20"/>
        </w:rPr>
        <w:t xml:space="preserve">rather to </w:t>
      </w:r>
      <w:r w:rsidR="00937CF7" w:rsidRPr="00591686">
        <w:rPr>
          <w:rFonts w:ascii="Times New Roman" w:hAnsi="Times New Roman" w:cs="Times New Roman"/>
          <w:sz w:val="20"/>
          <w:szCs w:val="20"/>
        </w:rPr>
        <w:t>gain</w:t>
      </w:r>
      <w:r w:rsidRPr="00591686">
        <w:rPr>
          <w:rFonts w:ascii="Times New Roman" w:hAnsi="Times New Roman" w:cs="Times New Roman"/>
          <w:sz w:val="20"/>
          <w:szCs w:val="20"/>
        </w:rPr>
        <w:t xml:space="preserve"> insights</w:t>
      </w:r>
      <w:r w:rsidR="00937CF7" w:rsidRPr="00591686">
        <w:rPr>
          <w:rFonts w:ascii="Times New Roman" w:hAnsi="Times New Roman" w:cs="Times New Roman"/>
          <w:sz w:val="20"/>
          <w:szCs w:val="20"/>
        </w:rPr>
        <w:t xml:space="preserve"> into </w:t>
      </w:r>
      <w:r w:rsidR="000C26FA">
        <w:rPr>
          <w:rFonts w:ascii="Times New Roman" w:hAnsi="Times New Roman" w:cs="Times New Roman"/>
          <w:sz w:val="20"/>
          <w:szCs w:val="20"/>
        </w:rPr>
        <w:t xml:space="preserve">an approximate </w:t>
      </w:r>
      <w:r w:rsidRPr="00591686">
        <w:rPr>
          <w:rFonts w:ascii="Times New Roman" w:hAnsi="Times New Roman" w:cs="Times New Roman"/>
          <w:sz w:val="20"/>
          <w:szCs w:val="20"/>
        </w:rPr>
        <w:t>search region</w:t>
      </w:r>
      <w:r w:rsidR="00937CF7" w:rsidRPr="00591686">
        <w:rPr>
          <w:rFonts w:ascii="Times New Roman" w:hAnsi="Times New Roman" w:cs="Times New Roman"/>
          <w:sz w:val="20"/>
          <w:szCs w:val="20"/>
        </w:rPr>
        <w:t xml:space="preserve"> for </w:t>
      </w:r>
      <w:r w:rsidR="000C26FA">
        <w:rPr>
          <w:rFonts w:ascii="Times New Roman" w:hAnsi="Times New Roman" w:cs="Times New Roman"/>
          <w:sz w:val="20"/>
          <w:szCs w:val="20"/>
        </w:rPr>
        <w:t xml:space="preserve">later </w:t>
      </w:r>
      <w:r w:rsidR="00937CF7" w:rsidRPr="00591686">
        <w:rPr>
          <w:rFonts w:ascii="Times New Roman" w:hAnsi="Times New Roman" w:cs="Times New Roman"/>
          <w:sz w:val="20"/>
          <w:szCs w:val="20"/>
        </w:rPr>
        <w:t>exploration using</w:t>
      </w:r>
      <w:r w:rsidRPr="00591686">
        <w:rPr>
          <w:rFonts w:ascii="Times New Roman" w:hAnsi="Times New Roman" w:cs="Times New Roman"/>
          <w:sz w:val="20"/>
          <w:szCs w:val="20"/>
        </w:rPr>
        <w:t xml:space="preserve"> </w:t>
      </w:r>
      <w:proofErr w:type="spellStart"/>
      <w:r w:rsidRPr="00591686">
        <w:rPr>
          <w:rFonts w:ascii="Consolas" w:eastAsia="Times New Roman" w:hAnsi="Consolas" w:cs="Times New Roman"/>
          <w:color w:val="000000" w:themeColor="text1"/>
          <w:sz w:val="20"/>
          <w:szCs w:val="20"/>
        </w:rPr>
        <w:t>fmincon</w:t>
      </w:r>
      <w:proofErr w:type="spellEnd"/>
      <w:r w:rsidRPr="00591686">
        <w:rPr>
          <w:rFonts w:ascii="Times New Roman" w:hAnsi="Times New Roman" w:cs="Times New Roman"/>
          <w:sz w:val="20"/>
          <w:szCs w:val="20"/>
        </w:rPr>
        <w:t>.</w:t>
      </w:r>
    </w:p>
    <w:p w14:paraId="4DAB1B5E" w14:textId="5DD01906" w:rsidR="009900AD" w:rsidRPr="00591686" w:rsidRDefault="002D4488" w:rsidP="009F08A5">
      <w:pPr>
        <w:pStyle w:val="ListParagraph"/>
        <w:numPr>
          <w:ilvl w:val="0"/>
          <w:numId w:val="5"/>
        </w:numPr>
        <w:autoSpaceDE w:val="0"/>
        <w:autoSpaceDN w:val="0"/>
        <w:adjustRightInd w:val="0"/>
        <w:spacing w:after="0" w:line="240" w:lineRule="auto"/>
        <w:jc w:val="both"/>
        <w:rPr>
          <w:rFonts w:ascii="Times New Roman" w:eastAsiaTheme="minorEastAsia" w:hAnsi="Times New Roman" w:cs="Times New Roman"/>
          <w:i/>
          <w:sz w:val="20"/>
          <w:szCs w:val="20"/>
        </w:rPr>
      </w:pPr>
      <w:r w:rsidRPr="00591686">
        <w:rPr>
          <w:rFonts w:ascii="Times New Roman" w:hAnsi="Times New Roman" w:cs="Times New Roman"/>
          <w:sz w:val="20"/>
          <w:szCs w:val="20"/>
        </w:rPr>
        <w:t>Opt</w:t>
      </w:r>
      <w:r w:rsidR="00F45423" w:rsidRPr="00591686">
        <w:rPr>
          <w:rFonts w:ascii="Times New Roman" w:hAnsi="Times New Roman" w:cs="Times New Roman"/>
          <w:sz w:val="20"/>
          <w:szCs w:val="20"/>
        </w:rPr>
        <w:t>ing</w:t>
      </w:r>
      <w:r w:rsidRPr="00591686">
        <w:rPr>
          <w:rFonts w:ascii="Times New Roman" w:hAnsi="Times New Roman" w:cs="Times New Roman"/>
          <w:sz w:val="20"/>
          <w:szCs w:val="20"/>
        </w:rPr>
        <w:t xml:space="preserve"> for spline modeling </w:t>
      </w:r>
      <w:r w:rsidR="00EE2F54" w:rsidRPr="00591686">
        <w:rPr>
          <w:rFonts w:ascii="Times New Roman" w:hAnsi="Times New Roman" w:cs="Times New Roman"/>
          <w:sz w:val="20"/>
          <w:szCs w:val="20"/>
        </w:rPr>
        <w:t>simplifies and facilitates</w:t>
      </w:r>
      <w:r w:rsidRPr="00591686">
        <w:rPr>
          <w:rFonts w:ascii="Times New Roman" w:hAnsi="Times New Roman" w:cs="Times New Roman"/>
          <w:sz w:val="20"/>
          <w:szCs w:val="20"/>
        </w:rPr>
        <w:t xml:space="preserve"> the optimization problem</w:t>
      </w:r>
      <w:r w:rsidR="00F45423" w:rsidRPr="00591686">
        <w:rPr>
          <w:rFonts w:ascii="Times New Roman" w:hAnsi="Times New Roman" w:cs="Times New Roman"/>
          <w:sz w:val="20"/>
          <w:szCs w:val="20"/>
        </w:rPr>
        <w:t>, as</w:t>
      </w:r>
      <w:r w:rsidRPr="00591686">
        <w:rPr>
          <w:rFonts w:ascii="Times New Roman" w:hAnsi="Times New Roman" w:cs="Times New Roman"/>
          <w:sz w:val="20"/>
          <w:szCs w:val="20"/>
        </w:rPr>
        <w:t xml:space="preserve"> splines are linear functions of parameters</w:t>
      </w:r>
      <w:r w:rsidR="00F45423" w:rsidRPr="00591686">
        <w:rPr>
          <w:rFonts w:ascii="Times New Roman" w:hAnsi="Times New Roman" w:cs="Times New Roman"/>
          <w:sz w:val="20"/>
          <w:szCs w:val="20"/>
        </w:rPr>
        <w:t>, despite</w:t>
      </w:r>
      <w:r w:rsidRPr="00591686">
        <w:rPr>
          <w:rFonts w:ascii="Times New Roman" w:hAnsi="Times New Roman" w:cs="Times New Roman"/>
          <w:sz w:val="20"/>
          <w:szCs w:val="20"/>
        </w:rPr>
        <w:t xml:space="preserve"> being non-linear in state variables.</w:t>
      </w:r>
      <w:r w:rsidR="006724BA" w:rsidRPr="00591686">
        <w:rPr>
          <w:rFonts w:ascii="Times New Roman" w:hAnsi="Times New Roman" w:cs="Times New Roman"/>
          <w:sz w:val="20"/>
          <w:szCs w:val="20"/>
        </w:rPr>
        <w:t xml:space="preserve"> Standardizing the data (subtracting the mean and dividing by the standard deviation) </w:t>
      </w:r>
      <w:r w:rsidR="00EE2F54" w:rsidRPr="00591686">
        <w:rPr>
          <w:rFonts w:ascii="Times New Roman" w:hAnsi="Times New Roman" w:cs="Times New Roman"/>
          <w:sz w:val="20"/>
          <w:szCs w:val="20"/>
        </w:rPr>
        <w:t>enables</w:t>
      </w:r>
      <w:r w:rsidR="006724BA" w:rsidRPr="00591686">
        <w:rPr>
          <w:rFonts w:ascii="Times New Roman" w:hAnsi="Times New Roman" w:cs="Times New Roman"/>
          <w:sz w:val="20"/>
          <w:szCs w:val="20"/>
        </w:rPr>
        <w:t xml:space="preserve"> the selection of </w:t>
      </w:r>
      <w:r w:rsidR="00EE2F54" w:rsidRPr="00591686">
        <w:rPr>
          <w:rFonts w:ascii="Times New Roman" w:hAnsi="Times New Roman" w:cs="Times New Roman"/>
          <w:sz w:val="20"/>
          <w:szCs w:val="20"/>
        </w:rPr>
        <w:t>narrower</w:t>
      </w:r>
      <w:r w:rsidR="006724BA" w:rsidRPr="00591686">
        <w:rPr>
          <w:rFonts w:ascii="Times New Roman" w:hAnsi="Times New Roman" w:cs="Times New Roman"/>
          <w:sz w:val="20"/>
          <w:szCs w:val="20"/>
        </w:rPr>
        <w:t xml:space="preserve"> search regions for the parameters of </w:t>
      </w:r>
      <w:r w:rsidR="006724BA" w:rsidRPr="00591686">
        <w:rPr>
          <w:rFonts w:ascii="Consolas" w:eastAsia="Times New Roman" w:hAnsi="Consolas" w:cs="Calibri"/>
          <w:sz w:val="20"/>
          <w:szCs w:val="20"/>
        </w:rPr>
        <w:t>mu</w:t>
      </w:r>
      <w:r w:rsidR="006724BA" w:rsidRPr="00591686">
        <w:rPr>
          <w:rFonts w:ascii="Times New Roman" w:hAnsi="Times New Roman" w:cs="Times New Roman"/>
          <w:sz w:val="20"/>
          <w:szCs w:val="20"/>
        </w:rPr>
        <w:t xml:space="preserve"> and </w:t>
      </w:r>
      <w:r w:rsidR="006724BA" w:rsidRPr="00591686">
        <w:rPr>
          <w:rFonts w:ascii="Consolas" w:eastAsia="Times New Roman" w:hAnsi="Consolas" w:cs="Calibri"/>
          <w:sz w:val="20"/>
          <w:szCs w:val="20"/>
        </w:rPr>
        <w:t>sigma</w:t>
      </w:r>
      <w:r w:rsidR="006724BA" w:rsidRPr="00591686">
        <w:rPr>
          <w:rFonts w:ascii="Times New Roman" w:hAnsi="Times New Roman" w:cs="Times New Roman"/>
          <w:sz w:val="20"/>
          <w:szCs w:val="20"/>
        </w:rPr>
        <w:t>. We</w:t>
      </w:r>
      <w:r w:rsidR="00992695" w:rsidRPr="00591686">
        <w:rPr>
          <w:rFonts w:ascii="Times New Roman" w:hAnsi="Times New Roman" w:cs="Times New Roman"/>
          <w:sz w:val="20"/>
          <w:szCs w:val="20"/>
        </w:rPr>
        <w:t xml:space="preserve">, </w:t>
      </w:r>
      <w:r w:rsidR="006724BA" w:rsidRPr="00591686">
        <w:rPr>
          <w:rFonts w:ascii="Times New Roman" w:hAnsi="Times New Roman" w:cs="Times New Roman"/>
          <w:sz w:val="20"/>
          <w:szCs w:val="20"/>
        </w:rPr>
        <w:t>recommend to use a searching region</w:t>
      </w:r>
      <w:r w:rsidR="00EE2F54" w:rsidRPr="00591686">
        <w:rPr>
          <w:rFonts w:ascii="Times New Roman" w:hAnsi="Times New Roman" w:cs="Times New Roman"/>
          <w:sz w:val="20"/>
          <w:szCs w:val="20"/>
        </w:rPr>
        <w:t xml:space="preserve"> of</w:t>
      </w:r>
      <w:r w:rsidR="006724BA" w:rsidRPr="00591686">
        <w:rPr>
          <w:rFonts w:ascii="Times New Roman" w:hAnsi="Times New Roman" w:cs="Times New Roman"/>
          <w:sz w:val="20"/>
          <w:szCs w:val="20"/>
        </w:rPr>
        <w:t xml:space="preserve"> </w:t>
      </w:r>
      <w:r w:rsidR="006724BA" w:rsidRPr="00591686">
        <w:rPr>
          <w:rFonts w:ascii="Consolas" w:hAnsi="Consolas" w:cs="Times New Roman"/>
          <w:sz w:val="20"/>
          <w:szCs w:val="20"/>
        </w:rPr>
        <w:t>[-10 10]</w:t>
      </w:r>
      <w:r w:rsidR="006724BA" w:rsidRPr="00591686">
        <w:rPr>
          <w:rFonts w:ascii="Times New Roman" w:hAnsi="Times New Roman" w:cs="Times New Roman"/>
          <w:sz w:val="20"/>
          <w:szCs w:val="20"/>
        </w:rPr>
        <w:t xml:space="preserve"> for parameters of </w:t>
      </w:r>
      <w:r w:rsidR="006724BA" w:rsidRPr="00591686">
        <w:rPr>
          <w:rFonts w:ascii="Consolas" w:eastAsia="Times New Roman" w:hAnsi="Consolas" w:cs="Calibri"/>
          <w:sz w:val="20"/>
          <w:szCs w:val="20"/>
        </w:rPr>
        <w:t>mu</w:t>
      </w:r>
      <w:r w:rsidR="006724BA" w:rsidRPr="00591686">
        <w:rPr>
          <w:rFonts w:ascii="Times New Roman" w:hAnsi="Times New Roman" w:cs="Times New Roman"/>
          <w:sz w:val="20"/>
          <w:szCs w:val="20"/>
        </w:rPr>
        <w:t xml:space="preserve"> and </w:t>
      </w:r>
      <w:r w:rsidR="006724BA" w:rsidRPr="00591686">
        <w:rPr>
          <w:rFonts w:ascii="Consolas" w:hAnsi="Consolas" w:cs="Times New Roman"/>
          <w:sz w:val="20"/>
          <w:szCs w:val="20"/>
        </w:rPr>
        <w:t>[eps 10]</w:t>
      </w:r>
      <w:r w:rsidR="00EE2F54" w:rsidRPr="00591686">
        <w:rPr>
          <w:rFonts w:ascii="Consolas" w:hAnsi="Consolas" w:cs="Times New Roman"/>
          <w:sz w:val="20"/>
          <w:szCs w:val="20"/>
        </w:rPr>
        <w:t xml:space="preserve"> </w:t>
      </w:r>
      <w:r w:rsidR="006724BA" w:rsidRPr="00591686">
        <w:rPr>
          <w:rFonts w:ascii="Times New Roman" w:hAnsi="Times New Roman" w:cs="Times New Roman"/>
          <w:sz w:val="20"/>
          <w:szCs w:val="20"/>
        </w:rPr>
        <w:t xml:space="preserve">for parameters of </w:t>
      </w:r>
      <w:r w:rsidR="006724BA" w:rsidRPr="00591686">
        <w:rPr>
          <w:rFonts w:ascii="Consolas" w:eastAsia="Times New Roman" w:hAnsi="Consolas" w:cs="Calibri"/>
          <w:sz w:val="20"/>
          <w:szCs w:val="20"/>
        </w:rPr>
        <w:t>sigma</w:t>
      </w:r>
      <w:r w:rsidR="006724BA" w:rsidRPr="00591686">
        <w:rPr>
          <w:rFonts w:ascii="Times New Roman" w:hAnsi="Times New Roman" w:cs="Times New Roman"/>
          <w:sz w:val="20"/>
          <w:szCs w:val="20"/>
        </w:rPr>
        <w:t>, respectively (see</w:t>
      </w:r>
      <w:r w:rsidR="005D6D48" w:rsidRPr="00591686">
        <w:rPr>
          <w:rFonts w:ascii="Times New Roman" w:hAnsi="Times New Roman" w:cs="Times New Roman"/>
          <w:sz w:val="20"/>
          <w:szCs w:val="20"/>
        </w:rPr>
        <w:t xml:space="preserve"> </w:t>
      </w:r>
      <w:r w:rsidR="005D6D48" w:rsidRPr="00591686">
        <w:rPr>
          <w:rFonts w:ascii="Times New Roman" w:hAnsi="Times New Roman" w:cs="Times New Roman"/>
          <w:sz w:val="20"/>
          <w:szCs w:val="20"/>
        </w:rPr>
        <w:fldChar w:fldCharType="begin"/>
      </w:r>
      <w:r w:rsidR="005D6D48" w:rsidRPr="00591686">
        <w:rPr>
          <w:rFonts w:ascii="Times New Roman" w:hAnsi="Times New Roman" w:cs="Times New Roman"/>
          <w:sz w:val="20"/>
          <w:szCs w:val="20"/>
        </w:rPr>
        <w:instrText xml:space="preserve"> REF Example3 \h </w:instrText>
      </w:r>
      <w:r w:rsidR="005D6D48" w:rsidRPr="00591686">
        <w:rPr>
          <w:rFonts w:ascii="Times New Roman" w:hAnsi="Times New Roman" w:cs="Times New Roman"/>
          <w:sz w:val="20"/>
          <w:szCs w:val="20"/>
        </w:rPr>
      </w:r>
      <w:r w:rsidR="005D6D48" w:rsidRPr="00591686">
        <w:rPr>
          <w:rFonts w:ascii="Times New Roman" w:hAnsi="Times New Roman" w:cs="Times New Roman"/>
          <w:sz w:val="20"/>
          <w:szCs w:val="20"/>
        </w:rPr>
        <w:fldChar w:fldCharType="separate"/>
      </w:r>
      <w:r w:rsidR="005D6D48" w:rsidRPr="00591686">
        <w:rPr>
          <w:rFonts w:ascii="Times New Roman" w:eastAsia="Times New Roman" w:hAnsi="Times New Roman" w:cs="Times New Roman"/>
          <w:b/>
          <w:bCs/>
          <w:sz w:val="20"/>
          <w:szCs w:val="20"/>
        </w:rPr>
        <w:t>Example 3</w:t>
      </w:r>
      <w:r w:rsidR="005D6D48" w:rsidRPr="00591686">
        <w:rPr>
          <w:rFonts w:ascii="Times New Roman" w:hAnsi="Times New Roman" w:cs="Times New Roman"/>
          <w:sz w:val="20"/>
          <w:szCs w:val="20"/>
        </w:rPr>
        <w:fldChar w:fldCharType="end"/>
      </w:r>
      <w:r w:rsidR="006724BA"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If it turns out that this search region is still small</w:t>
      </w:r>
      <w:r w:rsidR="00FA511F"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you</w:t>
      </w:r>
      <w:r w:rsidR="00FA511F" w:rsidRPr="00591686">
        <w:rPr>
          <w:rFonts w:ascii="Times New Roman" w:hAnsi="Times New Roman" w:cs="Times New Roman"/>
          <w:sz w:val="20"/>
          <w:szCs w:val="20"/>
        </w:rPr>
        <w:t xml:space="preserve"> can simply choose a larger </w:t>
      </w:r>
      <w:r w:rsidR="004C40EB" w:rsidRPr="00591686">
        <w:rPr>
          <w:rFonts w:ascii="Times New Roman" w:hAnsi="Times New Roman" w:cs="Times New Roman"/>
          <w:sz w:val="20"/>
          <w:szCs w:val="20"/>
        </w:rPr>
        <w:t xml:space="preserve">time step </w:t>
      </w:r>
      <w:proofErr w:type="spellStart"/>
      <w:r w:rsidR="004C40EB" w:rsidRPr="00591686">
        <w:rPr>
          <w:rFonts w:ascii="Consolas" w:eastAsia="Times New Roman" w:hAnsi="Consolas" w:cs="Calibri"/>
          <w:sz w:val="20"/>
          <w:szCs w:val="20"/>
        </w:rPr>
        <w:t>dt</w:t>
      </w:r>
      <w:r w:rsidR="004C40EB" w:rsidRPr="00591686">
        <w:rPr>
          <w:rFonts w:ascii="Times New Roman" w:hAnsi="Times New Roman" w:cs="Times New Roman"/>
          <w:sz w:val="20"/>
          <w:szCs w:val="20"/>
        </w:rPr>
        <w:t>.</w:t>
      </w:r>
      <w:proofErr w:type="spellEnd"/>
      <w:r w:rsidR="004C40EB" w:rsidRPr="00591686">
        <w:rPr>
          <w:rFonts w:ascii="Times New Roman" w:hAnsi="Times New Roman" w:cs="Times New Roman"/>
          <w:sz w:val="20"/>
          <w:szCs w:val="20"/>
        </w:rPr>
        <w:t xml:space="preserve"> It is important not to confuse this with the time step use</w:t>
      </w:r>
      <w:r w:rsidR="00FA511F" w:rsidRPr="00591686">
        <w:rPr>
          <w:rFonts w:ascii="Times New Roman" w:hAnsi="Times New Roman" w:cs="Times New Roman"/>
          <w:sz w:val="20"/>
          <w:szCs w:val="20"/>
        </w:rPr>
        <w:t>d</w:t>
      </w:r>
      <w:r w:rsidR="004C40EB" w:rsidRPr="00591686">
        <w:rPr>
          <w:rFonts w:ascii="Times New Roman" w:hAnsi="Times New Roman" w:cs="Times New Roman"/>
          <w:sz w:val="20"/>
          <w:szCs w:val="20"/>
        </w:rPr>
        <w:t xml:space="preserve"> for simulations</w:t>
      </w:r>
      <w:r w:rsidR="00FA511F"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which should indeed be small. When performing the reconstruction</w:t>
      </w:r>
      <w:r w:rsidR="008B1F60" w:rsidRPr="00591686">
        <w:rPr>
          <w:rFonts w:ascii="Times New Roman" w:hAnsi="Times New Roman" w:cs="Times New Roman"/>
          <w:sz w:val="20"/>
          <w:szCs w:val="20"/>
        </w:rPr>
        <w:t>,</w:t>
      </w:r>
      <w:r w:rsidR="004C40EB" w:rsidRPr="00591686">
        <w:rPr>
          <w:rFonts w:ascii="Times New Roman" w:hAnsi="Times New Roman" w:cs="Times New Roman"/>
          <w:sz w:val="20"/>
          <w:szCs w:val="20"/>
        </w:rPr>
        <w:t xml:space="preserve"> </w:t>
      </w:r>
      <w:proofErr w:type="spellStart"/>
      <w:r w:rsidR="004C40EB" w:rsidRPr="00591686">
        <w:rPr>
          <w:rFonts w:ascii="Consolas" w:eastAsia="Times New Roman" w:hAnsi="Consolas" w:cs="Calibri"/>
          <w:sz w:val="20"/>
          <w:szCs w:val="20"/>
        </w:rPr>
        <w:t>dt</w:t>
      </w:r>
      <w:proofErr w:type="spellEnd"/>
      <w:r w:rsidR="004C40EB"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acts</w:t>
      </w:r>
      <w:r w:rsidR="004C40EB"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as</w:t>
      </w:r>
      <w:r w:rsidR="004C40EB" w:rsidRPr="00591686">
        <w:rPr>
          <w:rFonts w:ascii="Times New Roman" w:hAnsi="Times New Roman" w:cs="Times New Roman"/>
          <w:sz w:val="20"/>
          <w:szCs w:val="20"/>
        </w:rPr>
        <w:t xml:space="preserve"> a </w:t>
      </w:r>
      <w:r w:rsidR="00384F7C" w:rsidRPr="00591686">
        <w:rPr>
          <w:rFonts w:ascii="Times New Roman" w:eastAsia="Times New Roman" w:hAnsi="Times New Roman" w:cs="Times New Roman"/>
          <w:sz w:val="20"/>
          <w:szCs w:val="20"/>
        </w:rPr>
        <w:t>'</w:t>
      </w:r>
      <w:r w:rsidR="004C40EB" w:rsidRPr="00591686">
        <w:rPr>
          <w:rFonts w:ascii="Times New Roman" w:hAnsi="Times New Roman" w:cs="Times New Roman"/>
          <w:sz w:val="20"/>
          <w:szCs w:val="20"/>
        </w:rPr>
        <w:t>scale</w:t>
      </w:r>
      <w:r w:rsidR="00384F7C" w:rsidRPr="00591686">
        <w:rPr>
          <w:rFonts w:ascii="Times New Roman" w:eastAsia="Times New Roman" w:hAnsi="Times New Roman" w:cs="Times New Roman"/>
          <w:sz w:val="20"/>
          <w:szCs w:val="20"/>
        </w:rPr>
        <w:t>'</w:t>
      </w:r>
      <w:r w:rsidR="004C40EB" w:rsidRPr="00591686">
        <w:rPr>
          <w:rFonts w:ascii="Times New Roman" w:hAnsi="Times New Roman" w:cs="Times New Roman"/>
          <w:sz w:val="20"/>
          <w:szCs w:val="20"/>
        </w:rPr>
        <w:t xml:space="preserve"> parameter</w:t>
      </w:r>
      <w:r w:rsidR="008B1F60"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so</w:t>
      </w:r>
      <w:r w:rsidR="008B1F60" w:rsidRPr="00591686">
        <w:rPr>
          <w:rFonts w:ascii="Times New Roman" w:hAnsi="Times New Roman" w:cs="Times New Roman"/>
          <w:sz w:val="20"/>
          <w:szCs w:val="20"/>
        </w:rPr>
        <w:t xml:space="preserve"> the specific number chosen is not important</w:t>
      </w:r>
      <w:r w:rsidR="004C40EB" w:rsidRPr="00591686">
        <w:rPr>
          <w:rFonts w:ascii="Times New Roman" w:hAnsi="Times New Roman" w:cs="Times New Roman"/>
          <w:sz w:val="20"/>
          <w:szCs w:val="20"/>
        </w:rPr>
        <w:t>. For the simulated data</w:t>
      </w:r>
      <w:r w:rsidR="008B1F60" w:rsidRPr="00591686">
        <w:rPr>
          <w:rFonts w:ascii="Times New Roman" w:hAnsi="Times New Roman" w:cs="Times New Roman"/>
          <w:sz w:val="20"/>
          <w:szCs w:val="20"/>
        </w:rPr>
        <w:t>,</w:t>
      </w:r>
      <w:r w:rsidR="004C40EB" w:rsidRPr="00591686">
        <w:rPr>
          <w:rFonts w:ascii="Times New Roman" w:hAnsi="Times New Roman" w:cs="Times New Roman"/>
          <w:sz w:val="20"/>
          <w:szCs w:val="20"/>
        </w:rPr>
        <w:t xml:space="preserve"> we chose the same</w:t>
      </w:r>
      <w:r w:rsidR="009900AD" w:rsidRPr="00591686">
        <w:rPr>
          <w:rFonts w:ascii="Times New Roman" w:hAnsi="Times New Roman" w:cs="Times New Roman"/>
          <w:sz w:val="20"/>
          <w:szCs w:val="20"/>
        </w:rPr>
        <w:t xml:space="preserve"> time step</w:t>
      </w:r>
      <w:r w:rsidR="004C40EB" w:rsidRPr="00591686">
        <w:rPr>
          <w:rFonts w:ascii="Times New Roman" w:hAnsi="Times New Roman" w:cs="Times New Roman"/>
          <w:sz w:val="20"/>
          <w:szCs w:val="20"/>
        </w:rPr>
        <w:t xml:space="preserve"> </w:t>
      </w:r>
      <w:proofErr w:type="spellStart"/>
      <w:r w:rsidR="004C40EB" w:rsidRPr="00591686">
        <w:rPr>
          <w:rFonts w:ascii="Consolas" w:eastAsia="Times New Roman" w:hAnsi="Consolas" w:cs="Calibri"/>
          <w:sz w:val="20"/>
          <w:szCs w:val="20"/>
        </w:rPr>
        <w:t>dt</w:t>
      </w:r>
      <w:proofErr w:type="spellEnd"/>
      <w:r w:rsidR="009900AD"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as in</w:t>
      </w:r>
      <w:r w:rsidR="004C40EB" w:rsidRPr="00591686">
        <w:rPr>
          <w:rFonts w:ascii="Times New Roman" w:hAnsi="Times New Roman" w:cs="Times New Roman"/>
          <w:sz w:val="20"/>
          <w:szCs w:val="20"/>
        </w:rPr>
        <w:t xml:space="preserve"> the simulations for proof of concept</w:t>
      </w:r>
      <w:r w:rsidR="008B1F60" w:rsidRPr="00591686">
        <w:rPr>
          <w:rFonts w:ascii="Times New Roman" w:hAnsi="Times New Roman" w:cs="Times New Roman"/>
          <w:sz w:val="20"/>
          <w:szCs w:val="20"/>
        </w:rPr>
        <w:t xml:space="preserve">, </w:t>
      </w:r>
      <w:r w:rsidR="009900AD" w:rsidRPr="00591686">
        <w:rPr>
          <w:rFonts w:ascii="Times New Roman" w:hAnsi="Times New Roman" w:cs="Times New Roman"/>
          <w:sz w:val="20"/>
          <w:szCs w:val="20"/>
        </w:rPr>
        <w:t xml:space="preserve">even though </w:t>
      </w:r>
      <w:r w:rsidR="004C40EB" w:rsidRPr="00591686">
        <w:rPr>
          <w:rFonts w:ascii="Times New Roman" w:hAnsi="Times New Roman" w:cs="Times New Roman"/>
          <w:sz w:val="20"/>
          <w:szCs w:val="20"/>
        </w:rPr>
        <w:t>it was</w:t>
      </w:r>
      <w:r w:rsidR="009900AD" w:rsidRPr="00591686">
        <w:rPr>
          <w:rFonts w:ascii="Times New Roman" w:hAnsi="Times New Roman" w:cs="Times New Roman"/>
          <w:sz w:val="20"/>
          <w:szCs w:val="20"/>
        </w:rPr>
        <w:t xml:space="preserve">n’t </w:t>
      </w:r>
      <w:r w:rsidR="004C40EB" w:rsidRPr="00591686">
        <w:rPr>
          <w:rFonts w:ascii="Times New Roman" w:hAnsi="Times New Roman" w:cs="Times New Roman"/>
          <w:sz w:val="20"/>
          <w:szCs w:val="20"/>
        </w:rPr>
        <w:t xml:space="preserve">necessary to do so. Since splines are linear in terms of </w:t>
      </w:r>
      <w:r w:rsidR="00002107" w:rsidRPr="00591686">
        <w:rPr>
          <w:rFonts w:ascii="Times New Roman" w:hAnsi="Times New Roman" w:cs="Times New Roman"/>
          <w:sz w:val="20"/>
          <w:szCs w:val="20"/>
        </w:rPr>
        <w:t>parameters, multiplying</w:t>
      </w:r>
      <w:r w:rsidR="00384F7C" w:rsidRPr="00591686">
        <w:rPr>
          <w:rFonts w:ascii="Times New Roman" w:hAnsi="Times New Roman" w:cs="Times New Roman"/>
          <w:sz w:val="20"/>
          <w:szCs w:val="20"/>
        </w:rPr>
        <w:t xml:space="preserve"> </w:t>
      </w:r>
      <w:proofErr w:type="spellStart"/>
      <w:r w:rsidR="00384F7C" w:rsidRPr="00591686">
        <w:rPr>
          <w:rFonts w:ascii="Consolas" w:eastAsia="Times New Roman" w:hAnsi="Consolas" w:cs="Calibri"/>
          <w:sz w:val="20"/>
          <w:szCs w:val="20"/>
        </w:rPr>
        <w:t>dt</w:t>
      </w:r>
      <w:proofErr w:type="spellEnd"/>
      <w:r w:rsidR="00384F7C" w:rsidRPr="00591686">
        <w:rPr>
          <w:rFonts w:ascii="Times New Roman" w:hAnsi="Times New Roman" w:cs="Times New Roman"/>
          <w:sz w:val="20"/>
          <w:szCs w:val="20"/>
        </w:rPr>
        <w:t xml:space="preserve"> by a factor </w:t>
      </w:r>
      <w:r w:rsidR="00384F7C" w:rsidRPr="00591686">
        <w:rPr>
          <w:rFonts w:ascii="Consolas" w:eastAsia="Times New Roman" w:hAnsi="Consolas" w:cs="Calibri"/>
          <w:sz w:val="20"/>
          <w:szCs w:val="20"/>
        </w:rPr>
        <w:t>k</w:t>
      </w:r>
      <w:r w:rsidR="00384F7C"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will divide</w:t>
      </w:r>
      <w:r w:rsidR="00384F7C" w:rsidRPr="00591686">
        <w:rPr>
          <w:rFonts w:ascii="Times New Roman" w:hAnsi="Times New Roman" w:cs="Times New Roman"/>
          <w:sz w:val="20"/>
          <w:szCs w:val="20"/>
        </w:rPr>
        <w:t xml:space="preserve"> the drift parameters</w:t>
      </w:r>
      <w:r w:rsidR="008B1F60" w:rsidRPr="00591686">
        <w:rPr>
          <w:rFonts w:ascii="Times New Roman" w:hAnsi="Times New Roman" w:cs="Times New Roman"/>
          <w:sz w:val="20"/>
          <w:szCs w:val="20"/>
        </w:rPr>
        <w:t xml:space="preserve"> </w:t>
      </w:r>
      <w:r w:rsidR="00384F7C" w:rsidRPr="00591686">
        <w:rPr>
          <w:rFonts w:ascii="Times New Roman" w:hAnsi="Times New Roman" w:cs="Times New Roman"/>
          <w:sz w:val="20"/>
          <w:szCs w:val="20"/>
        </w:rPr>
        <w:t xml:space="preserve">by </w:t>
      </w:r>
      <w:r w:rsidR="00384F7C" w:rsidRPr="00591686">
        <w:rPr>
          <w:rFonts w:ascii="Consolas" w:eastAsia="Times New Roman" w:hAnsi="Consolas" w:cs="Calibri"/>
          <w:sz w:val="20"/>
          <w:szCs w:val="20"/>
        </w:rPr>
        <w:t>k</w:t>
      </w:r>
      <w:r w:rsidR="00384F7C" w:rsidRPr="00591686">
        <w:rPr>
          <w:rFonts w:ascii="Times New Roman" w:hAnsi="Times New Roman" w:cs="Times New Roman"/>
          <w:sz w:val="20"/>
          <w:szCs w:val="20"/>
        </w:rPr>
        <w:t xml:space="preserve"> and the diffusion parameters by</w:t>
      </w:r>
      <w:r w:rsidR="008B1F60" w:rsidRPr="00591686">
        <w:rPr>
          <w:rFonts w:ascii="Times New Roman" w:hAnsi="Times New Roman" w:cs="Times New Roman"/>
          <w:sz w:val="20"/>
          <w:szCs w:val="20"/>
        </w:rPr>
        <w:t xml:space="preserve"> the</w:t>
      </w:r>
      <w:r w:rsidR="00384F7C" w:rsidRPr="00591686">
        <w:rPr>
          <w:rFonts w:ascii="Times New Roman" w:hAnsi="Times New Roman" w:cs="Times New Roman"/>
          <w:sz w:val="20"/>
          <w:szCs w:val="20"/>
        </w:rPr>
        <w:t xml:space="preserve"> square </w:t>
      </w:r>
      <w:r w:rsidR="008B1F60" w:rsidRPr="00591686">
        <w:rPr>
          <w:rFonts w:ascii="Times New Roman" w:hAnsi="Times New Roman" w:cs="Times New Roman"/>
          <w:sz w:val="20"/>
          <w:szCs w:val="20"/>
        </w:rPr>
        <w:t>root</w:t>
      </w:r>
      <w:r w:rsidR="00384F7C" w:rsidRPr="00591686">
        <w:rPr>
          <w:rFonts w:ascii="Times New Roman" w:hAnsi="Times New Roman" w:cs="Times New Roman"/>
          <w:sz w:val="20"/>
          <w:szCs w:val="20"/>
        </w:rPr>
        <w:t xml:space="preserve"> of </w:t>
      </w:r>
      <w:r w:rsidR="00384F7C" w:rsidRPr="00591686">
        <w:rPr>
          <w:rFonts w:ascii="Consolas" w:eastAsia="Times New Roman" w:hAnsi="Consolas" w:cs="Calibri"/>
          <w:sz w:val="20"/>
          <w:szCs w:val="20"/>
        </w:rPr>
        <w:t>k</w:t>
      </w:r>
      <w:r w:rsidR="006212A2" w:rsidRPr="00591686">
        <w:rPr>
          <w:rFonts w:ascii="Times New Roman" w:hAnsi="Times New Roman" w:cs="Times New Roman"/>
          <w:sz w:val="20"/>
          <w:szCs w:val="20"/>
        </w:rPr>
        <w:t xml:space="preserve">. In technical terms, in a </w:t>
      </w:r>
      <w:proofErr w:type="spellStart"/>
      <w:r w:rsidR="00842486">
        <w:rPr>
          <w:rFonts w:ascii="Times New Roman" w:hAnsi="Times New Roman" w:cs="Times New Roman"/>
          <w:sz w:val="20"/>
          <w:szCs w:val="20"/>
        </w:rPr>
        <w:t>Langevin</w:t>
      </w:r>
      <w:proofErr w:type="spellEnd"/>
      <w:r w:rsidR="006212A2" w:rsidRPr="00591686">
        <w:rPr>
          <w:rFonts w:ascii="Times New Roman" w:hAnsi="Times New Roman" w:cs="Times New Roman"/>
          <w:sz w:val="20"/>
          <w:szCs w:val="20"/>
        </w:rPr>
        <w:t xml:space="preserve"> model (</w:t>
      </w:r>
      <w:r w:rsidR="006212A2" w:rsidRPr="00591686">
        <w:rPr>
          <w:rFonts w:ascii="Times New Roman" w:hAnsi="Times New Roman" w:cs="Times New Roman"/>
          <w:sz w:val="20"/>
          <w:szCs w:val="20"/>
        </w:rPr>
        <w:fldChar w:fldCharType="begin"/>
      </w:r>
      <w:r w:rsidR="006212A2" w:rsidRPr="00591686">
        <w:rPr>
          <w:rFonts w:ascii="Times New Roman" w:hAnsi="Times New Roman" w:cs="Times New Roman"/>
          <w:sz w:val="20"/>
          <w:szCs w:val="20"/>
        </w:rPr>
        <w:instrText xml:space="preserve"> REF Diffusion \h </w:instrText>
      </w:r>
      <w:r w:rsidR="006212A2" w:rsidRPr="00591686">
        <w:rPr>
          <w:rFonts w:ascii="Times New Roman" w:hAnsi="Times New Roman" w:cs="Times New Roman"/>
          <w:sz w:val="20"/>
          <w:szCs w:val="20"/>
        </w:rPr>
      </w:r>
      <w:r w:rsidR="006212A2" w:rsidRPr="00591686">
        <w:rPr>
          <w:rFonts w:ascii="Times New Roman" w:hAnsi="Times New Roman" w:cs="Times New Roman"/>
          <w:sz w:val="20"/>
          <w:szCs w:val="20"/>
        </w:rPr>
        <w:fldChar w:fldCharType="separate"/>
      </w:r>
      <w:r w:rsidR="006212A2" w:rsidRPr="00591686">
        <w:rPr>
          <w:rFonts w:ascii="Times New Roman" w:hAnsi="Times New Roman" w:cs="Times New Roman"/>
          <w:sz w:val="20"/>
          <w:szCs w:val="20"/>
        </w:rPr>
        <w:t>1</w:t>
      </w:r>
      <w:r w:rsidR="006212A2" w:rsidRPr="00591686">
        <w:rPr>
          <w:rFonts w:ascii="Times New Roman" w:hAnsi="Times New Roman" w:cs="Times New Roman"/>
          <w:sz w:val="20"/>
          <w:szCs w:val="20"/>
        </w:rPr>
        <w:fldChar w:fldCharType="end"/>
      </w:r>
      <w:r w:rsidR="006212A2" w:rsidRPr="00591686">
        <w:rPr>
          <w:rFonts w:ascii="Times New Roman" w:hAnsi="Times New Roman" w:cs="Times New Roman"/>
          <w:sz w:val="20"/>
          <w:szCs w:val="20"/>
        </w:rPr>
        <w:t xml:space="preserve">), i.e., the model </w:t>
      </w:r>
      <m:oMath>
        <m:r>
          <w:rPr>
            <w:rFonts w:ascii="Cambria Math" w:hAnsi="Cambria Math" w:cs="Times New Roman"/>
            <w:sz w:val="20"/>
            <w:szCs w:val="20"/>
          </w:rPr>
          <m:t>dx=μ</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dt+</m:t>
        </m:r>
        <m:r>
          <w:rPr>
            <w:rFonts w:ascii="Cambria Math" w:hAnsi="Cambria Math" w:cs="Times New Roman"/>
            <w:sz w:val="20"/>
            <w:szCs w:val="20"/>
          </w:rPr>
          <w:lastRenderedPageBreak/>
          <m:t>σ</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eastAsiaTheme="minorEastAsia" w:hAnsi="Cambria Math" w:cs="Times New Roman"/>
                <w:sz w:val="20"/>
                <w:szCs w:val="20"/>
              </w:rPr>
              <m:t>t</m:t>
            </m:r>
          </m:sub>
        </m:sSub>
      </m:oMath>
      <w:r w:rsidR="006212A2" w:rsidRPr="00591686">
        <w:rPr>
          <w:rFonts w:ascii="Times New Roman" w:eastAsiaTheme="minorEastAsia" w:hAnsi="Times New Roman" w:cs="Times New Roman"/>
          <w:sz w:val="20"/>
          <w:szCs w:val="20"/>
        </w:rPr>
        <w:t xml:space="preserve"> under the change of time scale </w:t>
      </w:r>
      <m:oMath>
        <m:r>
          <w:rPr>
            <w:rFonts w:ascii="Cambria Math" w:eastAsiaTheme="minorEastAsia" w:hAnsi="Cambria Math" w:cs="Times New Roman"/>
            <w:sz w:val="20"/>
            <w:szCs w:val="20"/>
          </w:rPr>
          <m:t>τ=kt</m:t>
        </m:r>
      </m:oMath>
      <w:r w:rsidR="006212A2" w:rsidRPr="00591686">
        <w:rPr>
          <w:rFonts w:ascii="Times New Roman" w:eastAsiaTheme="minorEastAsia" w:hAnsi="Times New Roman" w:cs="Times New Roman"/>
          <w:sz w:val="20"/>
          <w:szCs w:val="20"/>
        </w:rPr>
        <w:t xml:space="preserve"> </w:t>
      </w:r>
      <w:r w:rsidR="005F760B" w:rsidRPr="00591686">
        <w:rPr>
          <w:rFonts w:ascii="Times New Roman" w:eastAsiaTheme="minorEastAsia" w:hAnsi="Times New Roman" w:cs="Times New Roman"/>
          <w:sz w:val="20"/>
          <w:szCs w:val="20"/>
        </w:rPr>
        <w:t xml:space="preserve">the </w:t>
      </w:r>
      <w:proofErr w:type="spellStart"/>
      <w:r w:rsidR="00842486">
        <w:rPr>
          <w:rFonts w:ascii="Times New Roman" w:eastAsiaTheme="minorEastAsia" w:hAnsi="Times New Roman" w:cs="Times New Roman"/>
          <w:sz w:val="20"/>
          <w:szCs w:val="20"/>
        </w:rPr>
        <w:t>Langevin</w:t>
      </w:r>
      <w:proofErr w:type="spellEnd"/>
      <w:r w:rsidR="005F760B" w:rsidRPr="00591686">
        <w:rPr>
          <w:rFonts w:ascii="Times New Roman" w:eastAsiaTheme="minorEastAsia" w:hAnsi="Times New Roman" w:cs="Times New Roman"/>
          <w:sz w:val="20"/>
          <w:szCs w:val="20"/>
        </w:rPr>
        <w:t xml:space="preserve"> model becomes </w:t>
      </w:r>
      <m:oMath>
        <m:r>
          <w:rPr>
            <w:rFonts w:ascii="Cambria Math" w:hAnsi="Cambria Math" w:cs="Times New Roman"/>
            <w:sz w:val="20"/>
            <w:szCs w:val="20"/>
          </w:rPr>
          <m:t>dx=1/</m:t>
        </m:r>
        <m:r>
          <w:rPr>
            <w:rFonts w:ascii="Cambria Math" w:eastAsiaTheme="minorEastAsia" w:hAnsi="Cambria Math" w:cs="Times New Roman"/>
            <w:sz w:val="20"/>
            <w:szCs w:val="20"/>
          </w:rPr>
          <m:t>k</m:t>
        </m:r>
        <m:r>
          <w:rPr>
            <w:rFonts w:ascii="Cambria Math" w:hAnsi="Cambria Math" w:cs="Times New Roman"/>
            <w:sz w:val="20"/>
            <w:szCs w:val="20"/>
          </w:rPr>
          <m:t xml:space="preserve"> μ</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m:t>
        </m:r>
        <m:r>
          <w:rPr>
            <w:rFonts w:ascii="Cambria Math" w:eastAsiaTheme="minorEastAsia" w:hAnsi="Cambria Math" w:cs="Times New Roman"/>
            <w:sz w:val="20"/>
            <w:szCs w:val="20"/>
          </w:rPr>
          <m:t>τ</m:t>
        </m:r>
        <m:r>
          <w:rPr>
            <w:rFonts w:ascii="Cambria Math" w:hAnsi="Cambria Math" w:cs="Times New Roman"/>
            <w:sz w:val="20"/>
            <w:szCs w:val="20"/>
          </w:rPr>
          <m:t>+1/</m:t>
        </m:r>
        <m:rad>
          <m:radPr>
            <m:degHide m:val="1"/>
            <m:ctrlPr>
              <w:rPr>
                <w:rFonts w:ascii="Cambria Math" w:hAnsi="Cambria Math" w:cs="Times New Roman"/>
                <w:i/>
                <w:sz w:val="20"/>
                <w:szCs w:val="20"/>
              </w:rPr>
            </m:ctrlPr>
          </m:radPr>
          <m:deg/>
          <m:e>
            <m:r>
              <w:rPr>
                <w:rFonts w:ascii="Cambria Math" w:eastAsiaTheme="minorEastAsia" w:hAnsi="Cambria Math" w:cs="Times New Roman"/>
                <w:sz w:val="20"/>
                <w:szCs w:val="20"/>
              </w:rPr>
              <m:t>k</m:t>
            </m:r>
          </m:e>
        </m:rad>
        <m:r>
          <w:rPr>
            <w:rFonts w:ascii="Cambria Math" w:hAnsi="Cambria Math" w:cs="Times New Roman"/>
            <w:sz w:val="20"/>
            <w:szCs w:val="20"/>
          </w:rPr>
          <m:t xml:space="preserve"> σ</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eastAsiaTheme="minorEastAsia" w:hAnsi="Cambria Math" w:cs="Times New Roman"/>
                <w:sz w:val="20"/>
                <w:szCs w:val="20"/>
              </w:rPr>
              <m:t>τ</m:t>
            </m:r>
          </m:sub>
        </m:sSub>
      </m:oMath>
      <w:r w:rsidR="006212A2" w:rsidRPr="00591686">
        <w:rPr>
          <w:rFonts w:ascii="Times New Roman" w:hAnsi="Times New Roman" w:cs="Times New Roman"/>
          <w:sz w:val="20"/>
          <w:szCs w:val="20"/>
        </w:rPr>
        <w:t xml:space="preserve"> </w:t>
      </w:r>
      <w:r w:rsidR="00380A91" w:rsidRPr="00591686">
        <w:rPr>
          <w:rFonts w:ascii="Times New Roman" w:hAnsi="Times New Roman" w:cs="Times New Roman"/>
          <w:sz w:val="20"/>
          <w:szCs w:val="20"/>
        </w:rPr>
        <w:t xml:space="preserve">. </w:t>
      </w:r>
      <w:r w:rsidR="0091114B" w:rsidRPr="00591686">
        <w:rPr>
          <w:rFonts w:ascii="Times New Roman" w:hAnsi="Times New Roman" w:cs="Times New Roman"/>
          <w:sz w:val="20"/>
          <w:szCs w:val="20"/>
        </w:rPr>
        <w:t>For more details, s</w:t>
      </w:r>
      <w:r w:rsidR="002F4E04" w:rsidRPr="00591686">
        <w:rPr>
          <w:rFonts w:ascii="Times New Roman" w:hAnsi="Times New Roman" w:cs="Times New Roman"/>
          <w:sz w:val="20"/>
          <w:szCs w:val="20"/>
        </w:rPr>
        <w:t>ee</w:t>
      </w:r>
      <w:r w:rsidR="005D6D48" w:rsidRPr="00591686">
        <w:rPr>
          <w:rFonts w:ascii="Times New Roman" w:hAnsi="Times New Roman" w:cs="Times New Roman"/>
          <w:sz w:val="20"/>
          <w:szCs w:val="20"/>
        </w:rPr>
        <w:t xml:space="preserve"> </w:t>
      </w:r>
      <w:r w:rsidR="005D6D48" w:rsidRPr="00591686">
        <w:rPr>
          <w:rFonts w:ascii="Times New Roman" w:hAnsi="Times New Roman" w:cs="Times New Roman"/>
          <w:b/>
          <w:bCs/>
          <w:sz w:val="20"/>
          <w:szCs w:val="20"/>
        </w:rPr>
        <w:fldChar w:fldCharType="begin"/>
      </w:r>
      <w:r w:rsidR="005D6D48" w:rsidRPr="00591686">
        <w:rPr>
          <w:rFonts w:ascii="Times New Roman" w:hAnsi="Times New Roman" w:cs="Times New Roman"/>
          <w:b/>
          <w:bCs/>
          <w:sz w:val="20"/>
          <w:szCs w:val="20"/>
        </w:rPr>
        <w:instrText xml:space="preserve"> REF Example5 \h </w:instrText>
      </w:r>
      <w:r w:rsidR="00DD55AF" w:rsidRPr="00591686">
        <w:rPr>
          <w:rFonts w:ascii="Times New Roman" w:hAnsi="Times New Roman" w:cs="Times New Roman"/>
          <w:b/>
          <w:bCs/>
          <w:sz w:val="20"/>
          <w:szCs w:val="20"/>
        </w:rPr>
        <w:instrText xml:space="preserve"> \* MERGEFORMAT </w:instrText>
      </w:r>
      <w:r w:rsidR="005D6D48" w:rsidRPr="00591686">
        <w:rPr>
          <w:rFonts w:ascii="Times New Roman" w:hAnsi="Times New Roman" w:cs="Times New Roman"/>
          <w:b/>
          <w:bCs/>
          <w:sz w:val="20"/>
          <w:szCs w:val="20"/>
        </w:rPr>
      </w:r>
      <w:r w:rsidR="005D6D48" w:rsidRPr="00591686">
        <w:rPr>
          <w:rFonts w:ascii="Times New Roman" w:hAnsi="Times New Roman" w:cs="Times New Roman"/>
          <w:b/>
          <w:bCs/>
          <w:sz w:val="20"/>
          <w:szCs w:val="20"/>
        </w:rPr>
        <w:fldChar w:fldCharType="separate"/>
      </w:r>
      <w:r w:rsidR="005D6D48" w:rsidRPr="00591686">
        <w:rPr>
          <w:rFonts w:ascii="Times New Roman" w:eastAsia="Times New Roman" w:hAnsi="Times New Roman" w:cs="Times New Roman"/>
          <w:b/>
          <w:bCs/>
          <w:sz w:val="20"/>
          <w:szCs w:val="20"/>
        </w:rPr>
        <w:t>Example 5</w:t>
      </w:r>
      <w:r w:rsidR="005D6D48" w:rsidRPr="00591686">
        <w:rPr>
          <w:rFonts w:ascii="Times New Roman" w:hAnsi="Times New Roman" w:cs="Times New Roman"/>
          <w:b/>
          <w:bCs/>
          <w:sz w:val="20"/>
          <w:szCs w:val="20"/>
        </w:rPr>
        <w:fldChar w:fldCharType="end"/>
      </w:r>
      <w:r w:rsidR="00DD55AF" w:rsidRPr="00591686">
        <w:rPr>
          <w:rFonts w:ascii="Times New Roman" w:hAnsi="Times New Roman" w:cs="Times New Roman"/>
          <w:sz w:val="20"/>
          <w:szCs w:val="20"/>
        </w:rPr>
        <w:t>).</w:t>
      </w:r>
      <w:r w:rsidR="00384F7C"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 xml:space="preserve">  </w:t>
      </w:r>
      <w:r w:rsidR="00384F7C" w:rsidRPr="00591686">
        <w:rPr>
          <w:rFonts w:ascii="Times New Roman" w:hAnsi="Times New Roman" w:cs="Times New Roman"/>
          <w:sz w:val="20"/>
          <w:szCs w:val="20"/>
        </w:rPr>
        <w:t xml:space="preserve"> </w:t>
      </w:r>
    </w:p>
    <w:p w14:paraId="6918666C" w14:textId="77777777" w:rsidR="009900AD" w:rsidRPr="00591686" w:rsidRDefault="009900AD" w:rsidP="00944828">
      <w:pPr>
        <w:pStyle w:val="ListParagraph"/>
        <w:autoSpaceDE w:val="0"/>
        <w:autoSpaceDN w:val="0"/>
        <w:adjustRightInd w:val="0"/>
        <w:spacing w:after="0" w:line="240" w:lineRule="auto"/>
        <w:jc w:val="both"/>
        <w:rPr>
          <w:rFonts w:ascii="Times New Roman" w:eastAsiaTheme="minorEastAsia" w:hAnsi="Times New Roman" w:cs="Times New Roman"/>
          <w:i/>
          <w:sz w:val="20"/>
          <w:szCs w:val="20"/>
        </w:rPr>
      </w:pPr>
    </w:p>
    <w:p w14:paraId="5D4029A2" w14:textId="2825AC0A" w:rsidR="004C673E" w:rsidRPr="00591686" w:rsidRDefault="00987947" w:rsidP="001740EB">
      <w:pPr>
        <w:jc w:val="both"/>
        <w:rPr>
          <w:rFonts w:ascii="Times New Roman" w:hAnsi="Times New Roman" w:cs="Times New Roman"/>
          <w:sz w:val="20"/>
          <w:szCs w:val="20"/>
        </w:rPr>
      </w:pPr>
      <w:r w:rsidRPr="00591686">
        <w:rPr>
          <w:rFonts w:ascii="Times New Roman" w:hAnsi="Times New Roman" w:cs="Times New Roman"/>
          <w:sz w:val="20"/>
          <w:szCs w:val="20"/>
        </w:rPr>
        <w:t xml:space="preserve">However, in cases where a parametric model is preferred and a small search region is chosen, incorrect solutions may still occur. </w:t>
      </w:r>
      <w:r w:rsidR="005B4595" w:rsidRPr="00591686">
        <w:rPr>
          <w:rFonts w:ascii="Times New Roman" w:hAnsi="Times New Roman" w:cs="Times New Roman"/>
          <w:sz w:val="20"/>
          <w:szCs w:val="20"/>
        </w:rPr>
        <w:t xml:space="preserve">For instance, in this </w:t>
      </w:r>
      <w:r w:rsidR="00440F08" w:rsidRPr="00591686">
        <w:rPr>
          <w:rFonts w:ascii="Times New Roman" w:hAnsi="Times New Roman" w:cs="Times New Roman"/>
          <w:sz w:val="20"/>
          <w:szCs w:val="20"/>
        </w:rPr>
        <w:t>example</w:t>
      </w:r>
      <w:r w:rsidR="005B4595" w:rsidRPr="00591686">
        <w:rPr>
          <w:rFonts w:ascii="Times New Roman" w:hAnsi="Times New Roman" w:cs="Times New Roman"/>
          <w:sz w:val="20"/>
          <w:szCs w:val="20"/>
        </w:rPr>
        <w:t xml:space="preserve"> you might also get the following wrong </w:t>
      </w:r>
      <w:r w:rsidR="00F053E6" w:rsidRPr="00591686">
        <w:rPr>
          <w:rFonts w:ascii="Times New Roman" w:hAnsi="Times New Roman" w:cs="Times New Roman"/>
          <w:sz w:val="20"/>
          <w:szCs w:val="20"/>
        </w:rPr>
        <w:t>result</w:t>
      </w:r>
      <w:r w:rsidR="005B4595" w:rsidRPr="00591686">
        <w:rPr>
          <w:rFonts w:ascii="Times New Roman" w:hAnsi="Times New Roman" w:cs="Times New Roman"/>
          <w:sz w:val="20"/>
          <w:szCs w:val="20"/>
        </w:rPr>
        <w:t xml:space="preserve"> (roughly speaking</w:t>
      </w:r>
      <w:r w:rsidR="00913834" w:rsidRPr="00591686">
        <w:rPr>
          <w:rFonts w:ascii="Times New Roman" w:hAnsi="Times New Roman" w:cs="Times New Roman"/>
          <w:sz w:val="20"/>
          <w:szCs w:val="20"/>
        </w:rPr>
        <w:t>,</w:t>
      </w:r>
      <w:r w:rsidR="005B4595" w:rsidRPr="00591686">
        <w:rPr>
          <w:rFonts w:ascii="Times New Roman" w:hAnsi="Times New Roman" w:cs="Times New Roman"/>
          <w:sz w:val="20"/>
          <w:szCs w:val="20"/>
        </w:rPr>
        <w:t xml:space="preserve"> with 5 </w:t>
      </w:r>
      <w:proofErr w:type="spellStart"/>
      <w:r w:rsidR="005B4595" w:rsidRPr="00591686">
        <w:rPr>
          <w:rFonts w:ascii="Consolas" w:eastAsia="Times New Roman" w:hAnsi="Consolas" w:cs="Times New Roman"/>
          <w:sz w:val="20"/>
          <w:szCs w:val="20"/>
        </w:rPr>
        <w:t>search_agents</w:t>
      </w:r>
      <w:proofErr w:type="spellEnd"/>
      <w:r w:rsidR="005B4595" w:rsidRPr="00591686">
        <w:rPr>
          <w:rFonts w:ascii="Times New Roman" w:hAnsi="Times New Roman" w:cs="Times New Roman"/>
          <w:sz w:val="20"/>
          <w:szCs w:val="20"/>
        </w:rPr>
        <w:t xml:space="preserve"> and the considered searching region</w:t>
      </w:r>
      <w:r w:rsidR="00913834" w:rsidRPr="00591686">
        <w:rPr>
          <w:rFonts w:ascii="Times New Roman" w:hAnsi="Times New Roman" w:cs="Times New Roman"/>
          <w:sz w:val="20"/>
          <w:szCs w:val="20"/>
        </w:rPr>
        <w:t>, you can expect to obtain the correct answer approximately</w:t>
      </w:r>
      <w:r w:rsidR="005B4595" w:rsidRPr="00591686">
        <w:rPr>
          <w:rFonts w:ascii="Times New Roman" w:hAnsi="Times New Roman" w:cs="Times New Roman"/>
          <w:sz w:val="20"/>
          <w:szCs w:val="20"/>
        </w:rPr>
        <w:t xml:space="preserve"> 80% of </w:t>
      </w:r>
      <w:r w:rsidR="00913834" w:rsidRPr="00591686">
        <w:rPr>
          <w:rFonts w:ascii="Times New Roman" w:hAnsi="Times New Roman" w:cs="Times New Roman"/>
          <w:sz w:val="20"/>
          <w:szCs w:val="20"/>
        </w:rPr>
        <w:t>the time</w:t>
      </w:r>
      <w:r w:rsidR="005B4595" w:rsidRPr="00591686">
        <w:rPr>
          <w:rFonts w:ascii="Times New Roman" w:hAnsi="Times New Roman" w:cs="Times New Roman"/>
          <w:sz w:val="20"/>
          <w:szCs w:val="20"/>
        </w:rPr>
        <w:t xml:space="preserve">) </w:t>
      </w:r>
    </w:p>
    <w:p w14:paraId="15D30284"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w:t>
      </w:r>
      <w:proofErr w:type="gramStart"/>
      <w:r w:rsidRPr="00591686">
        <w:rPr>
          <w:rFonts w:ascii="Consolas" w:eastAsia="Times New Roman" w:hAnsi="Consolas" w:cs="Calibri"/>
          <w:sz w:val="20"/>
          <w:szCs w:val="20"/>
        </w:rPr>
        <w:t>parameters :</w:t>
      </w:r>
      <w:proofErr w:type="gramEnd"/>
      <w:r w:rsidRPr="00591686">
        <w:rPr>
          <w:rFonts w:ascii="Consolas" w:eastAsia="Times New Roman" w:hAnsi="Consolas" w:cs="Calibri"/>
          <w:sz w:val="20"/>
          <w:szCs w:val="20"/>
        </w:rPr>
        <w:t xml:space="preserve"> </w:t>
      </w:r>
    </w:p>
    <w:p w14:paraId="5B144A1C"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0.0405253      4.52763    0.0252577      83.2777     0.400786</w:t>
      </w:r>
    </w:p>
    <w:p w14:paraId="346BEAF1" w14:textId="77777777" w:rsidR="000C33D4" w:rsidRPr="00591686" w:rsidRDefault="000C33D4" w:rsidP="001740EB">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sum of log-likelihoods</w:t>
      </w:r>
      <w:proofErr w:type="gramStart"/>
      <w:r w:rsidRPr="00591686">
        <w:rPr>
          <w:rFonts w:ascii="Consolas" w:eastAsia="Times New Roman" w:hAnsi="Consolas" w:cs="Calibri"/>
          <w:sz w:val="20"/>
          <w:szCs w:val="20"/>
        </w:rPr>
        <w:t>) :</w:t>
      </w:r>
      <w:proofErr w:type="gramEnd"/>
      <w:r w:rsidRPr="00591686">
        <w:rPr>
          <w:rFonts w:ascii="Consolas" w:eastAsia="Times New Roman" w:hAnsi="Consolas" w:cs="Calibri"/>
          <w:sz w:val="20"/>
          <w:szCs w:val="20"/>
        </w:rPr>
        <w:t xml:space="preserve"> </w:t>
      </w:r>
      <w:r w:rsidRPr="00591686">
        <w:rPr>
          <w:rFonts w:ascii="Consolas" w:eastAsia="Times New Roman" w:hAnsi="Consolas" w:cs="Calibri"/>
          <w:b/>
          <w:bCs/>
          <w:sz w:val="20"/>
          <w:szCs w:val="20"/>
        </w:rPr>
        <w:t>-89896.9211</w:t>
      </w:r>
    </w:p>
    <w:p w14:paraId="2C88A422" w14:textId="77777777" w:rsidR="005A004A" w:rsidRPr="00591686" w:rsidRDefault="000C33D4" w:rsidP="00EB3948">
      <w:pPr>
        <w:jc w:val="both"/>
        <w:rPr>
          <w:rFonts w:ascii="Times New Roman" w:hAnsi="Times New Roman" w:cs="Times New Roman"/>
          <w:sz w:val="20"/>
          <w:szCs w:val="20"/>
        </w:rPr>
      </w:pPr>
      <w:r w:rsidRPr="00591686">
        <w:rPr>
          <w:rFonts w:ascii="Times New Roman" w:hAnsi="Times New Roman" w:cs="Times New Roman"/>
          <w:sz w:val="20"/>
          <w:szCs w:val="20"/>
        </w:rPr>
        <w:t xml:space="preserve">But we have a criterion to </w:t>
      </w:r>
      <w:r w:rsidR="001740EB" w:rsidRPr="00591686">
        <w:rPr>
          <w:rFonts w:ascii="Times New Roman" w:hAnsi="Times New Roman" w:cs="Times New Roman"/>
          <w:sz w:val="20"/>
          <w:szCs w:val="20"/>
        </w:rPr>
        <w:t>determine the correct</w:t>
      </w:r>
      <w:r w:rsidRPr="00591686">
        <w:rPr>
          <w:rFonts w:ascii="Times New Roman" w:hAnsi="Times New Roman" w:cs="Times New Roman"/>
          <w:sz w:val="20"/>
          <w:szCs w:val="20"/>
        </w:rPr>
        <w:t xml:space="preserve"> solution: </w:t>
      </w:r>
      <w:r w:rsidR="001740EB" w:rsidRPr="00591686">
        <w:rPr>
          <w:rFonts w:ascii="Times New Roman" w:hAnsi="Times New Roman" w:cs="Times New Roman"/>
          <w:sz w:val="20"/>
          <w:szCs w:val="20"/>
        </w:rPr>
        <w:t xml:space="preserve">the solution with the smallest objective value is the </w:t>
      </w:r>
      <w:r w:rsidR="00D57B57" w:rsidRPr="00591686">
        <w:rPr>
          <w:rFonts w:ascii="Times New Roman" w:hAnsi="Times New Roman" w:cs="Times New Roman"/>
          <w:sz w:val="20"/>
          <w:szCs w:val="20"/>
        </w:rPr>
        <w:t>fittest</w:t>
      </w:r>
      <w:r w:rsidRPr="00591686">
        <w:rPr>
          <w:rFonts w:ascii="Times New Roman" w:hAnsi="Times New Roman" w:cs="Times New Roman"/>
          <w:sz w:val="20"/>
          <w:szCs w:val="20"/>
        </w:rPr>
        <w:t xml:space="preserve">. </w:t>
      </w:r>
    </w:p>
    <w:p w14:paraId="2740AEB7" w14:textId="7F9979F7" w:rsidR="000C33D4" w:rsidRPr="00591686" w:rsidRDefault="005A004A" w:rsidP="00772A57">
      <w:pPr>
        <w:jc w:val="both"/>
        <w:rPr>
          <w:rFonts w:ascii="Times New Roman" w:hAnsi="Times New Roman" w:cs="Times New Roman"/>
          <w:sz w:val="20"/>
          <w:szCs w:val="20"/>
        </w:rPr>
      </w:pPr>
      <w:bookmarkStart w:id="39" w:name="Example5"/>
      <w:r w:rsidRPr="00591686">
        <w:rPr>
          <w:rFonts w:ascii="Times New Roman" w:eastAsia="Times New Roman" w:hAnsi="Times New Roman" w:cs="Times New Roman"/>
          <w:b/>
          <w:bCs/>
          <w:sz w:val="20"/>
          <w:szCs w:val="20"/>
        </w:rPr>
        <w:t>Example 5</w:t>
      </w:r>
      <w:bookmarkEnd w:id="39"/>
      <w:r w:rsidR="00577364" w:rsidRPr="00591686">
        <w:rPr>
          <w:rFonts w:ascii="Times New Roman" w:eastAsia="Times New Roman" w:hAnsi="Times New Roman" w:cs="Times New Roman"/>
          <w:b/>
          <w:bCs/>
          <w:sz w:val="20"/>
          <w:szCs w:val="20"/>
        </w:rPr>
        <w:t>.</w:t>
      </w:r>
      <w:r w:rsidRPr="00591686">
        <w:rPr>
          <w:rFonts w:ascii="Times New Roman" w:hAnsi="Times New Roman" w:cs="Times New Roman"/>
          <w:sz w:val="20"/>
          <w:szCs w:val="20"/>
        </w:rPr>
        <w:t xml:space="preserve"> N</w:t>
      </w:r>
      <w:r w:rsidR="000C33D4" w:rsidRPr="00591686">
        <w:rPr>
          <w:rFonts w:ascii="Times New Roman" w:hAnsi="Times New Roman" w:cs="Times New Roman"/>
          <w:sz w:val="20"/>
          <w:szCs w:val="20"/>
        </w:rPr>
        <w:t>ow,</w:t>
      </w:r>
      <w:r w:rsidR="001740EB" w:rsidRPr="00591686">
        <w:rPr>
          <w:rFonts w:ascii="Times New Roman" w:hAnsi="Times New Roman" w:cs="Times New Roman"/>
          <w:sz w:val="20"/>
          <w:szCs w:val="20"/>
        </w:rPr>
        <w:t xml:space="preserve"> let’s proceed to fit a spline model. Type the following lines</w:t>
      </w:r>
    </w:p>
    <w:p w14:paraId="12507279"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 = load(</w:t>
      </w:r>
      <w:r w:rsidRPr="00591686">
        <w:rPr>
          <w:rFonts w:ascii="Consolas" w:eastAsia="Times New Roman" w:hAnsi="Consolas" w:cs="Calibri"/>
          <w:color w:val="A709F5"/>
          <w:sz w:val="20"/>
          <w:szCs w:val="20"/>
        </w:rPr>
        <w:t>'MayData1D.mat'</w:t>
      </w:r>
      <w:proofErr w:type="gramStart"/>
      <w:r w:rsidRPr="00591686">
        <w:rPr>
          <w:rFonts w:ascii="Consolas" w:eastAsia="Times New Roman" w:hAnsi="Consolas" w:cs="Calibri"/>
          <w:sz w:val="20"/>
          <w:szCs w:val="20"/>
        </w:rPr>
        <w:t>);data</w:t>
      </w:r>
      <w:proofErr w:type="gramEnd"/>
      <w:r w:rsidRPr="00591686">
        <w:rPr>
          <w:rFonts w:ascii="Consolas" w:eastAsia="Times New Roman" w:hAnsi="Consolas" w:cs="Calibri"/>
          <w:sz w:val="20"/>
          <w:szCs w:val="20"/>
        </w:rPr>
        <w:t xml:space="preserve"> = </w:t>
      </w:r>
      <w:proofErr w:type="spellStart"/>
      <w:r w:rsidRPr="00591686">
        <w:rPr>
          <w:rFonts w:ascii="Consolas" w:eastAsia="Times New Roman" w:hAnsi="Consolas" w:cs="Calibri"/>
          <w:sz w:val="20"/>
          <w:szCs w:val="20"/>
        </w:rPr>
        <w:t>S.data</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20"/>
          <w:szCs w:val="20"/>
        </w:rPr>
        <w:t>%load the data</w:t>
      </w:r>
    </w:p>
    <w:p w14:paraId="3344577C" w14:textId="2AFC714F" w:rsidR="000C33D4" w:rsidRPr="00591686" w:rsidRDefault="00D25D51" w:rsidP="000C33D4">
      <w:pPr>
        <w:spacing w:after="0" w:line="240" w:lineRule="auto"/>
        <w:rPr>
          <w:rFonts w:ascii="Consolas" w:eastAsia="Times New Roman" w:hAnsi="Consolas" w:cs="Calibri"/>
          <w:sz w:val="20"/>
          <w:szCs w:val="20"/>
        </w:rPr>
      </w:pPr>
      <w:r>
        <w:rPr>
          <w:rFonts w:ascii="Consolas" w:eastAsia="Times New Roman" w:hAnsi="Consolas" w:cs="Calibri"/>
          <w:sz w:val="20"/>
          <w:szCs w:val="20"/>
        </w:rPr>
        <w:t>d</w:t>
      </w:r>
      <w:r w:rsidR="000C33D4" w:rsidRPr="00591686">
        <w:rPr>
          <w:rFonts w:ascii="Consolas" w:eastAsia="Times New Roman" w:hAnsi="Consolas" w:cs="Calibri"/>
          <w:sz w:val="20"/>
          <w:szCs w:val="20"/>
        </w:rPr>
        <w:t>ata</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proofErr w:type="gramStart"/>
      <w:r w:rsidR="000C33D4" w:rsidRPr="00591686">
        <w:rPr>
          <w:rFonts w:ascii="Consolas" w:eastAsia="Times New Roman" w:hAnsi="Consolas" w:cs="Calibri"/>
          <w:sz w:val="20"/>
          <w:szCs w:val="20"/>
        </w:rPr>
        <w:t>data(</w:t>
      </w:r>
      <w:proofErr w:type="gramEnd"/>
      <w:r w:rsidR="000C33D4" w:rsidRPr="00591686">
        <w:rPr>
          <w:rFonts w:ascii="Consolas" w:eastAsia="Times New Roman" w:hAnsi="Consolas" w:cs="Calibri"/>
          <w:sz w:val="20"/>
          <w:szCs w:val="20"/>
        </w:rPr>
        <w:t xml:space="preserve">1:100000); </w:t>
      </w:r>
      <w:r w:rsidR="000C33D4" w:rsidRPr="00591686">
        <w:rPr>
          <w:rFonts w:ascii="Consolas" w:eastAsia="Times New Roman" w:hAnsi="Consolas" w:cs="Calibri"/>
          <w:color w:val="008013"/>
          <w:sz w:val="20"/>
          <w:szCs w:val="20"/>
        </w:rPr>
        <w:t xml:space="preserve">%We only use the first third of the data </w:t>
      </w:r>
    </w:p>
    <w:p w14:paraId="5FDD0D7B" w14:textId="0BF507A5" w:rsidR="000C33D4" w:rsidRPr="00591686" w:rsidRDefault="00D25D51" w:rsidP="000C33D4">
      <w:pPr>
        <w:spacing w:after="0" w:line="240" w:lineRule="auto"/>
        <w:rPr>
          <w:rFonts w:ascii="Consolas" w:eastAsia="Times New Roman" w:hAnsi="Consolas" w:cs="Calibri"/>
          <w:sz w:val="20"/>
          <w:szCs w:val="20"/>
        </w:rPr>
      </w:pPr>
      <w:proofErr w:type="spellStart"/>
      <w:r>
        <w:rPr>
          <w:rFonts w:ascii="Consolas" w:eastAsia="Times New Roman" w:hAnsi="Consolas" w:cs="Calibri"/>
          <w:sz w:val="20"/>
          <w:szCs w:val="20"/>
        </w:rPr>
        <w:t>d</w:t>
      </w:r>
      <w:r w:rsidR="000C33D4" w:rsidRPr="00591686">
        <w:rPr>
          <w:rFonts w:ascii="Consolas" w:eastAsia="Times New Roman" w:hAnsi="Consolas" w:cs="Calibri"/>
          <w:sz w:val="20"/>
          <w:szCs w:val="20"/>
        </w:rPr>
        <w:t>t</w:t>
      </w:r>
      <w:proofErr w:type="spellEnd"/>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0.01;</w:t>
      </w:r>
    </w:p>
    <w:p w14:paraId="3E5B14EE" w14:textId="2BB81FEC"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L</w:t>
      </w:r>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min(data</w:t>
      </w:r>
      <w:proofErr w:type="gramStart"/>
      <w:r w:rsidRPr="00591686">
        <w:rPr>
          <w:rFonts w:ascii="Consolas" w:eastAsia="Times New Roman" w:hAnsi="Consolas" w:cs="Calibri"/>
          <w:sz w:val="20"/>
          <w:szCs w:val="20"/>
        </w:rPr>
        <w:t>);R</w:t>
      </w:r>
      <w:proofErr w:type="gramEnd"/>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max(data); </w:t>
      </w:r>
    </w:p>
    <w:p w14:paraId="473EC1DB" w14:textId="53B01A40" w:rsidR="000C33D4" w:rsidRPr="00591686" w:rsidRDefault="00D25D51" w:rsidP="000C33D4">
      <w:pPr>
        <w:spacing w:after="0" w:line="240" w:lineRule="auto"/>
        <w:rPr>
          <w:rFonts w:ascii="Consolas" w:eastAsia="Times New Roman" w:hAnsi="Consolas" w:cs="Calibri"/>
          <w:sz w:val="20"/>
          <w:szCs w:val="20"/>
        </w:rPr>
      </w:pPr>
      <w:r>
        <w:rPr>
          <w:rFonts w:ascii="Consolas" w:eastAsia="Times New Roman" w:hAnsi="Consolas" w:cs="Calibri"/>
          <w:sz w:val="20"/>
          <w:szCs w:val="20"/>
        </w:rPr>
        <w:t>m</w:t>
      </w:r>
      <w:r w:rsidR="000C33D4" w:rsidRPr="00591686">
        <w:rPr>
          <w:rFonts w:ascii="Consolas" w:eastAsia="Times New Roman" w:hAnsi="Consolas" w:cs="Calibri"/>
          <w:sz w:val="20"/>
          <w:szCs w:val="20"/>
        </w:rPr>
        <w:t>u</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proofErr w:type="gramStart"/>
      <w:r w:rsidR="000C33D4" w:rsidRPr="00591686">
        <w:rPr>
          <w:rFonts w:ascii="Consolas" w:eastAsia="Times New Roman" w:hAnsi="Consolas" w:cs="Calibri"/>
          <w:sz w:val="20"/>
          <w:szCs w:val="20"/>
        </w:rPr>
        <w:t>8;sigma</w:t>
      </w:r>
      <w:proofErr w:type="gramEnd"/>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 xml:space="preserve">8; </w:t>
      </w:r>
      <w:r w:rsidR="000C33D4" w:rsidRPr="00591686">
        <w:rPr>
          <w:rFonts w:ascii="Consolas" w:eastAsia="Times New Roman" w:hAnsi="Consolas" w:cs="Calibri"/>
          <w:color w:val="008013"/>
          <w:sz w:val="20"/>
          <w:szCs w:val="20"/>
        </w:rPr>
        <w:t>% A spline model with 8 knots for mu and 8 knots for sigma</w:t>
      </w:r>
    </w:p>
    <w:p w14:paraId="4D9FCEC4"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result5 = </w:t>
      </w:r>
      <w:proofErr w:type="spellStart"/>
      <w:r w:rsidRPr="00591686">
        <w:rPr>
          <w:rFonts w:ascii="Consolas" w:eastAsia="Times New Roman" w:hAnsi="Consolas" w:cs="Calibri"/>
          <w:sz w:val="20"/>
          <w:szCs w:val="20"/>
        </w:rPr>
        <w:t>euler_</w:t>
      </w:r>
      <w:proofErr w:type="gramStart"/>
      <w:r w:rsidRPr="00591686">
        <w:rPr>
          <w:rFonts w:ascii="Consolas" w:eastAsia="Times New Roman" w:hAnsi="Consolas" w:cs="Calibri"/>
          <w:sz w:val="20"/>
          <w:szCs w:val="20"/>
        </w:rPr>
        <w:t>reconstruction</w:t>
      </w:r>
      <w:proofErr w:type="spellEnd"/>
      <w:r w:rsidRPr="00591686">
        <w:rPr>
          <w:rFonts w:ascii="Consolas" w:eastAsia="Times New Roman" w:hAnsi="Consolas" w:cs="Calibri"/>
          <w:sz w:val="20"/>
          <w:szCs w:val="20"/>
        </w:rPr>
        <w:t>(</w:t>
      </w:r>
      <w:proofErr w:type="gramEnd"/>
      <w:r w:rsidRPr="00591686">
        <w:rPr>
          <w:rFonts w:ascii="Consolas" w:eastAsia="Times New Roman" w:hAnsi="Consolas" w:cs="Calibri"/>
          <w:sz w:val="20"/>
          <w:szCs w:val="20"/>
        </w:rPr>
        <w:t xml:space="preserve">data, </w:t>
      </w:r>
      <w:proofErr w:type="spellStart"/>
      <w:r w:rsidRPr="00591686">
        <w:rPr>
          <w:rFonts w:ascii="Consolas" w:eastAsia="Times New Roman" w:hAnsi="Consolas" w:cs="Calibri"/>
          <w:sz w:val="20"/>
          <w:szCs w:val="20"/>
        </w:rPr>
        <w:t>dt</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nKnots</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[mu sigma], </w:t>
      </w:r>
      <w:r w:rsidRPr="00591686">
        <w:rPr>
          <w:rFonts w:ascii="Consolas" w:eastAsia="Times New Roman" w:hAnsi="Consolas" w:cs="Calibri"/>
          <w:color w:val="A709F5"/>
          <w:sz w:val="20"/>
          <w:szCs w:val="20"/>
        </w:rPr>
        <w:t>'spline'</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'CC'</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'L'</w:t>
      </w:r>
      <w:r w:rsidRPr="00591686">
        <w:rPr>
          <w:rFonts w:ascii="Consolas" w:eastAsia="Times New Roman" w:hAnsi="Consolas" w:cs="Calibri"/>
          <w:sz w:val="20"/>
          <w:szCs w:val="20"/>
        </w:rPr>
        <w:t xml:space="preserve">, </w:t>
      </w:r>
      <w:r w:rsidRPr="00591686">
        <w:rPr>
          <w:rFonts w:ascii="Consolas" w:eastAsia="Times New Roman" w:hAnsi="Consolas" w:cs="Calibri"/>
          <w:color w:val="0E00FF"/>
          <w:sz w:val="20"/>
          <w:szCs w:val="20"/>
        </w:rPr>
        <w:t>...</w:t>
      </w:r>
    </w:p>
    <w:p w14:paraId="06CC17BD" w14:textId="7F01B88A" w:rsidR="000C33D4" w:rsidRPr="00591686" w:rsidRDefault="000C33D4" w:rsidP="009B2F6B">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L, </w:t>
      </w:r>
      <w:r w:rsidRPr="00591686">
        <w:rPr>
          <w:rFonts w:ascii="Consolas" w:eastAsia="Times New Roman" w:hAnsi="Consolas" w:cs="Calibri"/>
          <w:color w:val="A709F5"/>
          <w:sz w:val="20"/>
          <w:szCs w:val="20"/>
        </w:rPr>
        <w:t>'R'</w:t>
      </w:r>
      <w:r w:rsidRPr="00591686">
        <w:rPr>
          <w:rFonts w:ascii="Consolas" w:eastAsia="Times New Roman" w:hAnsi="Consolas" w:cs="Calibri"/>
          <w:sz w:val="20"/>
          <w:szCs w:val="20"/>
        </w:rPr>
        <w:t xml:space="preserve">, R,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lb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w:t>
      </w:r>
      <w:proofErr w:type="gramStart"/>
      <w:r w:rsidRPr="00591686">
        <w:rPr>
          <w:rFonts w:ascii="Consolas" w:eastAsia="Times New Roman" w:hAnsi="Consolas" w:cs="Calibri"/>
          <w:sz w:val="20"/>
          <w:szCs w:val="20"/>
        </w:rPr>
        <w:t>zeros(</w:t>
      </w:r>
      <w:proofErr w:type="gramEnd"/>
      <w:r w:rsidRPr="00591686">
        <w:rPr>
          <w:rFonts w:ascii="Consolas" w:eastAsia="Times New Roman" w:hAnsi="Consolas" w:cs="Calibri"/>
          <w:sz w:val="20"/>
          <w:szCs w:val="20"/>
        </w:rPr>
        <w:t xml:space="preserve">1, mu) - 10, zeros(1, sigma)+eps],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ub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zeros(1, mu + sigma) + 10, </w:t>
      </w:r>
      <w:r w:rsidRPr="00591686">
        <w:rPr>
          <w:rFonts w:ascii="Consolas" w:eastAsia="Times New Roman" w:hAnsi="Consolas" w:cs="Calibri"/>
          <w:color w:val="A709F5"/>
          <w:sz w:val="20"/>
          <w:szCs w:val="20"/>
        </w:rPr>
        <w:t>'solver'</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fmincon</w:t>
      </w:r>
      <w:proofErr w:type="spellEnd"/>
      <w:r w:rsidRPr="00591686">
        <w:rPr>
          <w:rFonts w:ascii="Consolas" w:eastAsia="Times New Roman" w:hAnsi="Consolas" w:cs="Calibri"/>
          <w:color w:val="A709F5"/>
          <w:sz w:val="20"/>
          <w:szCs w:val="20"/>
        </w:rPr>
        <w:t>'</w:t>
      </w:r>
      <w:r w:rsidR="00034CAB" w:rsidRPr="00591686">
        <w:rPr>
          <w:rFonts w:ascii="Consolas" w:eastAsia="Times New Roman" w:hAnsi="Consolas" w:cs="Calibri"/>
          <w:sz w:val="20"/>
          <w:szCs w:val="20"/>
        </w:rPr>
        <w:t>,</w:t>
      </w:r>
      <w:r w:rsidR="00034CAB" w:rsidRPr="00591686">
        <w:rPr>
          <w:rFonts w:ascii="Consolas" w:eastAsia="Times New Roman" w:hAnsi="Consolas" w:cs="Calibri"/>
          <w:color w:val="A709F5"/>
          <w:sz w:val="20"/>
          <w:szCs w:val="20"/>
        </w:rPr>
        <w:t xml:space="preserve"> '</w:t>
      </w:r>
      <w:proofErr w:type="spellStart"/>
      <w:r w:rsidR="00034CAB" w:rsidRPr="00591686">
        <w:rPr>
          <w:rFonts w:ascii="Consolas" w:eastAsia="Times New Roman" w:hAnsi="Consolas" w:cs="Calibri"/>
          <w:color w:val="A709F5"/>
          <w:sz w:val="20"/>
          <w:szCs w:val="20"/>
        </w:rPr>
        <w:t>search_agents</w:t>
      </w:r>
      <w:proofErr w:type="spellEnd"/>
      <w:r w:rsidR="00034CAB" w:rsidRPr="00591686">
        <w:rPr>
          <w:rFonts w:ascii="Consolas" w:eastAsia="Times New Roman" w:hAnsi="Consolas" w:cs="Calibri"/>
          <w:color w:val="A709F5"/>
          <w:sz w:val="20"/>
          <w:szCs w:val="20"/>
        </w:rPr>
        <w:t>'</w:t>
      </w:r>
      <w:r w:rsidR="00034CAB" w:rsidRPr="00591686">
        <w:rPr>
          <w:rFonts w:ascii="Consolas" w:eastAsia="Times New Roman" w:hAnsi="Consolas" w:cs="Calibri"/>
          <w:sz w:val="20"/>
          <w:szCs w:val="20"/>
        </w:rPr>
        <w:t>, 1</w:t>
      </w:r>
      <w:r w:rsidRPr="00591686">
        <w:rPr>
          <w:rFonts w:ascii="Consolas" w:eastAsia="Times New Roman" w:hAnsi="Consolas" w:cs="Calibri"/>
          <w:sz w:val="20"/>
          <w:szCs w:val="20"/>
        </w:rPr>
        <w:t>);</w:t>
      </w:r>
    </w:p>
    <w:p w14:paraId="5CF01B4D" w14:textId="7C3D1B77" w:rsidR="000C33D4" w:rsidRPr="00591686" w:rsidRDefault="000C33D4" w:rsidP="009B2F6B">
      <w:pPr>
        <w:jc w:val="both"/>
        <w:rPr>
          <w:rFonts w:ascii="Times New Roman" w:hAnsi="Times New Roman" w:cs="Times New Roman"/>
          <w:sz w:val="20"/>
          <w:szCs w:val="20"/>
        </w:rPr>
      </w:pPr>
      <w:r w:rsidRPr="00591686">
        <w:rPr>
          <w:rFonts w:ascii="Times New Roman" w:hAnsi="Times New Roman" w:cs="Times New Roman"/>
          <w:sz w:val="20"/>
          <w:szCs w:val="20"/>
        </w:rPr>
        <w:t>and, you</w:t>
      </w:r>
      <w:r w:rsidR="006E40C0" w:rsidRPr="00591686">
        <w:rPr>
          <w:rFonts w:ascii="Times New Roman" w:hAnsi="Times New Roman" w:cs="Times New Roman"/>
          <w:sz w:val="20"/>
          <w:szCs w:val="20"/>
        </w:rPr>
        <w:t xml:space="preserve"> always</w:t>
      </w:r>
      <w:r w:rsidRPr="00591686">
        <w:rPr>
          <w:rFonts w:ascii="Times New Roman" w:hAnsi="Times New Roman" w:cs="Times New Roman"/>
          <w:sz w:val="20"/>
          <w:szCs w:val="20"/>
        </w:rPr>
        <w:t xml:space="preserve"> get</w:t>
      </w:r>
      <w:r w:rsidR="006E40C0" w:rsidRPr="00591686">
        <w:rPr>
          <w:rFonts w:ascii="Times New Roman" w:hAnsi="Times New Roman" w:cs="Times New Roman"/>
          <w:sz w:val="20"/>
          <w:szCs w:val="20"/>
        </w:rPr>
        <w:t xml:space="preserve"> the following result</w:t>
      </w:r>
      <w:r w:rsidRPr="00591686">
        <w:rPr>
          <w:rFonts w:ascii="Times New Roman" w:hAnsi="Times New Roman" w:cs="Times New Roman"/>
          <w:sz w:val="20"/>
          <w:szCs w:val="20"/>
        </w:rPr>
        <w:t xml:space="preserve"> </w:t>
      </w:r>
    </w:p>
    <w:p w14:paraId="72848EDD" w14:textId="52A7B0A2" w:rsidR="000C33D4" w:rsidRPr="00591686" w:rsidRDefault="000C33D4" w:rsidP="000C33D4">
      <w:pPr>
        <w:spacing w:after="0"/>
        <w:jc w:val="both"/>
        <w:rPr>
          <w:rFonts w:ascii="Consolas" w:hAnsi="Consolas" w:cs="Calibri"/>
          <w:sz w:val="20"/>
          <w:szCs w:val="20"/>
        </w:rPr>
      </w:pPr>
      <w:r w:rsidRPr="00591686">
        <w:rPr>
          <w:rFonts w:ascii="Consolas" w:hAnsi="Consolas" w:cs="Calibri"/>
          <w:sz w:val="20"/>
          <w:szCs w:val="20"/>
        </w:rPr>
        <w:t xml:space="preserve">Estimated </w:t>
      </w:r>
      <w:proofErr w:type="gramStart"/>
      <w:r w:rsidRPr="00591686">
        <w:rPr>
          <w:rFonts w:ascii="Consolas" w:hAnsi="Consolas" w:cs="Calibri"/>
          <w:sz w:val="20"/>
          <w:szCs w:val="20"/>
        </w:rPr>
        <w:t>parameters :</w:t>
      </w:r>
      <w:proofErr w:type="gramEnd"/>
      <w:r w:rsidRPr="00591686">
        <w:rPr>
          <w:rFonts w:ascii="Consolas" w:hAnsi="Consolas" w:cs="Calibri"/>
          <w:sz w:val="20"/>
          <w:szCs w:val="20"/>
        </w:rPr>
        <w:t xml:space="preserve"> </w:t>
      </w:r>
    </w:p>
    <w:p w14:paraId="62699AA3" w14:textId="77777777" w:rsidR="000C33D4" w:rsidRPr="00591686" w:rsidRDefault="000C33D4" w:rsidP="000C33D4">
      <w:pPr>
        <w:spacing w:after="0"/>
        <w:jc w:val="both"/>
        <w:rPr>
          <w:rFonts w:ascii="Consolas" w:hAnsi="Consolas" w:cs="Calibri"/>
          <w:sz w:val="20"/>
          <w:szCs w:val="20"/>
        </w:rPr>
      </w:pPr>
      <w:r w:rsidRPr="00591686">
        <w:rPr>
          <w:rFonts w:ascii="Consolas" w:hAnsi="Consolas" w:cs="Calibri"/>
          <w:sz w:val="20"/>
          <w:szCs w:val="20"/>
        </w:rPr>
        <w:t>0.4263    0.10858   -0.09268   0.0019837   0.054657   0.051057   -0.18033    -0.58468</w:t>
      </w:r>
    </w:p>
    <w:p w14:paraId="085E54C8" w14:textId="77777777" w:rsidR="000C33D4" w:rsidRPr="00591686" w:rsidRDefault="000C33D4" w:rsidP="000C33D4">
      <w:pPr>
        <w:spacing w:after="0"/>
        <w:jc w:val="both"/>
        <w:rPr>
          <w:rFonts w:ascii="Consolas" w:hAnsi="Consolas" w:cs="Calibri"/>
          <w:sz w:val="20"/>
          <w:szCs w:val="20"/>
        </w:rPr>
      </w:pPr>
      <w:r w:rsidRPr="00591686">
        <w:rPr>
          <w:rFonts w:ascii="Consolas" w:hAnsi="Consolas" w:cs="Calibri"/>
          <w:sz w:val="20"/>
          <w:szCs w:val="20"/>
        </w:rPr>
        <w:t xml:space="preserve">0.37525   0.39834    </w:t>
      </w:r>
      <w:proofErr w:type="gramStart"/>
      <w:r w:rsidRPr="00591686">
        <w:rPr>
          <w:rFonts w:ascii="Consolas" w:hAnsi="Consolas" w:cs="Calibri"/>
          <w:sz w:val="20"/>
          <w:szCs w:val="20"/>
        </w:rPr>
        <w:t>0.39633  0.4086</w:t>
      </w:r>
      <w:proofErr w:type="gramEnd"/>
      <w:r w:rsidRPr="00591686">
        <w:rPr>
          <w:rFonts w:ascii="Consolas" w:hAnsi="Consolas" w:cs="Calibri"/>
          <w:sz w:val="20"/>
          <w:szCs w:val="20"/>
        </w:rPr>
        <w:t xml:space="preserve">       0.40105    0.40098     0.39824     0.3948</w:t>
      </w:r>
    </w:p>
    <w:p w14:paraId="25E72FE9" w14:textId="77777777" w:rsidR="000C33D4" w:rsidRPr="00591686" w:rsidRDefault="000C33D4" w:rsidP="009B2F6B">
      <w:pPr>
        <w:jc w:val="both"/>
        <w:rPr>
          <w:rFonts w:ascii="Consolas" w:hAnsi="Consolas" w:cs="Calibri"/>
          <w:sz w:val="20"/>
          <w:szCs w:val="20"/>
        </w:rPr>
      </w:pPr>
      <w:r w:rsidRPr="00591686">
        <w:rPr>
          <w:rFonts w:ascii="Consolas" w:hAnsi="Consolas" w:cs="Calibri"/>
          <w:sz w:val="20"/>
          <w:szCs w:val="20"/>
        </w:rPr>
        <w:t>- sum of log-likelihoods</w:t>
      </w:r>
      <w:proofErr w:type="gramStart"/>
      <w:r w:rsidRPr="00591686">
        <w:rPr>
          <w:rFonts w:ascii="Consolas" w:hAnsi="Consolas" w:cs="Calibri"/>
          <w:sz w:val="20"/>
          <w:szCs w:val="20"/>
        </w:rPr>
        <w:t>) :</w:t>
      </w:r>
      <w:proofErr w:type="gramEnd"/>
      <w:r w:rsidRPr="00591686">
        <w:rPr>
          <w:rFonts w:ascii="Consolas" w:hAnsi="Consolas" w:cs="Calibri"/>
          <w:sz w:val="20"/>
          <w:szCs w:val="20"/>
        </w:rPr>
        <w:t xml:space="preserve"> -180071.2916</w:t>
      </w:r>
    </w:p>
    <w:p w14:paraId="0F6D33E7" w14:textId="4E3E1093" w:rsidR="000C33D4" w:rsidRPr="00591686" w:rsidRDefault="000C33D4" w:rsidP="009B2F6B">
      <w:pPr>
        <w:jc w:val="both"/>
        <w:rPr>
          <w:rFonts w:ascii="Times New Roman" w:hAnsi="Times New Roman" w:cs="Times New Roman"/>
          <w:sz w:val="20"/>
          <w:szCs w:val="20"/>
        </w:rPr>
      </w:pPr>
      <w:r w:rsidRPr="00591686">
        <w:rPr>
          <w:rFonts w:ascii="Times New Roman" w:hAnsi="Times New Roman" w:cs="Times New Roman"/>
          <w:sz w:val="20"/>
          <w:szCs w:val="20"/>
        </w:rPr>
        <w:t>and to see a plot type the following</w:t>
      </w:r>
      <w:r w:rsidR="000B128A" w:rsidRPr="00591686">
        <w:rPr>
          <w:rFonts w:ascii="Times New Roman" w:hAnsi="Times New Roman" w:cs="Times New Roman"/>
          <w:sz w:val="20"/>
          <w:szCs w:val="20"/>
        </w:rPr>
        <w:t xml:space="preserve"> (see </w:t>
      </w:r>
      <w:r w:rsidR="007C12BB" w:rsidRPr="00591686">
        <w:rPr>
          <w:rFonts w:ascii="Times New Roman" w:hAnsi="Times New Roman" w:cs="Times New Roman"/>
          <w:b/>
          <w:sz w:val="20"/>
          <w:szCs w:val="20"/>
        </w:rPr>
        <w:fldChar w:fldCharType="begin"/>
      </w:r>
      <w:r w:rsidR="007C12BB" w:rsidRPr="00591686">
        <w:rPr>
          <w:rFonts w:ascii="Times New Roman" w:hAnsi="Times New Roman" w:cs="Times New Roman"/>
          <w:sz w:val="20"/>
          <w:szCs w:val="20"/>
        </w:rPr>
        <w:instrText xml:space="preserve"> REF Figure3 \h </w:instrText>
      </w:r>
      <w:r w:rsidR="007C12BB" w:rsidRPr="00591686">
        <w:rPr>
          <w:rFonts w:ascii="Times New Roman" w:hAnsi="Times New Roman" w:cs="Times New Roman"/>
          <w:b/>
          <w:sz w:val="20"/>
          <w:szCs w:val="20"/>
        </w:rPr>
      </w:r>
      <w:r w:rsidR="007C12BB" w:rsidRPr="00591686">
        <w:rPr>
          <w:rFonts w:ascii="Times New Roman" w:hAnsi="Times New Roman" w:cs="Times New Roman"/>
          <w:b/>
          <w:sz w:val="20"/>
          <w:szCs w:val="20"/>
        </w:rPr>
        <w:fldChar w:fldCharType="separate"/>
      </w:r>
      <w:r w:rsidR="007C12BB" w:rsidRPr="00591686">
        <w:rPr>
          <w:rFonts w:ascii="Times New Roman" w:hAnsi="Times New Roman" w:cs="Times New Roman"/>
          <w:b/>
          <w:sz w:val="18"/>
          <w:szCs w:val="18"/>
        </w:rPr>
        <w:t>Figure 3</w:t>
      </w:r>
      <w:r w:rsidR="007C12BB" w:rsidRPr="00591686">
        <w:rPr>
          <w:rFonts w:ascii="Times New Roman" w:hAnsi="Times New Roman" w:cs="Times New Roman"/>
          <w:b/>
          <w:sz w:val="20"/>
          <w:szCs w:val="20"/>
        </w:rPr>
        <w:fldChar w:fldCharType="end"/>
      </w:r>
      <w:r w:rsidR="000B128A" w:rsidRPr="00591686">
        <w:rPr>
          <w:rFonts w:ascii="Times New Roman" w:hAnsi="Times New Roman" w:cs="Times New Roman"/>
          <w:sz w:val="20"/>
          <w:szCs w:val="20"/>
        </w:rPr>
        <w:t>, right panel)</w:t>
      </w:r>
    </w:p>
    <w:p w14:paraId="3BA5B3C3" w14:textId="40F76660" w:rsidR="000C33D4" w:rsidRDefault="000C33D4" w:rsidP="000C33D4">
      <w:pPr>
        <w:spacing w:after="0" w:line="240" w:lineRule="auto"/>
        <w:rPr>
          <w:rFonts w:ascii="Consolas" w:eastAsia="Times New Roman" w:hAnsi="Consolas" w:cs="Calibri"/>
          <w:color w:val="008013"/>
          <w:sz w:val="20"/>
          <w:szCs w:val="20"/>
        </w:rPr>
      </w:pPr>
      <w:r w:rsidRPr="00591686">
        <w:rPr>
          <w:rFonts w:ascii="Consolas" w:eastAsia="Times New Roman" w:hAnsi="Consolas" w:cs="Calibri"/>
          <w:sz w:val="20"/>
          <w:szCs w:val="20"/>
        </w:rPr>
        <w:t>r=1.</w:t>
      </w:r>
      <w:proofErr w:type="gramStart"/>
      <w:r w:rsidRPr="00591686">
        <w:rPr>
          <w:rFonts w:ascii="Consolas" w:eastAsia="Times New Roman" w:hAnsi="Consolas" w:cs="Calibri"/>
          <w:sz w:val="20"/>
          <w:szCs w:val="20"/>
        </w:rPr>
        <w:t>01;K</w:t>
      </w:r>
      <w:proofErr w:type="gramEnd"/>
      <w:r w:rsidRPr="00591686">
        <w:rPr>
          <w:rFonts w:ascii="Consolas" w:eastAsia="Times New Roman" w:hAnsi="Consolas" w:cs="Calibri"/>
          <w:sz w:val="20"/>
          <w:szCs w:val="20"/>
        </w:rPr>
        <w:t xml:space="preserve">=10;g=2.75;a=1.6;s=0.4;  </w:t>
      </w:r>
      <w:r w:rsidRPr="00591686">
        <w:rPr>
          <w:rFonts w:ascii="Consolas" w:eastAsia="Times New Roman" w:hAnsi="Consolas" w:cs="Calibri"/>
          <w:color w:val="008013"/>
          <w:sz w:val="20"/>
          <w:szCs w:val="20"/>
        </w:rPr>
        <w:t>% true parameter values</w:t>
      </w:r>
    </w:p>
    <w:p w14:paraId="6E1F373B" w14:textId="41DFCB31" w:rsidR="00257675" w:rsidRPr="00591686" w:rsidRDefault="00257675" w:rsidP="000C33D4">
      <w:pPr>
        <w:spacing w:after="0" w:line="240" w:lineRule="auto"/>
        <w:rPr>
          <w:rFonts w:ascii="Consolas" w:eastAsia="Times New Roman" w:hAnsi="Consolas" w:cs="Calibri"/>
          <w:sz w:val="20"/>
          <w:szCs w:val="20"/>
        </w:rPr>
      </w:pPr>
      <w:r>
        <w:rPr>
          <w:rFonts w:ascii="Consolas" w:eastAsia="Times New Roman" w:hAnsi="Consolas" w:cs="Calibri"/>
          <w:sz w:val="20"/>
          <w:szCs w:val="20"/>
        </w:rPr>
        <w:t>par = [r K g a s];</w:t>
      </w:r>
      <w:r>
        <w:rPr>
          <w:rFonts w:ascii="Consolas" w:eastAsia="Times New Roman" w:hAnsi="Consolas" w:cs="Calibri"/>
          <w:color w:val="008013"/>
          <w:sz w:val="20"/>
          <w:szCs w:val="20"/>
        </w:rPr>
        <w:t xml:space="preserve"> </w:t>
      </w:r>
    </w:p>
    <w:p w14:paraId="5EEE1B1A"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mu = @(</w:t>
      </w:r>
      <w:proofErr w:type="spellStart"/>
      <w:proofErr w:type="gramStart"/>
      <w:r w:rsidRPr="00591686">
        <w:rPr>
          <w:rFonts w:ascii="Consolas" w:eastAsia="Times New Roman" w:hAnsi="Consolas" w:cs="Calibri"/>
          <w:sz w:val="20"/>
          <w:szCs w:val="20"/>
        </w:rPr>
        <w:t>x,par</w:t>
      </w:r>
      <w:proofErr w:type="spellEnd"/>
      <w:proofErr w:type="gramEnd"/>
      <w:r w:rsidRPr="00591686">
        <w:rPr>
          <w:rFonts w:ascii="Consolas" w:eastAsia="Times New Roman" w:hAnsi="Consolas" w:cs="Calibri"/>
          <w:sz w:val="20"/>
          <w:szCs w:val="20"/>
        </w:rPr>
        <w:t>)r.*x.*(1-x./K)-g.*x.^2./(x.^2+a.^2);sigma=@(</w:t>
      </w:r>
      <w:proofErr w:type="spellStart"/>
      <w:r w:rsidRPr="00591686">
        <w:rPr>
          <w:rFonts w:ascii="Consolas" w:eastAsia="Times New Roman" w:hAnsi="Consolas" w:cs="Calibri"/>
          <w:sz w:val="20"/>
          <w:szCs w:val="20"/>
        </w:rPr>
        <w:t>x,par</w:t>
      </w:r>
      <w:proofErr w:type="spellEnd"/>
      <w:r w:rsidRPr="00591686">
        <w:rPr>
          <w:rFonts w:ascii="Consolas" w:eastAsia="Times New Roman" w:hAnsi="Consolas" w:cs="Calibri"/>
          <w:sz w:val="20"/>
          <w:szCs w:val="20"/>
        </w:rPr>
        <w:t xml:space="preserve">)s;  </w:t>
      </w:r>
      <w:r w:rsidRPr="00591686">
        <w:rPr>
          <w:rFonts w:ascii="Consolas" w:eastAsia="Times New Roman" w:hAnsi="Consolas" w:cs="Calibri"/>
          <w:color w:val="008013"/>
          <w:sz w:val="20"/>
          <w:szCs w:val="20"/>
        </w:rPr>
        <w:t>% true model</w:t>
      </w:r>
    </w:p>
    <w:p w14:paraId="6F92976C" w14:textId="77777777" w:rsidR="000C33D4" w:rsidRPr="00591686" w:rsidRDefault="000C33D4" w:rsidP="000C33D4">
      <w:pPr>
        <w:spacing w:after="0" w:line="240" w:lineRule="auto"/>
        <w:rPr>
          <w:rFonts w:ascii="Consolas" w:eastAsia="Times New Roman" w:hAnsi="Consolas" w:cs="Calibri"/>
          <w:sz w:val="20"/>
          <w:szCs w:val="20"/>
        </w:rPr>
      </w:pPr>
      <w:proofErr w:type="spellStart"/>
      <w:r w:rsidRPr="00591686">
        <w:rPr>
          <w:rFonts w:ascii="Consolas" w:eastAsia="Times New Roman" w:hAnsi="Consolas" w:cs="Calibri"/>
          <w:sz w:val="20"/>
          <w:szCs w:val="20"/>
        </w:rPr>
        <w:t>xplot</w:t>
      </w:r>
      <w:proofErr w:type="spellEnd"/>
      <w:r w:rsidRPr="00591686">
        <w:rPr>
          <w:rFonts w:ascii="Consolas" w:eastAsia="Times New Roman" w:hAnsi="Consolas" w:cs="Calibri"/>
          <w:sz w:val="20"/>
          <w:szCs w:val="20"/>
        </w:rPr>
        <w:t>=</w:t>
      </w:r>
      <w:proofErr w:type="spellStart"/>
      <w:r w:rsidRPr="00591686">
        <w:rPr>
          <w:rFonts w:ascii="Consolas" w:eastAsia="Times New Roman" w:hAnsi="Consolas" w:cs="Calibri"/>
          <w:sz w:val="20"/>
          <w:szCs w:val="20"/>
        </w:rPr>
        <w:t>linspace</w:t>
      </w:r>
      <w:proofErr w:type="spellEnd"/>
      <w:r w:rsidRPr="00591686">
        <w:rPr>
          <w:rFonts w:ascii="Consolas" w:eastAsia="Times New Roman" w:hAnsi="Consolas" w:cs="Calibri"/>
          <w:sz w:val="20"/>
          <w:szCs w:val="20"/>
        </w:rPr>
        <w:t>(</w:t>
      </w:r>
      <w:proofErr w:type="gramStart"/>
      <w:r w:rsidRPr="00591686">
        <w:rPr>
          <w:rFonts w:ascii="Consolas" w:eastAsia="Times New Roman" w:hAnsi="Consolas" w:cs="Calibri"/>
          <w:sz w:val="20"/>
          <w:szCs w:val="20"/>
        </w:rPr>
        <w:t>L,R</w:t>
      </w:r>
      <w:proofErr w:type="gramEnd"/>
      <w:r w:rsidRPr="00591686">
        <w:rPr>
          <w:rFonts w:ascii="Consolas" w:eastAsia="Times New Roman" w:hAnsi="Consolas" w:cs="Calibri"/>
          <w:sz w:val="20"/>
          <w:szCs w:val="20"/>
        </w:rPr>
        <w:t>,2000);</w:t>
      </w:r>
    </w:p>
    <w:p w14:paraId="65C80869" w14:textId="153B603E" w:rsidR="000C33D4" w:rsidRPr="00591686" w:rsidRDefault="000C33D4" w:rsidP="000C33D4">
      <w:pPr>
        <w:spacing w:after="0" w:line="240" w:lineRule="auto"/>
        <w:rPr>
          <w:rFonts w:ascii="Consolas" w:eastAsia="Times New Roman" w:hAnsi="Consolas" w:cs="Calibri"/>
          <w:sz w:val="20"/>
          <w:szCs w:val="20"/>
        </w:rPr>
      </w:pPr>
      <w:proofErr w:type="spellStart"/>
      <w:r w:rsidRPr="00591686">
        <w:rPr>
          <w:rFonts w:ascii="Consolas" w:eastAsia="Times New Roman" w:hAnsi="Consolas" w:cs="Calibri"/>
          <w:sz w:val="20"/>
          <w:szCs w:val="20"/>
        </w:rPr>
        <w:t>plot_results</w:t>
      </w:r>
      <w:proofErr w:type="spellEnd"/>
      <w:r w:rsidRPr="00591686">
        <w:rPr>
          <w:rFonts w:ascii="Consolas" w:eastAsia="Times New Roman" w:hAnsi="Consolas" w:cs="Calibri"/>
          <w:sz w:val="20"/>
          <w:szCs w:val="20"/>
        </w:rPr>
        <w:t>(result</w:t>
      </w:r>
      <w:proofErr w:type="gramStart"/>
      <w:r w:rsidRPr="00591686">
        <w:rPr>
          <w:rFonts w:ascii="Consolas" w:eastAsia="Times New Roman" w:hAnsi="Consolas" w:cs="Calibri"/>
          <w:sz w:val="20"/>
          <w:szCs w:val="20"/>
        </w:rPr>
        <w:t>5,xplot</w:t>
      </w:r>
      <w:proofErr w:type="gramEnd"/>
      <w:r w:rsidRPr="00591686">
        <w:rPr>
          <w:rFonts w:ascii="Consolas" w:eastAsia="Times New Roman" w:hAnsi="Consolas" w:cs="Calibri"/>
          <w:sz w:val="20"/>
          <w:szCs w:val="20"/>
        </w:rPr>
        <w:t>,mu(</w:t>
      </w:r>
      <w:proofErr w:type="spellStart"/>
      <w:r w:rsidRPr="00591686">
        <w:rPr>
          <w:rFonts w:ascii="Consolas" w:eastAsia="Times New Roman" w:hAnsi="Consolas" w:cs="Calibri"/>
          <w:sz w:val="20"/>
          <w:szCs w:val="20"/>
        </w:rPr>
        <w:t>xplot,par</w:t>
      </w:r>
      <w:proofErr w:type="spellEnd"/>
      <w:r w:rsidRPr="00591686">
        <w:rPr>
          <w:rFonts w:ascii="Consolas" w:eastAsia="Times New Roman" w:hAnsi="Consolas" w:cs="Calibri"/>
          <w:sz w:val="20"/>
          <w:szCs w:val="20"/>
        </w:rPr>
        <w:t>),sigma(</w:t>
      </w:r>
      <w:proofErr w:type="spellStart"/>
      <w:r w:rsidRPr="00591686">
        <w:rPr>
          <w:rFonts w:ascii="Consolas" w:eastAsia="Times New Roman" w:hAnsi="Consolas" w:cs="Calibri"/>
          <w:sz w:val="20"/>
          <w:szCs w:val="20"/>
        </w:rPr>
        <w:t>xplot,par</w:t>
      </w:r>
      <w:proofErr w:type="spellEnd"/>
      <w:r w:rsidRPr="00591686">
        <w:rPr>
          <w:rFonts w:ascii="Consolas" w:eastAsia="Times New Roman" w:hAnsi="Consolas" w:cs="Calibri"/>
          <w:sz w:val="20"/>
          <w:szCs w:val="20"/>
        </w:rPr>
        <w:t>))</w:t>
      </w:r>
    </w:p>
    <w:p w14:paraId="21E7D7EF" w14:textId="13FF312E" w:rsidR="00456901" w:rsidRPr="00591686" w:rsidRDefault="00456901" w:rsidP="000C33D4">
      <w:pPr>
        <w:spacing w:after="0" w:line="240" w:lineRule="auto"/>
        <w:rPr>
          <w:rFonts w:ascii="Consolas" w:eastAsia="Times New Roman" w:hAnsi="Consolas" w:cs="Calibri"/>
          <w:sz w:val="20"/>
          <w:szCs w:val="20"/>
        </w:rPr>
      </w:pPr>
    </w:p>
    <w:p w14:paraId="400E67CF" w14:textId="03B14F96" w:rsidR="00456901" w:rsidRPr="00591686" w:rsidRDefault="00456901" w:rsidP="000C33D4">
      <w:pPr>
        <w:spacing w:after="0" w:line="240" w:lineRule="auto"/>
        <w:rPr>
          <w:rFonts w:ascii="Consolas" w:eastAsia="Times New Roman" w:hAnsi="Consolas" w:cs="Calibri"/>
          <w:sz w:val="20"/>
          <w:szCs w:val="20"/>
        </w:rPr>
      </w:pPr>
    </w:p>
    <w:p w14:paraId="4446E9BC" w14:textId="3E9CB6C8" w:rsidR="00456901" w:rsidRPr="00591686" w:rsidRDefault="00456901" w:rsidP="000C33D4">
      <w:pPr>
        <w:spacing w:after="0" w:line="240" w:lineRule="auto"/>
        <w:rPr>
          <w:rFonts w:ascii="Consolas" w:eastAsia="Times New Roman" w:hAnsi="Consolas" w:cs="Calibri"/>
          <w:sz w:val="20"/>
          <w:szCs w:val="20"/>
        </w:rPr>
      </w:pPr>
      <w:r w:rsidRPr="00591686">
        <w:rPr>
          <w:rFonts w:ascii="Consolas" w:eastAsia="Times New Roman" w:hAnsi="Consolas" w:cs="Calibri"/>
          <w:noProof/>
          <w:sz w:val="20"/>
          <w:szCs w:val="20"/>
        </w:rPr>
        <w:drawing>
          <wp:inline distT="0" distB="0" distL="0" distR="0" wp14:anchorId="5008CF18" wp14:editId="17AFA5BE">
            <wp:extent cx="2813538" cy="2107386"/>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1172" cy="2120594"/>
                    </a:xfrm>
                    <a:prstGeom prst="rect">
                      <a:avLst/>
                    </a:prstGeom>
                    <a:noFill/>
                    <a:ln>
                      <a:noFill/>
                    </a:ln>
                  </pic:spPr>
                </pic:pic>
              </a:graphicData>
            </a:graphic>
          </wp:inline>
        </w:drawing>
      </w:r>
      <w:r w:rsidRPr="00591686">
        <w:rPr>
          <w:rFonts w:ascii="Consolas" w:eastAsia="Times New Roman" w:hAnsi="Consolas" w:cs="Calibri"/>
          <w:sz w:val="20"/>
          <w:szCs w:val="20"/>
        </w:rPr>
        <w:t xml:space="preserve"> </w:t>
      </w:r>
      <w:r w:rsidR="00BE08BB" w:rsidRPr="00BE08BB">
        <w:rPr>
          <w:rFonts w:ascii="Consolas" w:eastAsia="Times New Roman" w:hAnsi="Consolas" w:cs="Calibri"/>
          <w:noProof/>
          <w:sz w:val="20"/>
          <w:szCs w:val="20"/>
        </w:rPr>
        <w:drawing>
          <wp:inline distT="0" distB="0" distL="0" distR="0" wp14:anchorId="5727CB21" wp14:editId="48761E9F">
            <wp:extent cx="2875428" cy="21541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5717" cy="2161878"/>
                    </a:xfrm>
                    <a:prstGeom prst="rect">
                      <a:avLst/>
                    </a:prstGeom>
                    <a:noFill/>
                    <a:ln>
                      <a:noFill/>
                    </a:ln>
                  </pic:spPr>
                </pic:pic>
              </a:graphicData>
            </a:graphic>
          </wp:inline>
        </w:drawing>
      </w:r>
    </w:p>
    <w:p w14:paraId="3C457808" w14:textId="73B366AF" w:rsidR="00597D38" w:rsidRPr="00591686" w:rsidRDefault="000C33D4" w:rsidP="00C1680C">
      <w:pPr>
        <w:spacing w:after="240"/>
        <w:jc w:val="both"/>
        <w:rPr>
          <w:rFonts w:ascii="Times New Roman" w:hAnsi="Times New Roman" w:cs="Times New Roman"/>
          <w:bCs/>
          <w:sz w:val="18"/>
          <w:szCs w:val="18"/>
        </w:rPr>
      </w:pPr>
      <w:bookmarkStart w:id="40" w:name="Figure3"/>
      <w:r w:rsidRPr="00591686">
        <w:rPr>
          <w:rFonts w:ascii="Times New Roman" w:hAnsi="Times New Roman" w:cs="Times New Roman"/>
          <w:b/>
          <w:sz w:val="18"/>
          <w:szCs w:val="18"/>
        </w:rPr>
        <w:lastRenderedPageBreak/>
        <w:t>Figure 3</w:t>
      </w:r>
      <w:bookmarkEnd w:id="40"/>
      <w:r w:rsidRPr="00591686">
        <w:rPr>
          <w:rFonts w:ascii="Times New Roman" w:hAnsi="Times New Roman" w:cs="Times New Roman"/>
          <w:b/>
          <w:sz w:val="18"/>
          <w:szCs w:val="18"/>
        </w:rPr>
        <w:t xml:space="preserve">. </w:t>
      </w:r>
      <w:r w:rsidRPr="00591686">
        <w:rPr>
          <w:rFonts w:ascii="Times New Roman" w:hAnsi="Times New Roman" w:cs="Times New Roman"/>
          <w:bCs/>
          <w:sz w:val="18"/>
          <w:szCs w:val="18"/>
        </w:rPr>
        <w:t xml:space="preserve"> </w:t>
      </w:r>
      <w:r w:rsidR="00597D38" w:rsidRPr="00591686">
        <w:rPr>
          <w:rFonts w:ascii="Times New Roman" w:hAnsi="Times New Roman" w:cs="Times New Roman"/>
          <w:bCs/>
          <w:sz w:val="18"/>
          <w:szCs w:val="18"/>
        </w:rPr>
        <w:t xml:space="preserve">(Left panel) </w:t>
      </w:r>
      <w:r w:rsidR="00A41946" w:rsidRPr="00591686">
        <w:rPr>
          <w:rFonts w:ascii="Times New Roman" w:hAnsi="Times New Roman" w:cs="Times New Roman"/>
          <w:bCs/>
          <w:sz w:val="18"/>
          <w:szCs w:val="18"/>
        </w:rPr>
        <w:t xml:space="preserve">A dataset simulated from the grazing model of May. </w:t>
      </w:r>
      <m:oMath>
        <m:r>
          <w:rPr>
            <w:rFonts w:ascii="Cambria Math" w:hAnsi="Cambria Math" w:cs="Times New Roman"/>
            <w:sz w:val="18"/>
            <w:szCs w:val="18"/>
          </w:rPr>
          <m:t>3×</m:t>
        </m:r>
        <m:sSup>
          <m:sSupPr>
            <m:ctrlPr>
              <w:rPr>
                <w:rFonts w:ascii="Cambria Math" w:hAnsi="Cambria Math" w:cs="Times New Roman"/>
                <w:bCs/>
                <w:sz w:val="18"/>
                <w:szCs w:val="18"/>
              </w:rPr>
            </m:ctrlPr>
          </m:sSupPr>
          <m:e>
            <m:r>
              <w:rPr>
                <w:rFonts w:ascii="Cambria Math" w:hAnsi="Cambria Math" w:cs="Times New Roman"/>
                <w:sz w:val="18"/>
                <w:szCs w:val="18"/>
              </w:rPr>
              <m:t>10</m:t>
            </m:r>
          </m:e>
          <m:sup>
            <m:r>
              <w:rPr>
                <w:rFonts w:ascii="Cambria Math" w:hAnsi="Cambria Math" w:cs="Times New Roman"/>
                <w:sz w:val="18"/>
                <w:szCs w:val="18"/>
              </w:rPr>
              <m:t>5</m:t>
            </m:r>
          </m:sup>
        </m:sSup>
      </m:oMath>
      <w:r w:rsidR="00597D38" w:rsidRPr="00591686">
        <w:rPr>
          <w:rFonts w:ascii="Times New Roman" w:hAnsi="Times New Roman" w:cs="Times New Roman"/>
          <w:bCs/>
          <w:sz w:val="18"/>
          <w:szCs w:val="18"/>
          <w:vertAlign w:val="superscript"/>
        </w:rPr>
        <w:t xml:space="preserve"> </w:t>
      </w:r>
      <w:r w:rsidR="00597D38" w:rsidRPr="00591686">
        <w:rPr>
          <w:rFonts w:ascii="Times New Roman" w:hAnsi="Times New Roman" w:cs="Times New Roman"/>
          <w:bCs/>
          <w:sz w:val="18"/>
          <w:szCs w:val="18"/>
        </w:rPr>
        <w:t xml:space="preserve">data points with a time step of </w:t>
      </w:r>
      <m:oMath>
        <m:r>
          <w:rPr>
            <w:rFonts w:ascii="Cambria Math" w:hAnsi="Cambria Math" w:cs="Times New Roman"/>
            <w:sz w:val="18"/>
            <w:szCs w:val="18"/>
          </w:rPr>
          <m:t>dt=</m:t>
        </m:r>
        <m:r>
          <w:rPr>
            <w:rFonts w:ascii="Cambria Math" w:eastAsiaTheme="minorEastAsia" w:hAnsi="Cambria Math" w:cs="Times New Roman"/>
            <w:sz w:val="18"/>
            <w:szCs w:val="18"/>
          </w:rPr>
          <m:t>0.01</m:t>
        </m:r>
      </m:oMath>
      <w:r w:rsidR="00597D38" w:rsidRPr="00591686">
        <w:rPr>
          <w:rFonts w:ascii="Times New Roman" w:hAnsi="Times New Roman" w:cs="Times New Roman"/>
          <w:bCs/>
          <w:sz w:val="18"/>
          <w:szCs w:val="18"/>
        </w:rPr>
        <w:t xml:space="preserve"> are simulated from the overgrazed model of May </w:t>
      </w:r>
      <m:oMath>
        <m:r>
          <w:rPr>
            <w:rFonts w:ascii="Cambria Math" w:hAnsi="Cambria Math" w:cs="Times New Roman"/>
            <w:sz w:val="18"/>
            <w:szCs w:val="18"/>
          </w:rPr>
          <m:t>dx</m:t>
        </m:r>
        <m:r>
          <w:rPr>
            <w:rFonts w:ascii="Cambria Math" w:eastAsiaTheme="minorEastAsia" w:hAnsi="Cambria Math" w:cs="Times New Roman"/>
            <w:sz w:val="18"/>
            <w:szCs w:val="18"/>
          </w:rPr>
          <m:t xml:space="preserve">= </m:t>
        </m:r>
        <m:d>
          <m:dPr>
            <m:begChr m:val="{"/>
            <m:endChr m:val="}"/>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rx</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1-</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x</m:t>
                    </m:r>
                  </m:num>
                  <m:den>
                    <m:r>
                      <w:rPr>
                        <w:rFonts w:ascii="Cambria Math" w:eastAsiaTheme="minorEastAsia" w:hAnsi="Cambria Math" w:cs="Times New Roman"/>
                        <w:sz w:val="18"/>
                        <w:szCs w:val="18"/>
                      </w:rPr>
                      <m:t>K</m:t>
                    </m:r>
                  </m:den>
                </m:f>
              </m:e>
            </m:d>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γ</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a</m:t>
                    </m:r>
                  </m:e>
                  <m:sup>
                    <m:r>
                      <w:rPr>
                        <w:rFonts w:ascii="Cambria Math" w:eastAsiaTheme="minorEastAsia" w:hAnsi="Cambria Math" w:cs="Times New Roman"/>
                        <w:sz w:val="18"/>
                        <w:szCs w:val="18"/>
                      </w:rPr>
                      <m:t>2</m:t>
                    </m:r>
                  </m:sup>
                </m:sSup>
              </m:den>
            </m:f>
          </m:e>
        </m:d>
        <m:r>
          <w:rPr>
            <w:rFonts w:ascii="Cambria Math" w:eastAsiaTheme="minorEastAsia" w:hAnsi="Cambria Math" w:cs="Times New Roman"/>
            <w:sz w:val="18"/>
            <w:szCs w:val="18"/>
          </w:rPr>
          <m:t>dt+σ dW</m:t>
        </m:r>
      </m:oMath>
      <w:r w:rsidR="00597D38" w:rsidRPr="00591686">
        <w:rPr>
          <w:rFonts w:ascii="Times New Roman" w:hAnsi="Times New Roman" w:cs="Times New Roman"/>
          <w:bCs/>
          <w:sz w:val="18"/>
          <w:szCs w:val="18"/>
        </w:rPr>
        <w:t xml:space="preserve"> with parameters </w:t>
      </w:r>
      <m:oMath>
        <m:r>
          <w:rPr>
            <w:rFonts w:ascii="Cambria Math" w:hAnsi="Cambria Math" w:cs="Times New Roman"/>
            <w:sz w:val="18"/>
            <w:szCs w:val="18"/>
          </w:rPr>
          <m:t>r=1.01,K=10,</m:t>
        </m:r>
        <m:r>
          <w:rPr>
            <w:rFonts w:ascii="Cambria Math" w:eastAsiaTheme="minorEastAsia" w:hAnsi="Cambria Math" w:cs="Times New Roman"/>
            <w:sz w:val="18"/>
            <w:szCs w:val="18"/>
          </w:rPr>
          <m:t>γ=2.75, a=1.6</m:t>
        </m:r>
      </m:oMath>
      <w:r w:rsidR="00597D38" w:rsidRPr="00591686">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σ=0.4</m:t>
        </m:r>
      </m:oMath>
      <w:r w:rsidR="00597D38" w:rsidRPr="00591686">
        <w:rPr>
          <w:rFonts w:ascii="Times New Roman" w:hAnsi="Times New Roman" w:cs="Times New Roman"/>
          <w:b/>
          <w:sz w:val="18"/>
          <w:szCs w:val="18"/>
        </w:rPr>
        <w:t xml:space="preserve">. </w:t>
      </w:r>
      <w:r w:rsidR="00597D38" w:rsidRPr="00591686">
        <w:rPr>
          <w:rFonts w:ascii="Times New Roman" w:hAnsi="Times New Roman" w:cs="Times New Roman"/>
          <w:bCs/>
          <w:sz w:val="18"/>
          <w:szCs w:val="18"/>
        </w:rPr>
        <w:t>(Right panel) A</w:t>
      </w:r>
      <w:r w:rsidRPr="00591686">
        <w:rPr>
          <w:rFonts w:ascii="Times New Roman" w:hAnsi="Times New Roman" w:cs="Times New Roman"/>
          <w:bCs/>
          <w:sz w:val="18"/>
          <w:szCs w:val="18"/>
        </w:rPr>
        <w:t xml:space="preserve"> graphical illustration for a spline model with 8 knots (red stars) considered for both drift and diffusion functions (dot-dashed blue curves) together with the true model (solid black curves). </w:t>
      </w:r>
    </w:p>
    <w:p w14:paraId="350ACFFA" w14:textId="4EDC0E09" w:rsidR="00C9715A" w:rsidRDefault="000C33D4" w:rsidP="00EB1790">
      <w:pPr>
        <w:spacing w:after="240"/>
        <w:jc w:val="both"/>
        <w:rPr>
          <w:rFonts w:ascii="Times New Roman" w:hAnsi="Times New Roman" w:cs="Times New Roman"/>
          <w:color w:val="0D0D0D"/>
          <w:sz w:val="20"/>
          <w:szCs w:val="20"/>
          <w:shd w:val="clear" w:color="auto" w:fill="FFFFFF"/>
        </w:rPr>
      </w:pPr>
      <w:r w:rsidRPr="00591686">
        <w:rPr>
          <w:rFonts w:ascii="Times New Roman" w:hAnsi="Times New Roman" w:cs="Times New Roman"/>
          <w:sz w:val="20"/>
          <w:szCs w:val="20"/>
        </w:rPr>
        <w:t xml:space="preserve">Some explanations for this spline model. First, we did not specify any lower and upper bound for the dataset since in this case there </w:t>
      </w:r>
      <w:r w:rsidR="00705049" w:rsidRPr="00591686">
        <w:rPr>
          <w:rFonts w:ascii="Times New Roman" w:hAnsi="Times New Roman" w:cs="Times New Roman"/>
          <w:sz w:val="20"/>
          <w:szCs w:val="20"/>
        </w:rPr>
        <w:t>exist</w:t>
      </w:r>
      <w:r w:rsidRPr="00591686">
        <w:rPr>
          <w:rFonts w:ascii="Times New Roman" w:hAnsi="Times New Roman" w:cs="Times New Roman"/>
          <w:sz w:val="20"/>
          <w:szCs w:val="20"/>
        </w:rPr>
        <w:t xml:space="preserve"> enough data across the state space. In such cases the solver chooses the default option [</w:t>
      </w:r>
      <w:r w:rsidRPr="00591686">
        <w:rPr>
          <w:rFonts w:ascii="Consolas" w:eastAsia="Times New Roman" w:hAnsi="Consolas" w:cs="Times New Roman"/>
          <w:sz w:val="20"/>
          <w:szCs w:val="20"/>
        </w:rPr>
        <w:t>min(data), max(data)</w:t>
      </w:r>
      <w:r w:rsidRPr="00591686">
        <w:rPr>
          <w:rFonts w:ascii="Times New Roman" w:hAnsi="Times New Roman" w:cs="Times New Roman"/>
          <w:sz w:val="20"/>
          <w:szCs w:val="20"/>
        </w:rPr>
        <w:t>] for the state space. Second,</w:t>
      </w:r>
      <w:r w:rsidR="00002107" w:rsidRPr="00591686">
        <w:rPr>
          <w:rFonts w:ascii="Times New Roman" w:hAnsi="Times New Roman" w:cs="Times New Roman"/>
          <w:sz w:val="20"/>
          <w:szCs w:val="20"/>
        </w:rPr>
        <w:t xml:space="preserve"> we only chose one</w:t>
      </w:r>
      <w:r w:rsidRPr="00591686">
        <w:rPr>
          <w:rFonts w:ascii="Times New Roman" w:hAnsi="Times New Roman" w:cs="Times New Roman"/>
          <w:sz w:val="20"/>
          <w:szCs w:val="20"/>
        </w:rPr>
        <w:t xml:space="preserve"> </w:t>
      </w:r>
      <w:proofErr w:type="spellStart"/>
      <w:r w:rsidRPr="00591686">
        <w:rPr>
          <w:rFonts w:ascii="Consolas" w:eastAsia="Times New Roman" w:hAnsi="Consolas" w:cs="Times New Roman"/>
          <w:sz w:val="20"/>
          <w:szCs w:val="20"/>
        </w:rPr>
        <w:t>search_agents</w:t>
      </w:r>
      <w:proofErr w:type="spellEnd"/>
      <w:r w:rsidRPr="00591686">
        <w:rPr>
          <w:rFonts w:ascii="Times New Roman" w:hAnsi="Times New Roman" w:cs="Times New Roman"/>
          <w:sz w:val="20"/>
          <w:szCs w:val="20"/>
        </w:rPr>
        <w:t>. However, note that this spline model has 16 parameters</w:t>
      </w:r>
      <w:r w:rsidR="00705049" w:rsidRPr="00591686">
        <w:rPr>
          <w:rFonts w:ascii="Times New Roman" w:hAnsi="Times New Roman" w:cs="Times New Roman"/>
          <w:sz w:val="20"/>
          <w:szCs w:val="20"/>
        </w:rPr>
        <w:t xml:space="preserve">, yet </w:t>
      </w:r>
      <w:r w:rsidR="00B54E61" w:rsidRPr="00591686">
        <w:rPr>
          <w:rFonts w:ascii="Times New Roman" w:hAnsi="Times New Roman" w:cs="Times New Roman"/>
          <w:sz w:val="20"/>
          <w:szCs w:val="20"/>
        </w:rPr>
        <w:t xml:space="preserve">a single </w:t>
      </w:r>
      <w:r w:rsidR="00687E2A" w:rsidRPr="00591686">
        <w:rPr>
          <w:rFonts w:ascii="Times New Roman" w:hAnsi="Times New Roman" w:cs="Times New Roman"/>
          <w:sz w:val="20"/>
          <w:szCs w:val="20"/>
        </w:rPr>
        <w:t xml:space="preserve">search agent was sufficient to obtain the only solution. </w:t>
      </w:r>
      <w:r w:rsidRPr="00591686">
        <w:rPr>
          <w:rFonts w:ascii="Times New Roman" w:hAnsi="Times New Roman" w:cs="Times New Roman"/>
          <w:sz w:val="20"/>
          <w:szCs w:val="20"/>
        </w:rPr>
        <w:t xml:space="preserve">Third, this problem </w:t>
      </w:r>
      <w:r w:rsidR="00687E2A" w:rsidRPr="00591686">
        <w:rPr>
          <w:rFonts w:ascii="Times New Roman" w:hAnsi="Times New Roman" w:cs="Times New Roman"/>
          <w:sz w:val="20"/>
          <w:szCs w:val="20"/>
        </w:rPr>
        <w:t xml:space="preserve">has </w:t>
      </w:r>
      <w:r w:rsidRPr="00591686">
        <w:rPr>
          <w:rFonts w:ascii="Times New Roman" w:hAnsi="Times New Roman" w:cs="Times New Roman"/>
          <w:sz w:val="20"/>
          <w:szCs w:val="20"/>
        </w:rPr>
        <w:t xml:space="preserve">only one solution. </w:t>
      </w:r>
      <w:r w:rsidR="00687E2A" w:rsidRPr="00591686">
        <w:rPr>
          <w:rFonts w:ascii="Times New Roman" w:hAnsi="Times New Roman" w:cs="Times New Roman"/>
          <w:sz w:val="20"/>
          <w:szCs w:val="20"/>
        </w:rPr>
        <w:t xml:space="preserve">This highlights the simplicity of working with spline models, which are recommended. Splines are composed of simple polynomial building blocks and are flexible structures capable of adapting to complex functional forms with unknown nonlinearities. Consequently, spline modeling imposes less pressure on the optimization problem and often yields a unique solution. Forth, in spline modeling we do not use gradient. Calculating a gradient vector computationally requires </w:t>
      </w:r>
      <m:oMath>
        <m:r>
          <m:rPr>
            <m:sty m:val="p"/>
          </m:rPr>
          <w:rPr>
            <w:rFonts w:ascii="Cambria Math" w:hAnsi="Cambria Math" w:cs="Times New Roman"/>
            <w:sz w:val="20"/>
            <w:szCs w:val="20"/>
          </w:rPr>
          <m:t>Ο</m:t>
        </m:r>
        <m:r>
          <w:rPr>
            <w:rFonts w:ascii="Cambria Math" w:hAnsi="Cambria Math" w:cs="Times New Roman"/>
            <w:sz w:val="20"/>
            <w:szCs w:val="20"/>
          </w:rPr>
          <m:t>(n)</m:t>
        </m:r>
      </m:oMath>
      <w:r w:rsidR="00687E2A" w:rsidRPr="00591686">
        <w:rPr>
          <w:rFonts w:ascii="Times New Roman" w:hAnsi="Times New Roman" w:cs="Times New Roman"/>
          <w:sz w:val="20"/>
          <w:szCs w:val="20"/>
        </w:rPr>
        <w:t xml:space="preserve"> operations where </w:t>
      </w:r>
      <m:oMath>
        <m:r>
          <w:rPr>
            <w:rFonts w:ascii="Cambria Math" w:hAnsi="Cambria Math" w:cs="Times New Roman"/>
            <w:sz w:val="20"/>
            <w:szCs w:val="20"/>
          </w:rPr>
          <m:t>n</m:t>
        </m:r>
      </m:oMath>
      <w:r w:rsidR="00687E2A" w:rsidRPr="00591686">
        <w:rPr>
          <w:rFonts w:ascii="Times New Roman" w:hAnsi="Times New Roman" w:cs="Times New Roman"/>
          <w:sz w:val="20"/>
          <w:szCs w:val="20"/>
        </w:rPr>
        <w:t xml:space="preserve"> is the number of parameters. However, the computational time to estimate them numerically using MATLAB’s finite-difference methods requires roughly the same o</w:t>
      </w:r>
      <w:proofErr w:type="spellStart"/>
      <w:r w:rsidR="00687E2A" w:rsidRPr="00591686">
        <w:rPr>
          <w:rFonts w:ascii="Times New Roman" w:hAnsi="Times New Roman" w:cs="Times New Roman"/>
          <w:sz w:val="20"/>
          <w:szCs w:val="20"/>
        </w:rPr>
        <w:t>perations</w:t>
      </w:r>
      <w:proofErr w:type="spellEnd"/>
      <w:r w:rsidR="00687E2A" w:rsidRPr="00591686">
        <w:rPr>
          <w:rFonts w:ascii="Times New Roman" w:hAnsi="Times New Roman" w:cs="Times New Roman"/>
          <w:sz w:val="20"/>
          <w:szCs w:val="20"/>
        </w:rPr>
        <w:t xml:space="preserve">. As the underlying MLE procedure for spline models is easier, we opt not to </w:t>
      </w:r>
      <w:r w:rsidR="00C9715A" w:rsidRPr="00591686">
        <w:rPr>
          <w:rFonts w:ascii="Times New Roman" w:hAnsi="Times New Roman" w:cs="Times New Roman"/>
          <w:sz w:val="20"/>
          <w:szCs w:val="20"/>
        </w:rPr>
        <w:t xml:space="preserve">pass a </w:t>
      </w:r>
      <w:r w:rsidR="00687E2A" w:rsidRPr="00591686">
        <w:rPr>
          <w:rFonts w:ascii="Times New Roman" w:hAnsi="Times New Roman" w:cs="Times New Roman"/>
          <w:sz w:val="20"/>
          <w:szCs w:val="20"/>
        </w:rPr>
        <w:t xml:space="preserve">gradient. </w:t>
      </w:r>
      <w:r w:rsidR="00C9715A" w:rsidRPr="00591686">
        <w:rPr>
          <w:rFonts w:ascii="Times New Roman" w:hAnsi="Times New Roman" w:cs="Times New Roman"/>
          <w:color w:val="0D0D0D"/>
          <w:sz w:val="20"/>
          <w:szCs w:val="20"/>
          <w:shd w:val="clear" w:color="auto" w:fill="FFFFFF"/>
        </w:rPr>
        <w:t>Fifth, in general, selecting a proper model for parametric modeling can be challenging. Therefore, we emphasize the importance of the spline modeling approach. Even if there is a preference for a parametric model, we recommend starting with a spline model to gain insights into the functional form. Attempting to fit an improper parametric model to the data can result in issues such as longer execution times, decreased accuracy, and stagnation.</w:t>
      </w:r>
    </w:p>
    <w:p w14:paraId="6B1358D7" w14:textId="11C69F49" w:rsidR="00CC7AE1" w:rsidRPr="00591686" w:rsidRDefault="00CC7AE1" w:rsidP="0090207B">
      <w:pPr>
        <w:spacing w:after="240"/>
        <w:jc w:val="both"/>
        <w:rPr>
          <w:rFonts w:ascii="Times New Roman" w:hAnsi="Times New Roman" w:cs="Times New Roman"/>
          <w:color w:val="0D0D0D"/>
          <w:sz w:val="20"/>
          <w:szCs w:val="20"/>
          <w:shd w:val="clear" w:color="auto" w:fill="FFFFFF"/>
        </w:rPr>
      </w:pPr>
      <w:r>
        <w:rPr>
          <w:rFonts w:ascii="Times New Roman" w:hAnsi="Times New Roman" w:cs="Times New Roman"/>
          <w:color w:val="0D0D0D"/>
          <w:sz w:val="20"/>
          <w:szCs w:val="20"/>
          <w:shd w:val="clear" w:color="auto" w:fill="FFFFFF"/>
        </w:rPr>
        <w:t>I</w:t>
      </w:r>
      <w:r w:rsidRPr="00CC7AE1">
        <w:rPr>
          <w:rFonts w:ascii="Times New Roman" w:hAnsi="Times New Roman" w:cs="Times New Roman"/>
          <w:color w:val="0D0D0D"/>
          <w:sz w:val="20"/>
          <w:szCs w:val="20"/>
          <w:shd w:val="clear" w:color="auto" w:fill="FFFFFF"/>
        </w:rPr>
        <w:t xml:space="preserve">n </w:t>
      </w:r>
      <w:r w:rsidRPr="00CC7AE1">
        <w:rPr>
          <w:rFonts w:ascii="Times New Roman" w:hAnsi="Times New Roman" w:cs="Times New Roman"/>
          <w:b/>
          <w:sz w:val="20"/>
          <w:szCs w:val="20"/>
        </w:rPr>
        <w:fldChar w:fldCharType="begin"/>
      </w:r>
      <w:r w:rsidRPr="00CC7AE1">
        <w:rPr>
          <w:rFonts w:ascii="Times New Roman" w:hAnsi="Times New Roman" w:cs="Times New Roman"/>
          <w:color w:val="0D0D0D"/>
          <w:sz w:val="20"/>
          <w:szCs w:val="20"/>
          <w:shd w:val="clear" w:color="auto" w:fill="FFFFFF"/>
        </w:rPr>
        <w:instrText xml:space="preserve"> REF Figure3 \h </w:instrText>
      </w:r>
      <w:r>
        <w:rPr>
          <w:rFonts w:ascii="Times New Roman" w:hAnsi="Times New Roman" w:cs="Times New Roman"/>
          <w:b/>
          <w:sz w:val="20"/>
          <w:szCs w:val="20"/>
        </w:rPr>
        <w:instrText xml:space="preserve"> \* MERGEFORMAT </w:instrText>
      </w:r>
      <w:r w:rsidRPr="00CC7AE1">
        <w:rPr>
          <w:rFonts w:ascii="Times New Roman" w:hAnsi="Times New Roman" w:cs="Times New Roman"/>
          <w:b/>
          <w:sz w:val="20"/>
          <w:szCs w:val="20"/>
        </w:rPr>
      </w:r>
      <w:r w:rsidRPr="00CC7AE1">
        <w:rPr>
          <w:rFonts w:ascii="Times New Roman" w:hAnsi="Times New Roman" w:cs="Times New Roman"/>
          <w:b/>
          <w:sz w:val="20"/>
          <w:szCs w:val="20"/>
        </w:rPr>
        <w:fldChar w:fldCharType="separate"/>
      </w:r>
      <w:r w:rsidRPr="00CC7AE1">
        <w:rPr>
          <w:rFonts w:ascii="Times New Roman" w:hAnsi="Times New Roman" w:cs="Times New Roman"/>
          <w:b/>
          <w:sz w:val="20"/>
          <w:szCs w:val="20"/>
        </w:rPr>
        <w:t>Figure 3</w:t>
      </w:r>
      <w:r w:rsidRPr="00CC7AE1">
        <w:rPr>
          <w:rFonts w:ascii="Times New Roman" w:hAnsi="Times New Roman" w:cs="Times New Roman"/>
          <w:b/>
          <w:sz w:val="20"/>
          <w:szCs w:val="20"/>
        </w:rPr>
        <w:fldChar w:fldCharType="end"/>
      </w:r>
      <w:r w:rsidRPr="00CC7AE1">
        <w:rPr>
          <w:rFonts w:ascii="Times New Roman" w:hAnsi="Times New Roman" w:cs="Times New Roman"/>
          <w:color w:val="0D0D0D"/>
          <w:sz w:val="20"/>
          <w:szCs w:val="20"/>
          <w:shd w:val="clear" w:color="auto" w:fill="FFFFFF"/>
        </w:rPr>
        <w:t>,</w:t>
      </w:r>
      <w:r w:rsidRPr="00591686">
        <w:rPr>
          <w:rFonts w:ascii="Times New Roman" w:hAnsi="Times New Roman" w:cs="Times New Roman"/>
          <w:color w:val="0D0D0D"/>
          <w:sz w:val="20"/>
          <w:szCs w:val="20"/>
          <w:shd w:val="clear" w:color="auto" w:fill="FFFFFF"/>
        </w:rPr>
        <w:t xml:space="preserve"> the left tail of the May</w:t>
      </w:r>
      <w:r>
        <w:rPr>
          <w:rFonts w:ascii="Times New Roman" w:hAnsi="Times New Roman" w:cs="Times New Roman"/>
          <w:color w:val="0D0D0D"/>
          <w:sz w:val="20"/>
          <w:szCs w:val="20"/>
          <w:shd w:val="clear" w:color="auto" w:fill="FFFFFF"/>
        </w:rPr>
        <w:t xml:space="preserve"> model</w:t>
      </w:r>
      <w:r w:rsidRPr="00591686">
        <w:rPr>
          <w:rFonts w:ascii="Times New Roman" w:hAnsi="Times New Roman" w:cs="Times New Roman"/>
          <w:color w:val="0D0D0D"/>
          <w:sz w:val="20"/>
          <w:szCs w:val="20"/>
          <w:shd w:val="clear" w:color="auto" w:fill="FFFFFF"/>
        </w:rPr>
        <w:t xml:space="preserve"> did not</w:t>
      </w:r>
      <w:r>
        <w:rPr>
          <w:rFonts w:ascii="Times New Roman" w:hAnsi="Times New Roman" w:cs="Times New Roman"/>
          <w:color w:val="0D0D0D"/>
          <w:sz w:val="20"/>
          <w:szCs w:val="20"/>
          <w:shd w:val="clear" w:color="auto" w:fill="FFFFFF"/>
        </w:rPr>
        <w:t xml:space="preserve"> appear</w:t>
      </w:r>
      <w:r w:rsidRPr="00591686">
        <w:rPr>
          <w:rFonts w:ascii="Times New Roman" w:hAnsi="Times New Roman" w:cs="Times New Roman"/>
          <w:color w:val="0D0D0D"/>
          <w:sz w:val="20"/>
          <w:szCs w:val="20"/>
          <w:shd w:val="clear" w:color="auto" w:fill="FFFFFF"/>
        </w:rPr>
        <w:t xml:space="preserve"> in the reconstructed model</w:t>
      </w:r>
      <w:r>
        <w:rPr>
          <w:rFonts w:ascii="Times New Roman" w:hAnsi="Times New Roman" w:cs="Times New Roman"/>
          <w:color w:val="0D0D0D"/>
          <w:sz w:val="20"/>
          <w:szCs w:val="20"/>
          <w:shd w:val="clear" w:color="auto" w:fill="FFFFFF"/>
        </w:rPr>
        <w:t xml:space="preserve">. This is not related to stuff like numerical inaccuracies, estimation errors, etc. Indeed, this phenomenon occurs with any positive dataset generated by the May model. For an explanation about this refer to </w:t>
      </w:r>
      <w:r w:rsidR="00045B3B">
        <w:rPr>
          <w:rFonts w:ascii="Times New Roman" w:hAnsi="Times New Roman" w:cs="Times New Roman"/>
          <w:color w:val="0D0D0D"/>
          <w:sz w:val="20"/>
          <w:szCs w:val="20"/>
          <w:shd w:val="clear" w:color="auto" w:fill="FFFFFF"/>
        </w:rPr>
        <w:t>section</w:t>
      </w:r>
      <w:r w:rsidR="00045B3B">
        <w:rPr>
          <w:rFonts w:ascii="Times New Roman" w:hAnsi="Times New Roman" w:cs="Times New Roman"/>
          <w:color w:val="0D0D0D"/>
          <w:sz w:val="20"/>
          <w:szCs w:val="20"/>
          <w:shd w:val="clear" w:color="auto" w:fill="FFFFFF"/>
        </w:rPr>
        <w:fldChar w:fldCharType="begin"/>
      </w:r>
      <w:r w:rsidR="00045B3B">
        <w:rPr>
          <w:rFonts w:ascii="Times New Roman" w:hAnsi="Times New Roman" w:cs="Times New Roman"/>
          <w:color w:val="0D0D0D"/>
          <w:sz w:val="20"/>
          <w:szCs w:val="20"/>
          <w:shd w:val="clear" w:color="auto" w:fill="FFFFFF"/>
        </w:rPr>
        <w:instrText xml:space="preserve"> REF _Ref164692011 \r \h </w:instrText>
      </w:r>
      <w:r w:rsidR="00045B3B">
        <w:rPr>
          <w:rFonts w:ascii="Times New Roman" w:hAnsi="Times New Roman" w:cs="Times New Roman"/>
          <w:color w:val="0D0D0D"/>
          <w:sz w:val="20"/>
          <w:szCs w:val="20"/>
          <w:shd w:val="clear" w:color="auto" w:fill="FFFFFF"/>
        </w:rPr>
      </w:r>
      <w:r w:rsidR="00045B3B">
        <w:rPr>
          <w:rFonts w:ascii="Times New Roman" w:hAnsi="Times New Roman" w:cs="Times New Roman"/>
          <w:color w:val="0D0D0D"/>
          <w:sz w:val="20"/>
          <w:szCs w:val="20"/>
          <w:shd w:val="clear" w:color="auto" w:fill="FFFFFF"/>
        </w:rPr>
        <w:fldChar w:fldCharType="separate"/>
      </w:r>
      <w:r w:rsidR="00045B3B">
        <w:rPr>
          <w:rFonts w:ascii="Times New Roman" w:hAnsi="Times New Roman" w:cs="Times New Roman"/>
          <w:color w:val="0D0D0D"/>
          <w:sz w:val="20"/>
          <w:szCs w:val="20"/>
          <w:shd w:val="clear" w:color="auto" w:fill="FFFFFF"/>
        </w:rPr>
        <w:t>12</w:t>
      </w:r>
      <w:r w:rsidR="00045B3B">
        <w:rPr>
          <w:rFonts w:ascii="Times New Roman" w:hAnsi="Times New Roman" w:cs="Times New Roman"/>
          <w:color w:val="0D0D0D"/>
          <w:sz w:val="20"/>
          <w:szCs w:val="20"/>
          <w:shd w:val="clear" w:color="auto" w:fill="FFFFFF"/>
        </w:rPr>
        <w:fldChar w:fldCharType="end"/>
      </w:r>
      <w:r>
        <w:rPr>
          <w:rFonts w:ascii="Times New Roman" w:hAnsi="Times New Roman" w:cs="Times New Roman"/>
          <w:color w:val="0D0D0D"/>
          <w:sz w:val="20"/>
          <w:szCs w:val="20"/>
          <w:shd w:val="clear" w:color="auto" w:fill="FFFFFF"/>
        </w:rPr>
        <w:t>.</w:t>
      </w:r>
    </w:p>
    <w:p w14:paraId="0BF9D027" w14:textId="05394B28" w:rsidR="00003612" w:rsidRPr="00591686" w:rsidRDefault="00003612" w:rsidP="003E0FE8">
      <w:pPr>
        <w:pStyle w:val="Heading2"/>
        <w:spacing w:after="160"/>
        <w:ind w:left="345" w:hanging="158"/>
        <w:rPr>
          <w:b/>
          <w:bCs/>
          <w:sz w:val="20"/>
          <w:szCs w:val="20"/>
        </w:rPr>
      </w:pPr>
      <w:bookmarkStart w:id="41" w:name="Subsection93"/>
      <w:r w:rsidRPr="00591686">
        <w:rPr>
          <w:b/>
          <w:bCs/>
          <w:sz w:val="20"/>
          <w:szCs w:val="20"/>
        </w:rPr>
        <w:t>Reconstructing an ecological dataset</w:t>
      </w:r>
      <w:r w:rsidR="00A36205" w:rsidRPr="00591686">
        <w:rPr>
          <w:b/>
          <w:bCs/>
          <w:sz w:val="20"/>
          <w:szCs w:val="20"/>
        </w:rPr>
        <w:t xml:space="preserve"> </w:t>
      </w:r>
    </w:p>
    <w:p w14:paraId="0C973E75" w14:textId="0BA4F01E" w:rsidR="00885D95" w:rsidRDefault="00166544" w:rsidP="002F03EA">
      <w:pPr>
        <w:jc w:val="both"/>
        <w:rPr>
          <w:rFonts w:ascii="Times New Roman" w:hAnsi="Times New Roman" w:cs="Times New Roman"/>
          <w:sz w:val="20"/>
          <w:szCs w:val="20"/>
        </w:rPr>
      </w:pPr>
      <w:bookmarkStart w:id="42" w:name="Example6"/>
      <w:bookmarkEnd w:id="41"/>
      <w:r w:rsidRPr="00591686">
        <w:rPr>
          <w:rFonts w:ascii="Times New Roman" w:eastAsia="Times New Roman" w:hAnsi="Times New Roman" w:cs="Times New Roman"/>
          <w:b/>
          <w:bCs/>
          <w:sz w:val="20"/>
          <w:szCs w:val="20"/>
        </w:rPr>
        <w:t>Example 6</w:t>
      </w:r>
      <w:bookmarkEnd w:id="42"/>
      <w:r w:rsidR="00577364" w:rsidRPr="00591686">
        <w:rPr>
          <w:rFonts w:ascii="Times New Roman" w:eastAsia="Times New Roman" w:hAnsi="Times New Roman" w:cs="Times New Roman"/>
          <w:b/>
          <w:bCs/>
          <w:sz w:val="20"/>
          <w:szCs w:val="20"/>
        </w:rPr>
        <w:t>.</w:t>
      </w:r>
      <w:r w:rsidRPr="00591686">
        <w:rPr>
          <w:rFonts w:ascii="Times New Roman" w:hAnsi="Times New Roman" w:cs="Times New Roman"/>
          <w:sz w:val="20"/>
          <w:szCs w:val="20"/>
        </w:rPr>
        <w:t xml:space="preserve"> </w:t>
      </w:r>
      <w:r w:rsidR="00900901" w:rsidRPr="00591686">
        <w:rPr>
          <w:rFonts w:ascii="Times New Roman" w:hAnsi="Times New Roman" w:cs="Times New Roman"/>
          <w:sz w:val="20"/>
          <w:szCs w:val="20"/>
        </w:rPr>
        <w:t xml:space="preserve">Here, we apply a spline reconstruction to a univariate </w:t>
      </w:r>
      <w:r w:rsidR="00FB7597">
        <w:rPr>
          <w:rFonts w:ascii="Times New Roman" w:hAnsi="Times New Roman" w:cs="Times New Roman"/>
          <w:sz w:val="20"/>
          <w:szCs w:val="20"/>
        </w:rPr>
        <w:t xml:space="preserve"> time series of </w:t>
      </w:r>
      <w:r w:rsidR="00900901" w:rsidRPr="00591686">
        <w:rPr>
          <w:rFonts w:ascii="Times New Roman" w:hAnsi="Times New Roman" w:cs="Times New Roman"/>
          <w:sz w:val="20"/>
          <w:szCs w:val="20"/>
        </w:rPr>
        <w:t xml:space="preserve"> </w:t>
      </w:r>
      <w:proofErr w:type="spellStart"/>
      <w:r w:rsidR="00900901" w:rsidRPr="00591686">
        <w:rPr>
          <w:rFonts w:ascii="Times New Roman" w:hAnsi="Times New Roman" w:cs="Times New Roman"/>
          <w:sz w:val="20"/>
          <w:szCs w:val="20"/>
        </w:rPr>
        <w:t>phycocyanin</w:t>
      </w:r>
      <w:proofErr w:type="spellEnd"/>
      <w:r w:rsidR="00900901" w:rsidRPr="00591686">
        <w:rPr>
          <w:rFonts w:ascii="Times New Roman" w:hAnsi="Times New Roman" w:cs="Times New Roman"/>
          <w:sz w:val="20"/>
          <w:szCs w:val="20"/>
        </w:rPr>
        <w:t xml:space="preserve"> concentrations in Lake Mendota</w:t>
      </w:r>
      <w:r w:rsidR="00CE4CFE" w:rsidRPr="00591686">
        <w:rPr>
          <w:rFonts w:ascii="Times New Roman" w:hAnsi="Times New Roman" w:cs="Times New Roman"/>
          <w:sz w:val="20"/>
          <w:szCs w:val="20"/>
        </w:rPr>
        <w:t xml:space="preserve"> </w:t>
      </w:r>
      <w:r w:rsidR="00CE4CFE" w:rsidRPr="00591686">
        <w:rPr>
          <w:rFonts w:ascii="Times New Roman" w:hAnsi="Times New Roman" w:cs="Times New Roman"/>
          <w:sz w:val="20"/>
          <w:szCs w:val="20"/>
        </w:rPr>
        <w:fldChar w:fldCharType="begin"/>
      </w:r>
      <w:r w:rsidR="00CE4CFE" w:rsidRPr="00591686">
        <w:rPr>
          <w:rFonts w:ascii="Times New Roman" w:hAnsi="Times New Roman" w:cs="Times New Roman"/>
          <w:sz w:val="20"/>
          <w:szCs w:val="20"/>
        </w:rPr>
        <w:instrText xml:space="preserve"> ADDIN EN.CITE &lt;EndNote&gt;&lt;Cite&gt;&lt;Author&gt;Carpenter&lt;/Author&gt;&lt;Year&gt;2020&lt;/Year&gt;&lt;RecNum&gt;69&lt;/RecNum&gt;&lt;DisplayText&gt;(Carpenter et al. 2020)&lt;/DisplayText&gt;&lt;record&gt;&lt;rec-number&gt;69&lt;/rec-number&gt;&lt;foreign-keys&gt;&lt;key app="EN" db-id="sadv2x5z6w0asfefwau5e0ah92xsaz9p5fz9" timestamp="1709483049"&gt;69&lt;/key&gt;&lt;/foreign-keys&gt;&lt;ref-type name="Journal Article"&gt;17&lt;/ref-type&gt;&lt;contributors&gt;&lt;authors&gt;&lt;author&gt;Carpenter, Stephen R&lt;/author&gt;&lt;author&gt;Arani, Babak MS&lt;/author&gt;&lt;author&gt;Hanson, Paul C&lt;/author&gt;&lt;author&gt;Scheffer, Marten&lt;/author&gt;&lt;author&gt;Stanley, Emily H&lt;/author&gt;&lt;author&gt;Van Nes, Egbert&lt;/author&gt;&lt;/authors&gt;&lt;/contributors&gt;&lt;titles&gt;&lt;title&gt;Stochastic dynamics of Cyanobacteria in long‐term high‐frequency observations of a eutrophic lake&lt;/title&gt;&lt;secondary-title&gt;Limnology and Oceanography Letters&lt;/secondary-title&gt;&lt;/titles&gt;&lt;periodical&gt;&lt;full-title&gt;Limnology and Oceanography Letters&lt;/full-title&gt;&lt;/periodical&gt;&lt;pages&gt;331-336&lt;/pages&gt;&lt;volume&gt;5&lt;/volume&gt;&lt;number&gt;5&lt;/number&gt;&lt;dates&gt;&lt;year&gt;2020&lt;/year&gt;&lt;/dates&gt;&lt;isbn&gt;2378-2242&lt;/isbn&gt;&lt;urls&gt;&lt;/urls&gt;&lt;/record&gt;&lt;/Cite&gt;&lt;/EndNote&gt;</w:instrText>
      </w:r>
      <w:r w:rsidR="00CE4CFE" w:rsidRPr="00591686">
        <w:rPr>
          <w:rFonts w:ascii="Times New Roman" w:hAnsi="Times New Roman" w:cs="Times New Roman"/>
          <w:sz w:val="20"/>
          <w:szCs w:val="20"/>
        </w:rPr>
        <w:fldChar w:fldCharType="separate"/>
      </w:r>
      <w:r w:rsidR="00CE4CFE" w:rsidRPr="00591686">
        <w:rPr>
          <w:rFonts w:ascii="Times New Roman" w:hAnsi="Times New Roman" w:cs="Times New Roman"/>
          <w:sz w:val="20"/>
          <w:szCs w:val="20"/>
        </w:rPr>
        <w:t>(Carpenter et al. 2020)</w:t>
      </w:r>
      <w:r w:rsidR="00CE4CFE" w:rsidRPr="00591686">
        <w:rPr>
          <w:rFonts w:ascii="Times New Roman" w:hAnsi="Times New Roman" w:cs="Times New Roman"/>
          <w:sz w:val="20"/>
          <w:szCs w:val="20"/>
        </w:rPr>
        <w:fldChar w:fldCharType="end"/>
      </w:r>
      <w:r w:rsidR="00900901" w:rsidRPr="00591686">
        <w:rPr>
          <w:rFonts w:ascii="Times New Roman" w:hAnsi="Times New Roman" w:cs="Times New Roman"/>
          <w:sz w:val="20"/>
          <w:szCs w:val="20"/>
        </w:rPr>
        <w:t xml:space="preserve">. </w:t>
      </w:r>
      <w:r w:rsidR="00CE4CFE" w:rsidRPr="00591686">
        <w:rPr>
          <w:rFonts w:ascii="Times New Roman" w:hAnsi="Times New Roman" w:cs="Times New Roman"/>
          <w:sz w:val="20"/>
          <w:szCs w:val="20"/>
        </w:rPr>
        <w:t>This dataset has a high resolution</w:t>
      </w:r>
      <w:r w:rsidR="005A2C7E" w:rsidRPr="00591686">
        <w:rPr>
          <w:rFonts w:ascii="Times New Roman" w:hAnsi="Times New Roman" w:cs="Times New Roman"/>
          <w:sz w:val="20"/>
          <w:szCs w:val="20"/>
        </w:rPr>
        <w:t>, with measurements taken at</w:t>
      </w:r>
      <w:r w:rsidR="00CE4CFE" w:rsidRPr="00591686">
        <w:rPr>
          <w:rFonts w:ascii="Times New Roman" w:hAnsi="Times New Roman" w:cs="Times New Roman"/>
          <w:sz w:val="20"/>
          <w:szCs w:val="20"/>
        </w:rPr>
        <w:t xml:space="preserve"> minute</w:t>
      </w:r>
      <w:r w:rsidR="005A2C7E" w:rsidRPr="00591686">
        <w:rPr>
          <w:rFonts w:ascii="Times New Roman" w:hAnsi="Times New Roman" w:cs="Times New Roman"/>
          <w:sz w:val="20"/>
          <w:szCs w:val="20"/>
        </w:rPr>
        <w:t xml:space="preserve"> intervals</w:t>
      </w:r>
      <w:r w:rsidR="000462C3">
        <w:rPr>
          <w:rFonts w:ascii="Times New Roman" w:hAnsi="Times New Roman" w:cs="Times New Roman"/>
          <w:sz w:val="20"/>
          <w:szCs w:val="20"/>
        </w:rPr>
        <w:t xml:space="preserve">. </w:t>
      </w:r>
      <w:r w:rsidR="00CE4CFE" w:rsidRPr="00591686">
        <w:rPr>
          <w:rFonts w:ascii="Times New Roman" w:hAnsi="Times New Roman" w:cs="Times New Roman"/>
          <w:sz w:val="20"/>
          <w:szCs w:val="20"/>
        </w:rPr>
        <w:t xml:space="preserve">We </w:t>
      </w:r>
      <w:r w:rsidR="00053D24" w:rsidRPr="00591686">
        <w:rPr>
          <w:rFonts w:ascii="Times New Roman" w:hAnsi="Times New Roman" w:cs="Times New Roman"/>
          <w:sz w:val="20"/>
          <w:szCs w:val="20"/>
        </w:rPr>
        <w:t xml:space="preserve">focus on </w:t>
      </w:r>
      <w:r w:rsidR="00CE4CFE" w:rsidRPr="00591686">
        <w:rPr>
          <w:rFonts w:ascii="Times New Roman" w:hAnsi="Times New Roman" w:cs="Times New Roman"/>
          <w:sz w:val="20"/>
          <w:szCs w:val="20"/>
        </w:rPr>
        <w:t>a period during summer thermal stratification in 2011</w:t>
      </w:r>
      <w:r w:rsidR="00053D24" w:rsidRPr="00591686">
        <w:rPr>
          <w:rFonts w:ascii="Times New Roman" w:hAnsi="Times New Roman" w:cs="Times New Roman"/>
          <w:sz w:val="20"/>
          <w:szCs w:val="20"/>
        </w:rPr>
        <w:t>, a period when</w:t>
      </w:r>
      <w:r w:rsidR="00CE4CFE" w:rsidRPr="00591686">
        <w:rPr>
          <w:rFonts w:ascii="Times New Roman" w:hAnsi="Times New Roman" w:cs="Times New Roman"/>
          <w:sz w:val="20"/>
          <w:szCs w:val="20"/>
        </w:rPr>
        <w:t xml:space="preserve"> Cyanobacterial blooms are common</w:t>
      </w:r>
      <w:r w:rsidR="00053D24" w:rsidRPr="00591686">
        <w:rPr>
          <w:rFonts w:ascii="Times New Roman" w:hAnsi="Times New Roman" w:cs="Times New Roman"/>
          <w:sz w:val="20"/>
          <w:szCs w:val="20"/>
        </w:rPr>
        <w:t xml:space="preserve"> (see </w:t>
      </w:r>
      <w:r w:rsidR="006C3B8F" w:rsidRPr="00811515">
        <w:rPr>
          <w:rFonts w:ascii="Times New Roman" w:hAnsi="Times New Roman" w:cs="Times New Roman"/>
          <w:sz w:val="20"/>
          <w:szCs w:val="20"/>
        </w:rPr>
        <w:fldChar w:fldCharType="begin"/>
      </w:r>
      <w:r w:rsidR="006C3B8F" w:rsidRPr="00C56E92">
        <w:rPr>
          <w:rFonts w:ascii="Times New Roman" w:hAnsi="Times New Roman" w:cs="Times New Roman"/>
          <w:sz w:val="20"/>
          <w:szCs w:val="20"/>
        </w:rPr>
        <w:instrText xml:space="preserve"> REF Figure4 \h </w:instrText>
      </w:r>
      <w:r w:rsidR="00C56E92">
        <w:rPr>
          <w:rFonts w:ascii="Times New Roman" w:hAnsi="Times New Roman" w:cs="Times New Roman"/>
          <w:sz w:val="20"/>
          <w:szCs w:val="20"/>
        </w:rPr>
        <w:instrText xml:space="preserve"> \* MERGEFORMAT </w:instrText>
      </w:r>
      <w:r w:rsidR="006C3B8F" w:rsidRPr="00811515">
        <w:rPr>
          <w:rFonts w:ascii="Times New Roman" w:hAnsi="Times New Roman" w:cs="Times New Roman"/>
          <w:sz w:val="20"/>
          <w:szCs w:val="20"/>
        </w:rPr>
      </w:r>
      <w:r w:rsidR="006C3B8F" w:rsidRPr="00811515">
        <w:rPr>
          <w:rFonts w:ascii="Times New Roman" w:hAnsi="Times New Roman" w:cs="Times New Roman"/>
          <w:sz w:val="20"/>
          <w:szCs w:val="20"/>
        </w:rPr>
        <w:fldChar w:fldCharType="separate"/>
      </w:r>
      <w:r w:rsidR="006C3B8F" w:rsidRPr="00811515">
        <w:rPr>
          <w:rFonts w:ascii="Times New Roman" w:hAnsi="Times New Roman" w:cs="Times New Roman"/>
          <w:b/>
          <w:sz w:val="20"/>
          <w:szCs w:val="20"/>
        </w:rPr>
        <w:t>Figure 4</w:t>
      </w:r>
      <w:r w:rsidR="006C3B8F" w:rsidRPr="00811515">
        <w:rPr>
          <w:rFonts w:ascii="Times New Roman" w:hAnsi="Times New Roman" w:cs="Times New Roman"/>
          <w:sz w:val="20"/>
          <w:szCs w:val="20"/>
        </w:rPr>
        <w:fldChar w:fldCharType="end"/>
      </w:r>
      <w:r w:rsidR="00053D24" w:rsidRPr="00591686">
        <w:rPr>
          <w:rFonts w:ascii="Times New Roman" w:hAnsi="Times New Roman" w:cs="Times New Roman"/>
          <w:sz w:val="20"/>
          <w:szCs w:val="20"/>
        </w:rPr>
        <w:t xml:space="preserve">, </w:t>
      </w:r>
      <w:r w:rsidR="00463C60" w:rsidRPr="00591686">
        <w:rPr>
          <w:rFonts w:ascii="Times New Roman" w:hAnsi="Times New Roman" w:cs="Times New Roman"/>
          <w:sz w:val="20"/>
          <w:szCs w:val="20"/>
        </w:rPr>
        <w:t>left</w:t>
      </w:r>
      <w:r w:rsidR="00053D24" w:rsidRPr="00591686">
        <w:rPr>
          <w:rFonts w:ascii="Times New Roman" w:hAnsi="Times New Roman" w:cs="Times New Roman"/>
          <w:sz w:val="20"/>
          <w:szCs w:val="20"/>
        </w:rPr>
        <w:t xml:space="preserve"> panel). F</w:t>
      </w:r>
      <w:r w:rsidR="00CE4CFE" w:rsidRPr="00591686">
        <w:rPr>
          <w:rFonts w:ascii="Times New Roman" w:hAnsi="Times New Roman" w:cs="Times New Roman"/>
          <w:sz w:val="20"/>
          <w:szCs w:val="20"/>
        </w:rPr>
        <w:t xml:space="preserve">or </w:t>
      </w:r>
      <w:r w:rsidR="00053D24" w:rsidRPr="00591686">
        <w:rPr>
          <w:rFonts w:ascii="Times New Roman" w:hAnsi="Times New Roman" w:cs="Times New Roman"/>
          <w:sz w:val="20"/>
          <w:szCs w:val="20"/>
        </w:rPr>
        <w:t xml:space="preserve">further details on </w:t>
      </w:r>
      <w:r w:rsidR="00CE4CFE" w:rsidRPr="00591686">
        <w:rPr>
          <w:rFonts w:ascii="Times New Roman" w:hAnsi="Times New Roman" w:cs="Times New Roman"/>
          <w:sz w:val="20"/>
          <w:szCs w:val="20"/>
        </w:rPr>
        <w:t>this dataset we refer you to the references</w:t>
      </w:r>
      <w:r w:rsidR="00A9360A">
        <w:rPr>
          <w:rFonts w:ascii="Times New Roman" w:hAnsi="Times New Roman" w:cs="Times New Roman"/>
          <w:sz w:val="20"/>
          <w:szCs w:val="20"/>
        </w:rPr>
        <w:t xml:space="preserve"> </w:t>
      </w:r>
      <w:r w:rsidR="00A9360A">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&lt;EndNote&gt;&lt;Cite&gt;&lt;Author&gt;Magnuson&lt;/Author&gt;&lt;Year&gt;2023&lt;/Year&gt;&lt;RecNum&gt;87&lt;/RecNum&gt;&lt;DisplayText&gt;(Arani et al. 2021, Magnuson et al. 2023)&lt;/DisplayText&gt;&lt;record&gt;&lt;rec-number&gt;87&lt;/rec-number&gt;&lt;foreign-keys&gt;&lt;key app="EN" db-id="sadv2x5z6w0asfefwau5e0ah92xsaz9p5fz9" timestamp="1713799615"&gt;87&lt;/key&gt;&lt;/foreign-keys&gt;&lt;ref-type name="Journal Article"&gt;17&lt;/ref-type&gt;&lt;contributors&gt;&lt;authors&gt;&lt;author&gt;Magnuson, John J&lt;/author&gt;&lt;author&gt;Carpenter, Stephen R&lt;/author&gt;&lt;author&gt;Stanley, Emily H&lt;/author&gt;&lt;/authors&gt;&lt;/contributors&gt;&lt;titles&gt;&lt;title&gt;North Temperate Lakes LTER: High Frequency Data: Meteorological, Dissolved Oxygen, Chlorophyll, Phycocyanin-Lake Mendota Buoy 2006-current&lt;/title&gt;&lt;/titles&gt;&lt;dates&gt;&lt;year&gt;2023&lt;/year&gt;&lt;/dates&gt;&lt;urls&gt;&lt;/urls&gt;&lt;/record&gt;&lt;/Cite&gt;&lt;Cite&gt;&lt;Author&gt;Arani&lt;/Author&gt;&lt;Year&gt;2021&lt;/Year&gt;&lt;RecNum&gt;63&lt;/RecNum&gt;&lt;record&gt;&lt;rec-number&gt;63&lt;/rec-number&gt;&lt;foreign-keys&gt;&lt;key app="EN" db-id="sadv2x5z6w0asfefwau5e0ah92xsaz9p5fz9" timestamp="1678192330"&gt;63&lt;/key&gt;&lt;/foreign-keys&gt;&lt;ref-type name="Journal Article"&gt;17&lt;/ref-type&gt;&lt;contributors&gt;&lt;authors&gt;&lt;author&gt;Arani, Babak MS&lt;/author&gt;&lt;author&gt;Carpenter, Stephen R&lt;/author&gt;&lt;author&gt;Lahti, Leo&lt;/author&gt;&lt;author&gt;Van Nes, Egbert H&lt;/author&gt;&lt;author&gt;Scheffer, Marten&lt;/author&gt;&lt;/authors&gt;&lt;/contributors&gt;&lt;titles&gt;&lt;title&gt;Exit time as a measure of ecological resilience&lt;/title&gt;&lt;secondary-title&gt;Science&lt;/secondary-title&gt;&lt;/titles&gt;&lt;periodical&gt;&lt;full-title&gt;Science&lt;/full-title&gt;&lt;/periodical&gt;&lt;pages&gt;eaay4895&lt;/pages&gt;&lt;volume&gt;372&lt;/volume&gt;&lt;number&gt;6547&lt;/number&gt;&lt;dates&gt;&lt;year&gt;2021&lt;/year&gt;&lt;/dates&gt;&lt;isbn&gt;0036-8075&lt;/isbn&gt;&lt;urls&gt;&lt;/urls&gt;&lt;/record&gt;&lt;/Cite&gt;&lt;/EndNote&gt;</w:instrText>
      </w:r>
      <w:r w:rsidR="00A9360A">
        <w:rPr>
          <w:rFonts w:ascii="Times New Roman" w:hAnsi="Times New Roman" w:cs="Times New Roman"/>
          <w:sz w:val="20"/>
          <w:szCs w:val="20"/>
        </w:rPr>
        <w:fldChar w:fldCharType="separate"/>
      </w:r>
      <w:r w:rsidR="00A9360A">
        <w:rPr>
          <w:rFonts w:ascii="Times New Roman" w:hAnsi="Times New Roman" w:cs="Times New Roman"/>
          <w:noProof/>
          <w:sz w:val="20"/>
          <w:szCs w:val="20"/>
        </w:rPr>
        <w:t>(Arani et al. 2021, Magnuson et al. 2023)</w:t>
      </w:r>
      <w:r w:rsidR="00A9360A">
        <w:rPr>
          <w:rFonts w:ascii="Times New Roman" w:hAnsi="Times New Roman" w:cs="Times New Roman"/>
          <w:sz w:val="20"/>
          <w:szCs w:val="20"/>
        </w:rPr>
        <w:fldChar w:fldCharType="end"/>
      </w:r>
      <w:r w:rsidR="00CE4CFE" w:rsidRPr="00591686">
        <w:rPr>
          <w:rFonts w:ascii="Times New Roman" w:hAnsi="Times New Roman" w:cs="Times New Roman"/>
          <w:sz w:val="20"/>
          <w:szCs w:val="20"/>
        </w:rPr>
        <w:t>.</w:t>
      </w:r>
      <w:r w:rsidR="00F24DBA" w:rsidRPr="00591686">
        <w:rPr>
          <w:rFonts w:ascii="Times New Roman" w:hAnsi="Times New Roman" w:cs="Times New Roman"/>
          <w:sz w:val="20"/>
          <w:szCs w:val="20"/>
        </w:rPr>
        <w:t xml:space="preserve"> We do not standardize this real dataset since it is already the standardized level of </w:t>
      </w:r>
      <w:proofErr w:type="spellStart"/>
      <w:r w:rsidR="00F24DBA" w:rsidRPr="00591686">
        <w:rPr>
          <w:rFonts w:ascii="Times New Roman" w:hAnsi="Times New Roman" w:cs="Times New Roman"/>
          <w:sz w:val="20"/>
          <w:szCs w:val="20"/>
        </w:rPr>
        <w:t>phycocyanin</w:t>
      </w:r>
      <w:proofErr w:type="spellEnd"/>
      <w:r w:rsidR="00F24DBA" w:rsidRPr="00591686">
        <w:rPr>
          <w:rFonts w:ascii="Times New Roman" w:hAnsi="Times New Roman" w:cs="Times New Roman"/>
          <w:sz w:val="20"/>
          <w:szCs w:val="20"/>
        </w:rPr>
        <w:t xml:space="preserve"> concentrations (for further details on this read the appendix of </w:t>
      </w:r>
      <w:r w:rsidR="00F24DBA"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&lt;EndNote&gt;&lt;Cite&gt;&lt;Author&gt;Arani&lt;/Author&gt;&lt;Year&gt;2021&lt;/Year&gt;&lt;RecNum&gt;63&lt;/RecNum&gt;&lt;DisplayText&gt;(Arani et al. 2021)&lt;/DisplayText&gt;&lt;record&gt;&lt;rec-number&gt;63&lt;/rec-number&gt;&lt;foreign-keys&gt;&lt;key app="EN" db-id="sadv2x5z6w0asfefwau5e0ah92xsaz9p5fz9" timestamp="1678192330"&gt;63&lt;/key&gt;&lt;/foreign-keys&gt;&lt;ref-type name="Journal Article"&gt;17&lt;/ref-type&gt;&lt;contributors&gt;&lt;authors&gt;&lt;author&gt;Arani, Babak MS&lt;/author&gt;&lt;author&gt;Carpenter, Stephen R&lt;/author&gt;&lt;author&gt;Lahti, Leo&lt;/author&gt;&lt;author&gt;Van Nes, Egbert H&lt;/author&gt;&lt;author&gt;Scheffer, Marten&lt;/author&gt;&lt;/authors&gt;&lt;/contributors&gt;&lt;titles&gt;&lt;title&gt;Exit time as a measure of ecological resilience&lt;/title&gt;&lt;secondary-title&gt;Science&lt;/secondary-title&gt;&lt;/titles&gt;&lt;periodical&gt;&lt;full-title&gt;Science&lt;/full-title&gt;&lt;/periodical&gt;&lt;pages&gt;eaay4895&lt;/pages&gt;&lt;volume&gt;372&lt;/volume&gt;&lt;number&gt;6547&lt;/number&gt;&lt;dates&gt;&lt;year&gt;2021&lt;/year&gt;&lt;/dates&gt;&lt;isbn&gt;0036-8075&lt;/isbn&gt;&lt;urls&gt;&lt;/urls&gt;&lt;/record&gt;&lt;/Cite&gt;&lt;/EndNote&gt;</w:instrText>
      </w:r>
      <w:r w:rsidR="00F24DBA" w:rsidRPr="00591686">
        <w:rPr>
          <w:rFonts w:ascii="Times New Roman" w:hAnsi="Times New Roman" w:cs="Times New Roman"/>
          <w:sz w:val="20"/>
          <w:szCs w:val="20"/>
        </w:rPr>
        <w:fldChar w:fldCharType="separate"/>
      </w:r>
      <w:r w:rsidR="00F24DBA" w:rsidRPr="00591686">
        <w:rPr>
          <w:rFonts w:ascii="Times New Roman" w:hAnsi="Times New Roman" w:cs="Times New Roman"/>
          <w:noProof/>
          <w:sz w:val="20"/>
          <w:szCs w:val="20"/>
        </w:rPr>
        <w:t>(Arani et al. 2021)</w:t>
      </w:r>
      <w:r w:rsidR="00F24DBA" w:rsidRPr="00591686">
        <w:rPr>
          <w:rFonts w:ascii="Times New Roman" w:hAnsi="Times New Roman" w:cs="Times New Roman"/>
          <w:sz w:val="20"/>
          <w:szCs w:val="20"/>
        </w:rPr>
        <w:fldChar w:fldCharType="end"/>
      </w:r>
      <w:r w:rsidR="00F24DBA" w:rsidRPr="00591686">
        <w:rPr>
          <w:rFonts w:ascii="Times New Roman" w:hAnsi="Times New Roman" w:cs="Times New Roman"/>
          <w:sz w:val="20"/>
          <w:szCs w:val="20"/>
        </w:rPr>
        <w:t xml:space="preserve">). </w:t>
      </w:r>
      <w:r w:rsidR="00463C60" w:rsidRPr="00591686">
        <w:rPr>
          <w:rFonts w:ascii="Times New Roman" w:hAnsi="Times New Roman" w:cs="Times New Roman"/>
          <w:sz w:val="20"/>
          <w:szCs w:val="20"/>
        </w:rPr>
        <w:t>Furthermore, this dataset does not satisfy</w:t>
      </w:r>
      <w:r w:rsidR="006E5627">
        <w:rPr>
          <w:rFonts w:ascii="Times New Roman" w:hAnsi="Times New Roman" w:cs="Times New Roman"/>
          <w:sz w:val="20"/>
          <w:szCs w:val="20"/>
        </w:rPr>
        <w:t xml:space="preserve"> one of</w:t>
      </w:r>
      <w:r w:rsidR="00463C60" w:rsidRPr="00591686">
        <w:rPr>
          <w:rFonts w:ascii="Times New Roman" w:hAnsi="Times New Roman" w:cs="Times New Roman"/>
          <w:sz w:val="20"/>
          <w:szCs w:val="20"/>
        </w:rPr>
        <w:t xml:space="preserve"> the data requirements mentioned in section </w:t>
      </w:r>
      <w:r w:rsidR="00C1616F" w:rsidRPr="00C1616F">
        <w:rPr>
          <w:rFonts w:ascii="Times New Roman" w:hAnsi="Times New Roman" w:cs="Times New Roman"/>
          <w:bCs/>
          <w:sz w:val="20"/>
          <w:szCs w:val="20"/>
        </w:rPr>
        <w:fldChar w:fldCharType="begin"/>
      </w:r>
      <w:r w:rsidR="00C1616F" w:rsidRPr="00C1616F">
        <w:rPr>
          <w:rFonts w:ascii="Times New Roman" w:hAnsi="Times New Roman" w:cs="Times New Roman"/>
          <w:bCs/>
          <w:sz w:val="20"/>
          <w:szCs w:val="20"/>
        </w:rPr>
        <w:instrText xml:space="preserve"> REF _Ref162787882 \r \h  \* MERGEFORMAT </w:instrText>
      </w:r>
      <w:r w:rsidR="00C1616F" w:rsidRPr="00C1616F">
        <w:rPr>
          <w:rFonts w:ascii="Times New Roman" w:hAnsi="Times New Roman" w:cs="Times New Roman"/>
          <w:bCs/>
          <w:sz w:val="20"/>
          <w:szCs w:val="20"/>
        </w:rPr>
      </w:r>
      <w:r w:rsidR="00C1616F" w:rsidRPr="00C1616F">
        <w:rPr>
          <w:rFonts w:ascii="Times New Roman" w:hAnsi="Times New Roman" w:cs="Times New Roman"/>
          <w:bCs/>
          <w:sz w:val="20"/>
          <w:szCs w:val="20"/>
        </w:rPr>
        <w:fldChar w:fldCharType="separate"/>
      </w:r>
      <w:r w:rsidR="00C1616F" w:rsidRPr="00C1616F">
        <w:rPr>
          <w:rFonts w:ascii="Times New Roman" w:hAnsi="Times New Roman" w:cs="Times New Roman"/>
          <w:bCs/>
          <w:sz w:val="20"/>
          <w:szCs w:val="20"/>
        </w:rPr>
        <w:t>6.3</w:t>
      </w:r>
      <w:r w:rsidR="00C1616F" w:rsidRPr="00C1616F">
        <w:rPr>
          <w:rFonts w:ascii="Times New Roman" w:hAnsi="Times New Roman" w:cs="Times New Roman"/>
          <w:bCs/>
          <w:sz w:val="20"/>
          <w:szCs w:val="20"/>
        </w:rPr>
        <w:fldChar w:fldCharType="end"/>
      </w:r>
      <w:r w:rsidR="00463C60" w:rsidRPr="00C1616F">
        <w:rPr>
          <w:rFonts w:ascii="Times New Roman" w:hAnsi="Times New Roman" w:cs="Times New Roman"/>
          <w:sz w:val="20"/>
          <w:szCs w:val="20"/>
        </w:rPr>
        <w:t xml:space="preserve"> s</w:t>
      </w:r>
      <w:r w:rsidR="00463C60" w:rsidRPr="00591686">
        <w:rPr>
          <w:rFonts w:ascii="Times New Roman" w:hAnsi="Times New Roman" w:cs="Times New Roman"/>
          <w:sz w:val="20"/>
          <w:szCs w:val="20"/>
        </w:rPr>
        <w:t>ince it is not Markov. However, a rarified sample of this dataset</w:t>
      </w:r>
      <w:r w:rsidR="007C06CF" w:rsidRPr="00591686">
        <w:rPr>
          <w:rFonts w:ascii="Times New Roman" w:hAnsi="Times New Roman" w:cs="Times New Roman"/>
          <w:sz w:val="20"/>
          <w:szCs w:val="20"/>
        </w:rPr>
        <w:t xml:space="preserve"> with every </w:t>
      </w:r>
      <w:r w:rsidR="00885D95">
        <w:rPr>
          <w:rFonts w:ascii="Times New Roman" w:hAnsi="Times New Roman" w:cs="Times New Roman"/>
          <w:sz w:val="20"/>
          <w:szCs w:val="20"/>
        </w:rPr>
        <w:t>forth</w:t>
      </w:r>
      <w:r w:rsidR="007C06CF" w:rsidRPr="00591686">
        <w:rPr>
          <w:rFonts w:ascii="Times New Roman" w:hAnsi="Times New Roman" w:cs="Times New Roman"/>
          <w:sz w:val="20"/>
          <w:szCs w:val="20"/>
        </w:rPr>
        <w:t xml:space="preserve"> data point</w:t>
      </w:r>
      <w:r w:rsidR="00463C60" w:rsidRPr="00591686">
        <w:rPr>
          <w:rFonts w:ascii="Times New Roman" w:hAnsi="Times New Roman" w:cs="Times New Roman"/>
          <w:sz w:val="20"/>
          <w:szCs w:val="20"/>
        </w:rPr>
        <w:t xml:space="preserve"> </w:t>
      </w:r>
      <w:r w:rsidR="007C06CF" w:rsidRPr="00591686">
        <w:rPr>
          <w:rFonts w:ascii="Times New Roman" w:hAnsi="Times New Roman" w:cs="Times New Roman"/>
          <w:sz w:val="20"/>
          <w:szCs w:val="20"/>
        </w:rPr>
        <w:t>(</w:t>
      </w:r>
      <w:r w:rsidR="00463C60" w:rsidRPr="00591686">
        <w:rPr>
          <w:rFonts w:ascii="Times New Roman" w:hAnsi="Times New Roman" w:cs="Times New Roman"/>
          <w:sz w:val="20"/>
          <w:szCs w:val="20"/>
        </w:rPr>
        <w:t>which is still high resolution</w:t>
      </w:r>
      <w:r w:rsidR="007C06CF" w:rsidRPr="00591686">
        <w:rPr>
          <w:rFonts w:ascii="Times New Roman" w:hAnsi="Times New Roman" w:cs="Times New Roman"/>
          <w:sz w:val="20"/>
          <w:szCs w:val="20"/>
        </w:rPr>
        <w:t>)</w:t>
      </w:r>
      <w:r w:rsidR="00463C60" w:rsidRPr="00591686">
        <w:rPr>
          <w:rFonts w:ascii="Times New Roman" w:hAnsi="Times New Roman" w:cs="Times New Roman"/>
          <w:sz w:val="20"/>
          <w:szCs w:val="20"/>
        </w:rPr>
        <w:t xml:space="preserve"> is Markov a</w:t>
      </w:r>
      <w:r w:rsidR="00885D95">
        <w:rPr>
          <w:rFonts w:ascii="Times New Roman" w:hAnsi="Times New Roman" w:cs="Times New Roman"/>
          <w:sz w:val="20"/>
          <w:szCs w:val="20"/>
        </w:rPr>
        <w:t>nd</w:t>
      </w:r>
      <w:r w:rsidR="00463C60" w:rsidRPr="00591686">
        <w:rPr>
          <w:rFonts w:ascii="Times New Roman" w:hAnsi="Times New Roman" w:cs="Times New Roman"/>
          <w:sz w:val="20"/>
          <w:szCs w:val="20"/>
        </w:rPr>
        <w:t xml:space="preserve"> ME time scale is </w:t>
      </w:r>
      <w:r w:rsidR="00885D95">
        <w:rPr>
          <w:rFonts w:ascii="Times New Roman" w:hAnsi="Times New Roman" w:cs="Times New Roman"/>
          <w:sz w:val="20"/>
          <w:szCs w:val="20"/>
        </w:rPr>
        <w:t>4</w:t>
      </w:r>
      <w:r w:rsidR="00463C60" w:rsidRPr="00591686">
        <w:rPr>
          <w:rFonts w:ascii="Times New Roman" w:hAnsi="Times New Roman" w:cs="Times New Roman"/>
          <w:sz w:val="20"/>
          <w:szCs w:val="20"/>
        </w:rPr>
        <w:t xml:space="preserve"> (see Table 1).</w:t>
      </w:r>
      <w:r w:rsidR="00CE4CFE" w:rsidRPr="00591686">
        <w:rPr>
          <w:rFonts w:ascii="Times New Roman" w:hAnsi="Times New Roman" w:cs="Times New Roman"/>
          <w:sz w:val="20"/>
          <w:szCs w:val="20"/>
        </w:rPr>
        <w:t xml:space="preserve"> </w:t>
      </w:r>
      <w:r w:rsidR="00885D95">
        <w:rPr>
          <w:rFonts w:ascii="Times New Roman" w:hAnsi="Times New Roman" w:cs="Times New Roman"/>
          <w:sz w:val="20"/>
          <w:szCs w:val="20"/>
        </w:rPr>
        <w:t>Although this dataset has high resolution</w:t>
      </w:r>
      <w:r w:rsidR="00A34EF3">
        <w:rPr>
          <w:rFonts w:ascii="Times New Roman" w:hAnsi="Times New Roman" w:cs="Times New Roman"/>
          <w:sz w:val="20"/>
          <w:szCs w:val="20"/>
        </w:rPr>
        <w:t>,</w:t>
      </w:r>
      <w:r w:rsidR="00885D95">
        <w:rPr>
          <w:rFonts w:ascii="Times New Roman" w:hAnsi="Times New Roman" w:cs="Times New Roman"/>
          <w:sz w:val="20"/>
          <w:szCs w:val="20"/>
        </w:rPr>
        <w:t xml:space="preserve"> we apply both the Euler and </w:t>
      </w:r>
      <w:proofErr w:type="spellStart"/>
      <w:r w:rsidR="00885D95">
        <w:rPr>
          <w:rFonts w:ascii="Times New Roman" w:hAnsi="Times New Roman" w:cs="Times New Roman"/>
          <w:sz w:val="20"/>
          <w:szCs w:val="20"/>
        </w:rPr>
        <w:t>Hermite</w:t>
      </w:r>
      <w:proofErr w:type="spellEnd"/>
      <w:r w:rsidR="00885D95">
        <w:rPr>
          <w:rFonts w:ascii="Times New Roman" w:hAnsi="Times New Roman" w:cs="Times New Roman"/>
          <w:sz w:val="20"/>
          <w:szCs w:val="20"/>
        </w:rPr>
        <w:t xml:space="preserve"> reconstructions. For real datasets</w:t>
      </w:r>
      <w:r w:rsidR="00A34EF3">
        <w:rPr>
          <w:rFonts w:ascii="Times New Roman" w:hAnsi="Times New Roman" w:cs="Times New Roman"/>
          <w:sz w:val="20"/>
          <w:szCs w:val="20"/>
        </w:rPr>
        <w:t>,</w:t>
      </w:r>
      <w:r w:rsidR="00885D95">
        <w:rPr>
          <w:rFonts w:ascii="Times New Roman" w:hAnsi="Times New Roman" w:cs="Times New Roman"/>
          <w:sz w:val="20"/>
          <w:szCs w:val="20"/>
        </w:rPr>
        <w:t xml:space="preserve"> it is recommended to </w:t>
      </w:r>
      <w:r w:rsidR="00A34EF3">
        <w:rPr>
          <w:rFonts w:ascii="Times New Roman" w:hAnsi="Times New Roman" w:cs="Times New Roman"/>
          <w:sz w:val="20"/>
          <w:szCs w:val="20"/>
        </w:rPr>
        <w:t>use</w:t>
      </w:r>
      <w:r w:rsidR="00885D95">
        <w:rPr>
          <w:rFonts w:ascii="Times New Roman" w:hAnsi="Times New Roman" w:cs="Times New Roman"/>
          <w:sz w:val="20"/>
          <w:szCs w:val="20"/>
        </w:rPr>
        <w:t xml:space="preserve"> both reconstruction procedures</w:t>
      </w:r>
      <w:r w:rsidR="00A34EF3">
        <w:rPr>
          <w:rFonts w:ascii="Times New Roman" w:hAnsi="Times New Roman" w:cs="Times New Roman"/>
          <w:sz w:val="20"/>
          <w:szCs w:val="20"/>
        </w:rPr>
        <w:t>,</w:t>
      </w:r>
      <w:r w:rsidR="00885D95">
        <w:rPr>
          <w:rFonts w:ascii="Times New Roman" w:hAnsi="Times New Roman" w:cs="Times New Roman"/>
          <w:sz w:val="20"/>
          <w:szCs w:val="20"/>
        </w:rPr>
        <w:t xml:space="preserve"> </w:t>
      </w:r>
      <w:r w:rsidR="00A34EF3">
        <w:rPr>
          <w:rFonts w:ascii="Times New Roman" w:hAnsi="Times New Roman" w:cs="Times New Roman"/>
          <w:sz w:val="20"/>
          <w:szCs w:val="20"/>
        </w:rPr>
        <w:t>unless</w:t>
      </w:r>
      <w:r w:rsidR="00885D95">
        <w:rPr>
          <w:rFonts w:ascii="Times New Roman" w:hAnsi="Times New Roman" w:cs="Times New Roman"/>
          <w:sz w:val="20"/>
          <w:szCs w:val="20"/>
        </w:rPr>
        <w:t xml:space="preserve"> the dataset has an exceptionally high resolution</w:t>
      </w:r>
      <w:r w:rsidR="00657773">
        <w:rPr>
          <w:rFonts w:ascii="Times New Roman" w:hAnsi="Times New Roman" w:cs="Times New Roman"/>
          <w:sz w:val="20"/>
          <w:szCs w:val="20"/>
        </w:rPr>
        <w:t xml:space="preserve"> which is not the case here</w:t>
      </w:r>
      <w:r w:rsidR="00885D95">
        <w:rPr>
          <w:rFonts w:ascii="Times New Roman" w:hAnsi="Times New Roman" w:cs="Times New Roman"/>
          <w:sz w:val="20"/>
          <w:szCs w:val="20"/>
        </w:rPr>
        <w:t xml:space="preserve">. </w:t>
      </w:r>
      <w:r w:rsidR="00657773">
        <w:rPr>
          <w:rFonts w:ascii="Times New Roman" w:hAnsi="Times New Roman" w:cs="Times New Roman"/>
          <w:sz w:val="20"/>
          <w:szCs w:val="20"/>
        </w:rPr>
        <w:t>Below are the relevant code lines to implement both reconstruction algorithms (</w:t>
      </w:r>
      <w:r w:rsidR="00A34EF3">
        <w:rPr>
          <w:rFonts w:ascii="Times New Roman" w:hAnsi="Times New Roman" w:cs="Times New Roman"/>
          <w:sz w:val="20"/>
          <w:szCs w:val="20"/>
        </w:rPr>
        <w:t xml:space="preserve">see </w:t>
      </w:r>
      <w:r w:rsidR="00657773">
        <w:rPr>
          <w:rFonts w:ascii="Times New Roman" w:hAnsi="Times New Roman" w:cs="Times New Roman"/>
          <w:sz w:val="20"/>
          <w:szCs w:val="20"/>
        </w:rPr>
        <w:t xml:space="preserve">Section 10 </w:t>
      </w:r>
      <w:r w:rsidR="00A34EF3">
        <w:rPr>
          <w:rFonts w:ascii="Times New Roman" w:hAnsi="Times New Roman" w:cs="Times New Roman"/>
          <w:sz w:val="20"/>
          <w:szCs w:val="20"/>
        </w:rPr>
        <w:t xml:space="preserve">for a </w:t>
      </w:r>
      <w:r w:rsidR="00657773">
        <w:rPr>
          <w:rFonts w:ascii="Times New Roman" w:hAnsi="Times New Roman" w:cs="Times New Roman"/>
          <w:sz w:val="20"/>
          <w:szCs w:val="20"/>
        </w:rPr>
        <w:t xml:space="preserve">detailed discussion on </w:t>
      </w:r>
      <w:proofErr w:type="spellStart"/>
      <w:r w:rsidR="00657773">
        <w:rPr>
          <w:rFonts w:ascii="Times New Roman" w:hAnsi="Times New Roman" w:cs="Times New Roman"/>
          <w:sz w:val="20"/>
          <w:szCs w:val="20"/>
        </w:rPr>
        <w:t>Hermite</w:t>
      </w:r>
      <w:proofErr w:type="spellEnd"/>
      <w:r w:rsidR="00657773">
        <w:rPr>
          <w:rFonts w:ascii="Times New Roman" w:hAnsi="Times New Roman" w:cs="Times New Roman"/>
          <w:sz w:val="20"/>
          <w:szCs w:val="20"/>
        </w:rPr>
        <w:t xml:space="preserve"> reconstruction)</w:t>
      </w:r>
    </w:p>
    <w:p w14:paraId="455852CD" w14:textId="1A4406E3"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 xml:space="preserve">data = </w:t>
      </w:r>
      <w:proofErr w:type="spellStart"/>
      <w:r w:rsidRPr="000E13DF">
        <w:rPr>
          <w:rFonts w:ascii="Consolas" w:hAnsi="Consolas"/>
          <w:sz w:val="20"/>
          <w:szCs w:val="20"/>
        </w:rPr>
        <w:t>readmatrix</w:t>
      </w:r>
      <w:proofErr w:type="spellEnd"/>
      <w:r w:rsidRPr="000E13DF">
        <w:rPr>
          <w:rFonts w:ascii="Consolas" w:hAnsi="Consolas"/>
          <w:sz w:val="20"/>
          <w:szCs w:val="20"/>
        </w:rPr>
        <w:t>(</w:t>
      </w:r>
      <w:r w:rsidRPr="000E13DF">
        <w:rPr>
          <w:rFonts w:ascii="Consolas" w:hAnsi="Consolas"/>
          <w:color w:val="A709F5"/>
          <w:sz w:val="20"/>
          <w:szCs w:val="20"/>
        </w:rPr>
        <w:t>'BGA_stdlevel_2011.csv'</w:t>
      </w:r>
      <w:r w:rsidRPr="000E13DF">
        <w:rPr>
          <w:rFonts w:ascii="Consolas" w:hAnsi="Consolas"/>
          <w:sz w:val="20"/>
          <w:szCs w:val="20"/>
        </w:rPr>
        <w:t>);</w:t>
      </w:r>
    </w:p>
    <w:p w14:paraId="686D5318" w14:textId="23535945"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data = data(</w:t>
      </w:r>
      <w:proofErr w:type="gramStart"/>
      <w:r w:rsidRPr="000E13DF">
        <w:rPr>
          <w:rFonts w:ascii="Consolas" w:hAnsi="Consolas"/>
          <w:sz w:val="20"/>
          <w:szCs w:val="20"/>
        </w:rPr>
        <w:t>1:4:end</w:t>
      </w:r>
      <w:proofErr w:type="gramEnd"/>
      <w:r w:rsidRPr="000E13DF">
        <w:rPr>
          <w:rFonts w:ascii="Consolas" w:hAnsi="Consolas"/>
          <w:sz w:val="20"/>
          <w:szCs w:val="20"/>
        </w:rPr>
        <w:t xml:space="preserve">); </w:t>
      </w:r>
      <w:r w:rsidRPr="000E13DF">
        <w:rPr>
          <w:rFonts w:ascii="Consolas" w:hAnsi="Consolas"/>
          <w:color w:val="008013"/>
          <w:sz w:val="20"/>
          <w:szCs w:val="20"/>
        </w:rPr>
        <w:t xml:space="preserve">% From Table1, we see that this dataset is not Markov. But, a rarified sample with every </w:t>
      </w:r>
      <w:del w:id="43" w:author="Babak" w:date="2025-08-07T16:02:00Z">
        <w:r w:rsidRPr="000E13DF" w:rsidDel="000F36CE">
          <w:rPr>
            <w:rFonts w:ascii="Consolas" w:hAnsi="Consolas"/>
            <w:color w:val="008013"/>
            <w:sz w:val="20"/>
            <w:szCs w:val="20"/>
          </w:rPr>
          <w:delText>third</w:delText>
        </w:r>
      </w:del>
      <w:ins w:id="44" w:author="Babak" w:date="2025-08-07T16:02:00Z">
        <w:r w:rsidR="000F36CE">
          <w:rPr>
            <w:rFonts w:ascii="Consolas" w:hAnsi="Consolas"/>
            <w:color w:val="008013"/>
            <w:sz w:val="20"/>
            <w:szCs w:val="20"/>
          </w:rPr>
          <w:t>fourth</w:t>
        </w:r>
      </w:ins>
      <w:r w:rsidRPr="000E13DF">
        <w:rPr>
          <w:rFonts w:ascii="Consolas" w:hAnsi="Consolas"/>
          <w:color w:val="008013"/>
          <w:sz w:val="20"/>
          <w:szCs w:val="20"/>
        </w:rPr>
        <w:t xml:space="preserve"> data point is Markov</w:t>
      </w:r>
    </w:p>
    <w:p w14:paraId="4519AAA4" w14:textId="77777777" w:rsidR="007620E7" w:rsidRPr="000E13DF" w:rsidRDefault="007620E7" w:rsidP="00811515">
      <w:pPr>
        <w:spacing w:after="0" w:line="240" w:lineRule="auto"/>
        <w:rPr>
          <w:rFonts w:ascii="Consolas" w:hAnsi="Consolas"/>
          <w:sz w:val="20"/>
          <w:szCs w:val="20"/>
        </w:rPr>
      </w:pPr>
      <w:proofErr w:type="spellStart"/>
      <w:r w:rsidRPr="000E13DF">
        <w:rPr>
          <w:rFonts w:ascii="Consolas" w:hAnsi="Consolas"/>
          <w:sz w:val="20"/>
          <w:szCs w:val="20"/>
        </w:rPr>
        <w:t>dt</w:t>
      </w:r>
      <w:proofErr w:type="spellEnd"/>
      <w:r w:rsidRPr="000E13DF">
        <w:rPr>
          <w:rFonts w:ascii="Consolas" w:hAnsi="Consolas"/>
          <w:sz w:val="20"/>
          <w:szCs w:val="20"/>
        </w:rPr>
        <w:t xml:space="preserve"> = </w:t>
      </w:r>
      <w:proofErr w:type="gramStart"/>
      <w:r w:rsidRPr="000E13DF">
        <w:rPr>
          <w:rFonts w:ascii="Consolas" w:hAnsi="Consolas"/>
          <w:sz w:val="20"/>
          <w:szCs w:val="20"/>
        </w:rPr>
        <w:t xml:space="preserve">1;  </w:t>
      </w:r>
      <w:r w:rsidRPr="000E13DF">
        <w:rPr>
          <w:rFonts w:ascii="Consolas" w:hAnsi="Consolas"/>
          <w:color w:val="008013"/>
          <w:sz w:val="20"/>
          <w:szCs w:val="20"/>
        </w:rPr>
        <w:t>%</w:t>
      </w:r>
      <w:proofErr w:type="gramEnd"/>
      <w:r w:rsidRPr="000E13DF">
        <w:rPr>
          <w:rFonts w:ascii="Consolas" w:hAnsi="Consolas"/>
          <w:color w:val="008013"/>
          <w:sz w:val="20"/>
          <w:szCs w:val="20"/>
        </w:rPr>
        <w:t xml:space="preserve"> This is completely arbitrary. </w:t>
      </w:r>
    </w:p>
    <w:p w14:paraId="04B43724" w14:textId="77777777"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L = -6.</w:t>
      </w:r>
      <w:proofErr w:type="gramStart"/>
      <w:r w:rsidRPr="000E13DF">
        <w:rPr>
          <w:rFonts w:ascii="Consolas" w:hAnsi="Consolas"/>
          <w:sz w:val="20"/>
          <w:szCs w:val="20"/>
        </w:rPr>
        <w:t>5;R</w:t>
      </w:r>
      <w:proofErr w:type="gramEnd"/>
      <w:r w:rsidRPr="000E13DF">
        <w:rPr>
          <w:rFonts w:ascii="Consolas" w:hAnsi="Consolas"/>
          <w:sz w:val="20"/>
          <w:szCs w:val="20"/>
        </w:rPr>
        <w:t xml:space="preserve"> = 6;</w:t>
      </w:r>
    </w:p>
    <w:p w14:paraId="10B4003A" w14:textId="77777777" w:rsidR="007620E7" w:rsidRPr="000E13DF" w:rsidRDefault="007620E7" w:rsidP="00811515">
      <w:pPr>
        <w:spacing w:after="0" w:line="240" w:lineRule="auto"/>
        <w:rPr>
          <w:rFonts w:ascii="Consolas" w:hAnsi="Consolas"/>
          <w:sz w:val="20"/>
          <w:szCs w:val="20"/>
        </w:rPr>
      </w:pPr>
      <w:proofErr w:type="gramStart"/>
      <w:r w:rsidRPr="000E13DF">
        <w:rPr>
          <w:rFonts w:ascii="Consolas" w:hAnsi="Consolas"/>
          <w:sz w:val="20"/>
          <w:szCs w:val="20"/>
        </w:rPr>
        <w:t>data(</w:t>
      </w:r>
      <w:proofErr w:type="gramEnd"/>
      <w:r w:rsidRPr="000E13DF">
        <w:rPr>
          <w:rFonts w:ascii="Consolas" w:hAnsi="Consolas"/>
          <w:sz w:val="20"/>
          <w:szCs w:val="20"/>
        </w:rPr>
        <w:t>data&lt;L | data&gt;R) = nan;</w:t>
      </w:r>
    </w:p>
    <w:p w14:paraId="6479619F" w14:textId="5905E806"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 xml:space="preserve">mu = </w:t>
      </w:r>
      <w:proofErr w:type="gramStart"/>
      <w:r w:rsidRPr="000E13DF">
        <w:rPr>
          <w:rFonts w:ascii="Consolas" w:hAnsi="Consolas"/>
          <w:sz w:val="20"/>
          <w:szCs w:val="20"/>
        </w:rPr>
        <w:t>8;sigma</w:t>
      </w:r>
      <w:proofErr w:type="gramEnd"/>
      <w:r w:rsidRPr="000E13DF">
        <w:rPr>
          <w:rFonts w:ascii="Consolas" w:hAnsi="Consolas"/>
          <w:sz w:val="20"/>
          <w:szCs w:val="20"/>
        </w:rPr>
        <w:t xml:space="preserve"> = 1; </w:t>
      </w:r>
      <w:r w:rsidRPr="000E13DF">
        <w:rPr>
          <w:rFonts w:ascii="Consolas" w:hAnsi="Consolas"/>
          <w:color w:val="008013"/>
          <w:sz w:val="20"/>
          <w:szCs w:val="20"/>
        </w:rPr>
        <w:t>% A</w:t>
      </w:r>
      <w:r w:rsidR="00BC2FBA">
        <w:rPr>
          <w:rFonts w:ascii="Consolas" w:hAnsi="Consolas"/>
          <w:color w:val="008013"/>
          <w:sz w:val="20"/>
          <w:szCs w:val="20"/>
        </w:rPr>
        <w:t>n additive</w:t>
      </w:r>
      <w:r w:rsidRPr="000E13DF">
        <w:rPr>
          <w:rFonts w:ascii="Consolas" w:hAnsi="Consolas"/>
          <w:color w:val="008013"/>
          <w:sz w:val="20"/>
          <w:szCs w:val="20"/>
        </w:rPr>
        <w:t xml:space="preserve"> spline model with 8 knots for mu </w:t>
      </w:r>
    </w:p>
    <w:p w14:paraId="1FA30594" w14:textId="75496691"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result_euler</w:t>
      </w:r>
      <w:r w:rsidR="00836EF6">
        <w:rPr>
          <w:rFonts w:ascii="Consolas" w:hAnsi="Consolas"/>
          <w:sz w:val="20"/>
          <w:szCs w:val="20"/>
        </w:rPr>
        <w:t>6</w:t>
      </w:r>
      <w:r w:rsidRPr="000E13DF">
        <w:rPr>
          <w:rFonts w:ascii="Consolas" w:hAnsi="Consolas"/>
          <w:sz w:val="20"/>
          <w:szCs w:val="20"/>
        </w:rPr>
        <w:t xml:space="preserve"> = </w:t>
      </w:r>
      <w:proofErr w:type="spellStart"/>
      <w:r w:rsidRPr="000E13DF">
        <w:rPr>
          <w:rFonts w:ascii="Consolas" w:hAnsi="Consolas"/>
          <w:sz w:val="20"/>
          <w:szCs w:val="20"/>
        </w:rPr>
        <w:t>euler_</w:t>
      </w:r>
      <w:proofErr w:type="gramStart"/>
      <w:r w:rsidRPr="000E13DF">
        <w:rPr>
          <w:rFonts w:ascii="Consolas" w:hAnsi="Consolas"/>
          <w:sz w:val="20"/>
          <w:szCs w:val="20"/>
        </w:rPr>
        <w:t>reconstruction</w:t>
      </w:r>
      <w:proofErr w:type="spellEnd"/>
      <w:r w:rsidRPr="000E13DF">
        <w:rPr>
          <w:rFonts w:ascii="Consolas" w:hAnsi="Consolas"/>
          <w:sz w:val="20"/>
          <w:szCs w:val="20"/>
        </w:rPr>
        <w:t>(</w:t>
      </w:r>
      <w:proofErr w:type="gramEnd"/>
      <w:r w:rsidRPr="000E13DF">
        <w:rPr>
          <w:rFonts w:ascii="Consolas" w:hAnsi="Consolas"/>
          <w:sz w:val="20"/>
          <w:szCs w:val="20"/>
        </w:rPr>
        <w:t xml:space="preserve">data, </w:t>
      </w:r>
      <w:proofErr w:type="spellStart"/>
      <w:r w:rsidRPr="000E13DF">
        <w:rPr>
          <w:rFonts w:ascii="Consolas" w:hAnsi="Consolas"/>
          <w:sz w:val="20"/>
          <w:szCs w:val="20"/>
        </w:rPr>
        <w:t>dt</w:t>
      </w:r>
      <w:proofErr w:type="spellEnd"/>
      <w:r w:rsidRPr="000E13DF">
        <w:rPr>
          <w:rFonts w:ascii="Consolas" w:hAnsi="Consolas"/>
          <w:sz w:val="20"/>
          <w:szCs w:val="20"/>
        </w:rPr>
        <w:t xml:space="preserve">, </w:t>
      </w:r>
      <w:r w:rsidRPr="000E13DF">
        <w:rPr>
          <w:rFonts w:ascii="Consolas" w:hAnsi="Consolas"/>
          <w:color w:val="A709F5"/>
          <w:sz w:val="20"/>
          <w:szCs w:val="20"/>
        </w:rPr>
        <w:t>'</w:t>
      </w:r>
      <w:proofErr w:type="spellStart"/>
      <w:r w:rsidRPr="000E13DF">
        <w:rPr>
          <w:rFonts w:ascii="Consolas" w:hAnsi="Consolas"/>
          <w:color w:val="A709F5"/>
          <w:sz w:val="20"/>
          <w:szCs w:val="20"/>
        </w:rPr>
        <w:t>nKnots</w:t>
      </w:r>
      <w:proofErr w:type="spellEnd"/>
      <w:r w:rsidRPr="000E13DF">
        <w:rPr>
          <w:rFonts w:ascii="Consolas" w:hAnsi="Consolas"/>
          <w:color w:val="A709F5"/>
          <w:sz w:val="20"/>
          <w:szCs w:val="20"/>
        </w:rPr>
        <w:t>'</w:t>
      </w:r>
      <w:r w:rsidRPr="000E13DF">
        <w:rPr>
          <w:rFonts w:ascii="Consolas" w:hAnsi="Consolas"/>
          <w:sz w:val="20"/>
          <w:szCs w:val="20"/>
        </w:rPr>
        <w:t xml:space="preserve">, [mu sigma], </w:t>
      </w:r>
      <w:r w:rsidRPr="000E13DF">
        <w:rPr>
          <w:rFonts w:ascii="Consolas" w:hAnsi="Consolas"/>
          <w:color w:val="A709F5"/>
          <w:sz w:val="20"/>
          <w:szCs w:val="20"/>
        </w:rPr>
        <w:t>'spline'</w:t>
      </w:r>
      <w:r w:rsidRPr="000E13DF">
        <w:rPr>
          <w:rFonts w:ascii="Consolas" w:hAnsi="Consolas"/>
          <w:sz w:val="20"/>
          <w:szCs w:val="20"/>
        </w:rPr>
        <w:t xml:space="preserve">, </w:t>
      </w:r>
      <w:r w:rsidRPr="000E13DF">
        <w:rPr>
          <w:rFonts w:ascii="Consolas" w:hAnsi="Consolas"/>
          <w:color w:val="A709F5"/>
          <w:sz w:val="20"/>
          <w:szCs w:val="20"/>
        </w:rPr>
        <w:t>'QQ'</w:t>
      </w:r>
      <w:r w:rsidRPr="000E13DF">
        <w:rPr>
          <w:rFonts w:ascii="Consolas" w:hAnsi="Consolas"/>
          <w:sz w:val="20"/>
          <w:szCs w:val="20"/>
        </w:rPr>
        <w:t xml:space="preserve">, </w:t>
      </w:r>
      <w:r w:rsidRPr="000E13DF">
        <w:rPr>
          <w:rFonts w:ascii="Consolas" w:hAnsi="Consolas"/>
          <w:color w:val="A709F5"/>
          <w:sz w:val="20"/>
          <w:szCs w:val="20"/>
        </w:rPr>
        <w:t>'L'</w:t>
      </w:r>
      <w:r w:rsidRPr="000E13DF">
        <w:rPr>
          <w:rFonts w:ascii="Consolas" w:hAnsi="Consolas"/>
          <w:sz w:val="20"/>
          <w:szCs w:val="20"/>
        </w:rPr>
        <w:t xml:space="preserve">, </w:t>
      </w:r>
      <w:r w:rsidRPr="000E13DF">
        <w:rPr>
          <w:rFonts w:ascii="Consolas" w:hAnsi="Consolas"/>
          <w:color w:val="0E00FF"/>
          <w:sz w:val="20"/>
          <w:szCs w:val="20"/>
        </w:rPr>
        <w:t>...</w:t>
      </w:r>
    </w:p>
    <w:p w14:paraId="4C19B90F" w14:textId="77777777"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 xml:space="preserve">L, </w:t>
      </w:r>
      <w:r w:rsidRPr="000E13DF">
        <w:rPr>
          <w:rFonts w:ascii="Consolas" w:hAnsi="Consolas"/>
          <w:color w:val="A709F5"/>
          <w:sz w:val="20"/>
          <w:szCs w:val="20"/>
        </w:rPr>
        <w:t>'R'</w:t>
      </w:r>
      <w:r w:rsidRPr="000E13DF">
        <w:rPr>
          <w:rFonts w:ascii="Consolas" w:hAnsi="Consolas"/>
          <w:sz w:val="20"/>
          <w:szCs w:val="20"/>
        </w:rPr>
        <w:t xml:space="preserve">, R, </w:t>
      </w:r>
      <w:r w:rsidRPr="000E13DF">
        <w:rPr>
          <w:rFonts w:ascii="Consolas" w:hAnsi="Consolas"/>
          <w:color w:val="A709F5"/>
          <w:sz w:val="20"/>
          <w:szCs w:val="20"/>
        </w:rPr>
        <w:t>'</w:t>
      </w:r>
      <w:proofErr w:type="spellStart"/>
      <w:r w:rsidRPr="000E13DF">
        <w:rPr>
          <w:rFonts w:ascii="Consolas" w:hAnsi="Consolas"/>
          <w:color w:val="A709F5"/>
          <w:sz w:val="20"/>
          <w:szCs w:val="20"/>
        </w:rPr>
        <w:t>lb</w:t>
      </w:r>
      <w:proofErr w:type="spellEnd"/>
      <w:r w:rsidRPr="000E13DF">
        <w:rPr>
          <w:rFonts w:ascii="Consolas" w:hAnsi="Consolas"/>
          <w:color w:val="A709F5"/>
          <w:sz w:val="20"/>
          <w:szCs w:val="20"/>
        </w:rPr>
        <w:t>'</w:t>
      </w:r>
      <w:r w:rsidRPr="000E13DF">
        <w:rPr>
          <w:rFonts w:ascii="Consolas" w:hAnsi="Consolas"/>
          <w:sz w:val="20"/>
          <w:szCs w:val="20"/>
        </w:rPr>
        <w:t>, [</w:t>
      </w:r>
      <w:proofErr w:type="gramStart"/>
      <w:r w:rsidRPr="000E13DF">
        <w:rPr>
          <w:rFonts w:ascii="Consolas" w:hAnsi="Consolas"/>
          <w:sz w:val="20"/>
          <w:szCs w:val="20"/>
        </w:rPr>
        <w:t>zeros(</w:t>
      </w:r>
      <w:proofErr w:type="gramEnd"/>
      <w:r w:rsidRPr="000E13DF">
        <w:rPr>
          <w:rFonts w:ascii="Consolas" w:hAnsi="Consolas"/>
          <w:sz w:val="20"/>
          <w:szCs w:val="20"/>
        </w:rPr>
        <w:t xml:space="preserve">1, mu) - 10, zeros(1, sigma)+eps], </w:t>
      </w:r>
      <w:r w:rsidRPr="000E13DF">
        <w:rPr>
          <w:rFonts w:ascii="Consolas" w:hAnsi="Consolas"/>
          <w:color w:val="A709F5"/>
          <w:sz w:val="20"/>
          <w:szCs w:val="20"/>
        </w:rPr>
        <w:t>'</w:t>
      </w:r>
      <w:proofErr w:type="spellStart"/>
      <w:r w:rsidRPr="000E13DF">
        <w:rPr>
          <w:rFonts w:ascii="Consolas" w:hAnsi="Consolas"/>
          <w:color w:val="A709F5"/>
          <w:sz w:val="20"/>
          <w:szCs w:val="20"/>
        </w:rPr>
        <w:t>ub</w:t>
      </w:r>
      <w:proofErr w:type="spellEnd"/>
      <w:r w:rsidRPr="000E13DF">
        <w:rPr>
          <w:rFonts w:ascii="Consolas" w:hAnsi="Consolas"/>
          <w:color w:val="A709F5"/>
          <w:sz w:val="20"/>
          <w:szCs w:val="20"/>
        </w:rPr>
        <w:t>'</w:t>
      </w:r>
      <w:r w:rsidRPr="000E13DF">
        <w:rPr>
          <w:rFonts w:ascii="Consolas" w:hAnsi="Consolas"/>
          <w:sz w:val="20"/>
          <w:szCs w:val="20"/>
        </w:rPr>
        <w:t xml:space="preserve">, zeros(1, mu + sigma) + 10, </w:t>
      </w:r>
      <w:r w:rsidRPr="000E13DF">
        <w:rPr>
          <w:rFonts w:ascii="Consolas" w:hAnsi="Consolas"/>
          <w:color w:val="A709F5"/>
          <w:sz w:val="20"/>
          <w:szCs w:val="20"/>
        </w:rPr>
        <w:t>'solver'</w:t>
      </w:r>
      <w:r w:rsidRPr="000E13DF">
        <w:rPr>
          <w:rFonts w:ascii="Consolas" w:hAnsi="Consolas"/>
          <w:sz w:val="20"/>
          <w:szCs w:val="20"/>
        </w:rPr>
        <w:t xml:space="preserve">, </w:t>
      </w:r>
      <w:r w:rsidRPr="000E13DF">
        <w:rPr>
          <w:rFonts w:ascii="Consolas" w:hAnsi="Consolas"/>
          <w:color w:val="A709F5"/>
          <w:sz w:val="20"/>
          <w:szCs w:val="20"/>
        </w:rPr>
        <w:t>'</w:t>
      </w:r>
      <w:proofErr w:type="spellStart"/>
      <w:r w:rsidRPr="000E13DF">
        <w:rPr>
          <w:rFonts w:ascii="Consolas" w:hAnsi="Consolas"/>
          <w:color w:val="A709F5"/>
          <w:sz w:val="20"/>
          <w:szCs w:val="20"/>
        </w:rPr>
        <w:t>fmincon</w:t>
      </w:r>
      <w:proofErr w:type="spellEnd"/>
      <w:r w:rsidRPr="000E13DF">
        <w:rPr>
          <w:rFonts w:ascii="Consolas" w:hAnsi="Consolas"/>
          <w:color w:val="A709F5"/>
          <w:sz w:val="20"/>
          <w:szCs w:val="20"/>
        </w:rPr>
        <w:t>'</w:t>
      </w:r>
      <w:r w:rsidRPr="000E13DF">
        <w:rPr>
          <w:rFonts w:ascii="Consolas" w:hAnsi="Consolas"/>
          <w:sz w:val="20"/>
          <w:szCs w:val="20"/>
        </w:rPr>
        <w:t xml:space="preserve">, </w:t>
      </w:r>
      <w:r w:rsidRPr="000E13DF">
        <w:rPr>
          <w:rFonts w:ascii="Consolas" w:hAnsi="Consolas"/>
          <w:color w:val="A709F5"/>
          <w:sz w:val="20"/>
          <w:szCs w:val="20"/>
        </w:rPr>
        <w:t>'</w:t>
      </w:r>
      <w:proofErr w:type="spellStart"/>
      <w:r w:rsidRPr="000E13DF">
        <w:rPr>
          <w:rFonts w:ascii="Consolas" w:hAnsi="Consolas"/>
          <w:color w:val="A709F5"/>
          <w:sz w:val="20"/>
          <w:szCs w:val="20"/>
        </w:rPr>
        <w:t>search_agents</w:t>
      </w:r>
      <w:proofErr w:type="spellEnd"/>
      <w:r w:rsidRPr="000E13DF">
        <w:rPr>
          <w:rFonts w:ascii="Consolas" w:hAnsi="Consolas"/>
          <w:color w:val="A709F5"/>
          <w:sz w:val="20"/>
          <w:szCs w:val="20"/>
        </w:rPr>
        <w:t>'</w:t>
      </w:r>
      <w:r w:rsidRPr="000E13DF">
        <w:rPr>
          <w:rFonts w:ascii="Consolas" w:hAnsi="Consolas"/>
          <w:sz w:val="20"/>
          <w:szCs w:val="20"/>
        </w:rPr>
        <w:t>, 5);</w:t>
      </w:r>
    </w:p>
    <w:p w14:paraId="11DD5A6E" w14:textId="4F4CCE69" w:rsidR="007620E7" w:rsidRPr="000E13DF" w:rsidRDefault="007620E7" w:rsidP="00811515">
      <w:pPr>
        <w:spacing w:after="0" w:line="240" w:lineRule="auto"/>
        <w:rPr>
          <w:rFonts w:ascii="Consolas" w:hAnsi="Consolas"/>
          <w:sz w:val="20"/>
          <w:szCs w:val="20"/>
        </w:rPr>
      </w:pPr>
      <w:proofErr w:type="spellStart"/>
      <w:r w:rsidRPr="000E13DF">
        <w:rPr>
          <w:rFonts w:ascii="Consolas" w:hAnsi="Consolas"/>
          <w:sz w:val="20"/>
          <w:szCs w:val="20"/>
        </w:rPr>
        <w:t>legpoints</w:t>
      </w:r>
      <w:proofErr w:type="spellEnd"/>
      <w:r w:rsidRPr="000E13DF">
        <w:rPr>
          <w:rFonts w:ascii="Consolas" w:hAnsi="Consolas"/>
          <w:sz w:val="20"/>
          <w:szCs w:val="20"/>
        </w:rPr>
        <w:t xml:space="preserve"> = </w:t>
      </w:r>
      <w:proofErr w:type="spellStart"/>
      <w:r w:rsidRPr="000E13DF">
        <w:rPr>
          <w:rFonts w:ascii="Consolas" w:hAnsi="Consolas"/>
          <w:sz w:val="20"/>
          <w:szCs w:val="20"/>
        </w:rPr>
        <w:t>legitimate_</w:t>
      </w:r>
      <w:proofErr w:type="gramStart"/>
      <w:r w:rsidRPr="000E13DF">
        <w:rPr>
          <w:rFonts w:ascii="Consolas" w:hAnsi="Consolas"/>
          <w:sz w:val="20"/>
          <w:szCs w:val="20"/>
        </w:rPr>
        <w:t>points</w:t>
      </w:r>
      <w:proofErr w:type="spellEnd"/>
      <w:r w:rsidRPr="000E13DF">
        <w:rPr>
          <w:rFonts w:ascii="Consolas" w:hAnsi="Consolas"/>
          <w:sz w:val="20"/>
          <w:szCs w:val="20"/>
        </w:rPr>
        <w:t>(</w:t>
      </w:r>
      <w:proofErr w:type="gramEnd"/>
      <w:r w:rsidRPr="000E13DF">
        <w:rPr>
          <w:rFonts w:ascii="Consolas" w:hAnsi="Consolas"/>
          <w:sz w:val="20"/>
          <w:szCs w:val="20"/>
        </w:rPr>
        <w:t xml:space="preserve">data, </w:t>
      </w:r>
      <w:proofErr w:type="spellStart"/>
      <w:r w:rsidRPr="000E13DF">
        <w:rPr>
          <w:rFonts w:ascii="Consolas" w:hAnsi="Consolas"/>
          <w:sz w:val="20"/>
          <w:szCs w:val="20"/>
        </w:rPr>
        <w:t>dt</w:t>
      </w:r>
      <w:proofErr w:type="spellEnd"/>
      <w:r w:rsidRPr="000E13DF">
        <w:rPr>
          <w:rFonts w:ascii="Consolas" w:hAnsi="Consolas"/>
          <w:sz w:val="20"/>
          <w:szCs w:val="20"/>
        </w:rPr>
        <w:t xml:space="preserve">, </w:t>
      </w:r>
      <w:r w:rsidRPr="000E13DF">
        <w:rPr>
          <w:rFonts w:ascii="Consolas" w:hAnsi="Consolas"/>
          <w:color w:val="A709F5"/>
          <w:sz w:val="20"/>
          <w:szCs w:val="20"/>
        </w:rPr>
        <w:t>'</w:t>
      </w:r>
      <w:proofErr w:type="spellStart"/>
      <w:r w:rsidRPr="000E13DF">
        <w:rPr>
          <w:rFonts w:ascii="Consolas" w:hAnsi="Consolas"/>
          <w:color w:val="A709F5"/>
          <w:sz w:val="20"/>
          <w:szCs w:val="20"/>
        </w:rPr>
        <w:t>prev</w:t>
      </w:r>
      <w:proofErr w:type="spellEnd"/>
      <w:r w:rsidRPr="000E13DF">
        <w:rPr>
          <w:rFonts w:ascii="Consolas" w:hAnsi="Consolas"/>
          <w:color w:val="A709F5"/>
          <w:sz w:val="20"/>
          <w:szCs w:val="20"/>
        </w:rPr>
        <w:t>'</w:t>
      </w:r>
      <w:r w:rsidRPr="000E13DF">
        <w:rPr>
          <w:rFonts w:ascii="Consolas" w:hAnsi="Consolas"/>
          <w:sz w:val="20"/>
          <w:szCs w:val="20"/>
        </w:rPr>
        <w:t>, result_euler</w:t>
      </w:r>
      <w:r w:rsidR="00836EF6">
        <w:rPr>
          <w:rFonts w:ascii="Consolas" w:hAnsi="Consolas"/>
          <w:sz w:val="20"/>
          <w:szCs w:val="20"/>
        </w:rPr>
        <w:t>6</w:t>
      </w:r>
      <w:r w:rsidRPr="000E13DF">
        <w:rPr>
          <w:rFonts w:ascii="Consolas" w:hAnsi="Consolas"/>
          <w:sz w:val="20"/>
          <w:szCs w:val="20"/>
        </w:rPr>
        <w:t xml:space="preserve">, </w:t>
      </w:r>
      <w:r w:rsidRPr="000E13DF">
        <w:rPr>
          <w:rFonts w:ascii="Consolas" w:hAnsi="Consolas"/>
          <w:color w:val="A709F5"/>
          <w:sz w:val="20"/>
          <w:szCs w:val="20"/>
        </w:rPr>
        <w:t>'</w:t>
      </w:r>
      <w:proofErr w:type="spellStart"/>
      <w:r w:rsidRPr="000E13DF">
        <w:rPr>
          <w:rFonts w:ascii="Consolas" w:hAnsi="Consolas"/>
          <w:color w:val="A709F5"/>
          <w:sz w:val="20"/>
          <w:szCs w:val="20"/>
        </w:rPr>
        <w:t>prev_range</w:t>
      </w:r>
      <w:proofErr w:type="spellEnd"/>
      <w:r w:rsidRPr="000E13DF">
        <w:rPr>
          <w:rFonts w:ascii="Consolas" w:hAnsi="Consolas"/>
          <w:color w:val="A709F5"/>
          <w:sz w:val="20"/>
          <w:szCs w:val="20"/>
        </w:rPr>
        <w:t>'</w:t>
      </w:r>
      <w:r w:rsidRPr="000E13DF">
        <w:rPr>
          <w:rFonts w:ascii="Consolas" w:hAnsi="Consolas"/>
          <w:sz w:val="20"/>
          <w:szCs w:val="20"/>
        </w:rPr>
        <w:t xml:space="preserve">, 0.5, </w:t>
      </w:r>
      <w:r w:rsidRPr="000E13DF">
        <w:rPr>
          <w:rFonts w:ascii="Consolas" w:hAnsi="Consolas"/>
          <w:color w:val="A709F5"/>
          <w:sz w:val="20"/>
          <w:szCs w:val="20"/>
        </w:rPr>
        <w:t>'j'</w:t>
      </w:r>
      <w:r w:rsidRPr="000E13DF">
        <w:rPr>
          <w:rFonts w:ascii="Consolas" w:hAnsi="Consolas"/>
          <w:sz w:val="20"/>
          <w:szCs w:val="20"/>
        </w:rPr>
        <w:t xml:space="preserve">, 3, </w:t>
      </w:r>
      <w:r w:rsidRPr="000E13DF">
        <w:rPr>
          <w:rFonts w:ascii="Consolas" w:hAnsi="Consolas"/>
          <w:color w:val="A709F5"/>
          <w:sz w:val="20"/>
          <w:szCs w:val="20"/>
        </w:rPr>
        <w:t>'k'</w:t>
      </w:r>
      <w:r w:rsidRPr="000E13DF">
        <w:rPr>
          <w:rFonts w:ascii="Consolas" w:hAnsi="Consolas"/>
          <w:sz w:val="20"/>
          <w:szCs w:val="20"/>
        </w:rPr>
        <w:t>, 12);</w:t>
      </w:r>
    </w:p>
    <w:p w14:paraId="73E2E99A" w14:textId="16F8EFA2"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lastRenderedPageBreak/>
        <w:t>result_her</w:t>
      </w:r>
      <w:r w:rsidR="00836EF6">
        <w:rPr>
          <w:rFonts w:ascii="Consolas" w:hAnsi="Consolas"/>
          <w:sz w:val="20"/>
          <w:szCs w:val="20"/>
        </w:rPr>
        <w:t>6</w:t>
      </w:r>
      <w:r w:rsidRPr="000E13DF">
        <w:rPr>
          <w:rFonts w:ascii="Consolas" w:hAnsi="Consolas"/>
          <w:sz w:val="20"/>
          <w:szCs w:val="20"/>
        </w:rPr>
        <w:t xml:space="preserve"> = </w:t>
      </w:r>
      <w:proofErr w:type="spellStart"/>
      <w:r w:rsidRPr="000E13DF">
        <w:rPr>
          <w:rFonts w:ascii="Consolas" w:hAnsi="Consolas"/>
          <w:sz w:val="20"/>
          <w:szCs w:val="20"/>
        </w:rPr>
        <w:t>hermite_</w:t>
      </w:r>
      <w:proofErr w:type="gramStart"/>
      <w:r w:rsidRPr="000E13DF">
        <w:rPr>
          <w:rFonts w:ascii="Consolas" w:hAnsi="Consolas"/>
          <w:sz w:val="20"/>
          <w:szCs w:val="20"/>
        </w:rPr>
        <w:t>reconstruction</w:t>
      </w:r>
      <w:proofErr w:type="spellEnd"/>
      <w:r w:rsidRPr="000E13DF">
        <w:rPr>
          <w:rFonts w:ascii="Consolas" w:hAnsi="Consolas"/>
          <w:sz w:val="20"/>
          <w:szCs w:val="20"/>
        </w:rPr>
        <w:t>(</w:t>
      </w:r>
      <w:proofErr w:type="gramEnd"/>
      <w:r w:rsidRPr="000E13DF">
        <w:rPr>
          <w:rFonts w:ascii="Consolas" w:hAnsi="Consolas"/>
          <w:sz w:val="20"/>
          <w:szCs w:val="20"/>
        </w:rPr>
        <w:t xml:space="preserve">data, </w:t>
      </w:r>
      <w:proofErr w:type="spellStart"/>
      <w:r w:rsidRPr="000E13DF">
        <w:rPr>
          <w:rFonts w:ascii="Consolas" w:hAnsi="Consolas"/>
          <w:sz w:val="20"/>
          <w:szCs w:val="20"/>
        </w:rPr>
        <w:t>dt</w:t>
      </w:r>
      <w:proofErr w:type="spellEnd"/>
      <w:r w:rsidRPr="000E13DF">
        <w:rPr>
          <w:rFonts w:ascii="Consolas" w:hAnsi="Consolas"/>
          <w:sz w:val="20"/>
          <w:szCs w:val="20"/>
        </w:rPr>
        <w:t xml:space="preserve">, </w:t>
      </w:r>
      <w:r w:rsidRPr="000E13DF">
        <w:rPr>
          <w:rFonts w:ascii="Consolas" w:hAnsi="Consolas"/>
          <w:color w:val="A709F5"/>
          <w:sz w:val="20"/>
          <w:szCs w:val="20"/>
        </w:rPr>
        <w:t>'</w:t>
      </w:r>
      <w:proofErr w:type="spellStart"/>
      <w:r w:rsidRPr="000E13DF">
        <w:rPr>
          <w:rFonts w:ascii="Consolas" w:hAnsi="Consolas"/>
          <w:color w:val="A709F5"/>
          <w:sz w:val="20"/>
          <w:szCs w:val="20"/>
        </w:rPr>
        <w:t>prev</w:t>
      </w:r>
      <w:proofErr w:type="spellEnd"/>
      <w:r w:rsidRPr="000E13DF">
        <w:rPr>
          <w:rFonts w:ascii="Consolas" w:hAnsi="Consolas"/>
          <w:color w:val="A709F5"/>
          <w:sz w:val="20"/>
          <w:szCs w:val="20"/>
        </w:rPr>
        <w:t>'</w:t>
      </w:r>
      <w:r w:rsidRPr="000E13DF">
        <w:rPr>
          <w:rFonts w:ascii="Consolas" w:hAnsi="Consolas"/>
          <w:sz w:val="20"/>
          <w:szCs w:val="20"/>
        </w:rPr>
        <w:t xml:space="preserve">, </w:t>
      </w:r>
      <w:proofErr w:type="spellStart"/>
      <w:r w:rsidRPr="000E13DF">
        <w:rPr>
          <w:rFonts w:ascii="Consolas" w:hAnsi="Consolas"/>
          <w:sz w:val="20"/>
          <w:szCs w:val="20"/>
        </w:rPr>
        <w:t>legpoints</w:t>
      </w:r>
      <w:proofErr w:type="spellEnd"/>
      <w:r w:rsidRPr="000E13DF">
        <w:rPr>
          <w:rFonts w:ascii="Consolas" w:hAnsi="Consolas"/>
          <w:sz w:val="20"/>
          <w:szCs w:val="20"/>
        </w:rPr>
        <w:t xml:space="preserve">, </w:t>
      </w:r>
      <w:r w:rsidRPr="000E13DF">
        <w:rPr>
          <w:rFonts w:ascii="Consolas" w:hAnsi="Consolas"/>
          <w:color w:val="A709F5"/>
          <w:sz w:val="20"/>
          <w:szCs w:val="20"/>
        </w:rPr>
        <w:t>'solver'</w:t>
      </w:r>
      <w:r w:rsidRPr="000E13DF">
        <w:rPr>
          <w:rFonts w:ascii="Consolas" w:hAnsi="Consolas"/>
          <w:sz w:val="20"/>
          <w:szCs w:val="20"/>
        </w:rPr>
        <w:t xml:space="preserve">, </w:t>
      </w:r>
      <w:r w:rsidRPr="000E13DF">
        <w:rPr>
          <w:rFonts w:ascii="Consolas" w:hAnsi="Consolas"/>
          <w:color w:val="A709F5"/>
          <w:sz w:val="20"/>
          <w:szCs w:val="20"/>
        </w:rPr>
        <w:t>'</w:t>
      </w:r>
      <w:proofErr w:type="spellStart"/>
      <w:r w:rsidRPr="000E13DF">
        <w:rPr>
          <w:rFonts w:ascii="Consolas" w:hAnsi="Consolas"/>
          <w:color w:val="A709F5"/>
          <w:sz w:val="20"/>
          <w:szCs w:val="20"/>
        </w:rPr>
        <w:t>fmincon</w:t>
      </w:r>
      <w:proofErr w:type="spellEnd"/>
      <w:r w:rsidRPr="000E13DF">
        <w:rPr>
          <w:rFonts w:ascii="Consolas" w:hAnsi="Consolas"/>
          <w:color w:val="A709F5"/>
          <w:sz w:val="20"/>
          <w:szCs w:val="20"/>
        </w:rPr>
        <w:t>'</w:t>
      </w:r>
      <w:r w:rsidRPr="000E13DF">
        <w:rPr>
          <w:rFonts w:ascii="Consolas" w:hAnsi="Consolas"/>
          <w:sz w:val="20"/>
          <w:szCs w:val="20"/>
        </w:rPr>
        <w:t>);</w:t>
      </w:r>
      <w:r>
        <w:rPr>
          <w:rFonts w:ascii="Consolas" w:hAnsi="Consolas"/>
          <w:sz w:val="20"/>
          <w:szCs w:val="20"/>
        </w:rPr>
        <w:t xml:space="preserve"> </w:t>
      </w:r>
    </w:p>
    <w:p w14:paraId="039D577F" w14:textId="3036A320" w:rsidR="007620E7" w:rsidRDefault="007620E7" w:rsidP="002F03EA">
      <w:pPr>
        <w:jc w:val="both"/>
        <w:rPr>
          <w:rFonts w:ascii="Times New Roman" w:hAnsi="Times New Roman" w:cs="Times New Roman"/>
          <w:sz w:val="20"/>
          <w:szCs w:val="20"/>
        </w:rPr>
      </w:pPr>
    </w:p>
    <w:p w14:paraId="3B1CD353" w14:textId="64648635" w:rsidR="00FC245F" w:rsidRDefault="00E511F9" w:rsidP="0081151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F7D79C4" wp14:editId="7681A73B">
            <wp:extent cx="5972810" cy="2461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6.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2461895"/>
                    </a:xfrm>
                    <a:prstGeom prst="rect">
                      <a:avLst/>
                    </a:prstGeom>
                  </pic:spPr>
                </pic:pic>
              </a:graphicData>
            </a:graphic>
          </wp:inline>
        </w:drawing>
      </w:r>
    </w:p>
    <w:p w14:paraId="562368D6" w14:textId="58EB3621" w:rsidR="00E511F9" w:rsidRDefault="000462C3" w:rsidP="00E511F9">
      <w:pPr>
        <w:spacing w:after="240"/>
        <w:jc w:val="both"/>
        <w:rPr>
          <w:rFonts w:ascii="Times New Roman" w:hAnsi="Times New Roman" w:cs="Times New Roman"/>
          <w:sz w:val="18"/>
          <w:szCs w:val="18"/>
        </w:rPr>
      </w:pPr>
      <w:r>
        <w:rPr>
          <w:rFonts w:ascii="Times New Roman" w:hAnsi="Times New Roman" w:cs="Times New Roman"/>
          <w:b/>
          <w:sz w:val="18"/>
          <w:szCs w:val="18"/>
        </w:rPr>
        <w:t xml:space="preserve">Figure </w:t>
      </w:r>
      <w:r w:rsidR="00E511F9" w:rsidRPr="00811515">
        <w:rPr>
          <w:rFonts w:ascii="Times New Roman" w:hAnsi="Times New Roman" w:cs="Times New Roman"/>
          <w:b/>
          <w:sz w:val="18"/>
          <w:szCs w:val="18"/>
          <w:lang w:val="en-AS"/>
        </w:rPr>
        <w:t>4</w:t>
      </w:r>
      <w:r w:rsidR="00E511F9" w:rsidRPr="00811515">
        <w:rPr>
          <w:rFonts w:ascii="Times New Roman" w:hAnsi="Times New Roman" w:cs="Times New Roman"/>
          <w:sz w:val="18"/>
          <w:szCs w:val="18"/>
        </w:rPr>
        <w:t xml:space="preserve">. (Left) High-resolution </w:t>
      </w:r>
      <w:proofErr w:type="spellStart"/>
      <w:r w:rsidR="00E511F9" w:rsidRPr="00811515">
        <w:rPr>
          <w:rFonts w:ascii="Times New Roman" w:hAnsi="Times New Roman" w:cs="Times New Roman"/>
          <w:sz w:val="18"/>
          <w:szCs w:val="18"/>
        </w:rPr>
        <w:t>phycocyanin</w:t>
      </w:r>
      <w:proofErr w:type="spellEnd"/>
      <w:r w:rsidR="00E511F9" w:rsidRPr="00811515">
        <w:rPr>
          <w:rFonts w:ascii="Times New Roman" w:hAnsi="Times New Roman" w:cs="Times New Roman"/>
          <w:sz w:val="18"/>
          <w:szCs w:val="18"/>
        </w:rPr>
        <w:t xml:space="preserve"> levels measured every minute in </w:t>
      </w:r>
      <w:r w:rsidR="00E511F9">
        <w:rPr>
          <w:rFonts w:ascii="Times New Roman" w:hAnsi="Times New Roman" w:cs="Times New Roman"/>
          <w:sz w:val="18"/>
          <w:szCs w:val="18"/>
        </w:rPr>
        <w:t>Lake Mendota in</w:t>
      </w:r>
      <w:r w:rsidR="00E511F9" w:rsidRPr="00811515">
        <w:rPr>
          <w:rFonts w:ascii="Times New Roman" w:hAnsi="Times New Roman" w:cs="Times New Roman"/>
          <w:sz w:val="18"/>
          <w:szCs w:val="18"/>
        </w:rPr>
        <w:t xml:space="preserve"> 2011.</w:t>
      </w:r>
      <w:r w:rsidR="00E511F9">
        <w:rPr>
          <w:rFonts w:ascii="Times New Roman" w:hAnsi="Times New Roman" w:cs="Times New Roman"/>
          <w:sz w:val="18"/>
          <w:szCs w:val="18"/>
        </w:rPr>
        <w:t xml:space="preserve"> </w:t>
      </w:r>
      <w:r w:rsidR="00E511F9" w:rsidRPr="00DE45D3">
        <w:rPr>
          <w:rFonts w:ascii="Times New Roman" w:hAnsi="Times New Roman" w:cs="Times New Roman"/>
          <w:sz w:val="18"/>
          <w:szCs w:val="18"/>
        </w:rPr>
        <w:t>While this dataset</w:t>
      </w:r>
      <w:r w:rsidR="00E511F9">
        <w:rPr>
          <w:rFonts w:ascii="Times New Roman" w:hAnsi="Times New Roman" w:cs="Times New Roman"/>
          <w:sz w:val="18"/>
          <w:szCs w:val="18"/>
        </w:rPr>
        <w:t xml:space="preserve"> is not Markov (so it</w:t>
      </w:r>
      <w:r w:rsidR="00E511F9" w:rsidRPr="00DE45D3">
        <w:rPr>
          <w:rFonts w:ascii="Times New Roman" w:hAnsi="Times New Roman" w:cs="Times New Roman"/>
          <w:sz w:val="18"/>
          <w:szCs w:val="18"/>
        </w:rPr>
        <w:t xml:space="preserve"> does not meet </w:t>
      </w:r>
      <w:r w:rsidR="00E511F9">
        <w:rPr>
          <w:rFonts w:ascii="Times New Roman" w:hAnsi="Times New Roman" w:cs="Times New Roman"/>
          <w:sz w:val="18"/>
          <w:szCs w:val="18"/>
        </w:rPr>
        <w:t xml:space="preserve">one of </w:t>
      </w:r>
      <w:r w:rsidR="00E511F9" w:rsidRPr="00DE45D3">
        <w:rPr>
          <w:rFonts w:ascii="Times New Roman" w:hAnsi="Times New Roman" w:cs="Times New Roman"/>
          <w:sz w:val="18"/>
          <w:szCs w:val="18"/>
        </w:rPr>
        <w:t xml:space="preserve">the data requirements outlined in section </w:t>
      </w:r>
      <w:r w:rsidR="00E511F9" w:rsidRPr="00DE45D3">
        <w:rPr>
          <w:rFonts w:ascii="Times New Roman" w:hAnsi="Times New Roman" w:cs="Times New Roman"/>
          <w:bCs/>
          <w:sz w:val="18"/>
          <w:szCs w:val="18"/>
        </w:rPr>
        <w:fldChar w:fldCharType="begin"/>
      </w:r>
      <w:r w:rsidR="00E511F9" w:rsidRPr="00DE45D3">
        <w:rPr>
          <w:rFonts w:ascii="Times New Roman" w:hAnsi="Times New Roman" w:cs="Times New Roman"/>
          <w:bCs/>
          <w:sz w:val="18"/>
          <w:szCs w:val="18"/>
        </w:rPr>
        <w:instrText xml:space="preserve"> REF _Ref162787882 \r \h </w:instrText>
      </w:r>
      <w:r w:rsidR="00E511F9">
        <w:rPr>
          <w:rFonts w:ascii="Times New Roman" w:hAnsi="Times New Roman" w:cs="Times New Roman"/>
          <w:bCs/>
          <w:sz w:val="18"/>
          <w:szCs w:val="18"/>
        </w:rPr>
        <w:instrText xml:space="preserve"> \* MERGEFORMAT </w:instrText>
      </w:r>
      <w:r w:rsidR="00E511F9" w:rsidRPr="00DE45D3">
        <w:rPr>
          <w:rFonts w:ascii="Times New Roman" w:hAnsi="Times New Roman" w:cs="Times New Roman"/>
          <w:bCs/>
          <w:sz w:val="18"/>
          <w:szCs w:val="18"/>
        </w:rPr>
      </w:r>
      <w:r w:rsidR="00E511F9" w:rsidRPr="00DE45D3">
        <w:rPr>
          <w:rFonts w:ascii="Times New Roman" w:hAnsi="Times New Roman" w:cs="Times New Roman"/>
          <w:bCs/>
          <w:sz w:val="18"/>
          <w:szCs w:val="18"/>
        </w:rPr>
        <w:fldChar w:fldCharType="separate"/>
      </w:r>
      <w:r w:rsidR="00E511F9" w:rsidRPr="00DE45D3">
        <w:rPr>
          <w:rFonts w:ascii="Times New Roman" w:hAnsi="Times New Roman" w:cs="Times New Roman"/>
          <w:bCs/>
          <w:sz w:val="18"/>
          <w:szCs w:val="18"/>
        </w:rPr>
        <w:t>6.3</w:t>
      </w:r>
      <w:r w:rsidR="00E511F9" w:rsidRPr="00DE45D3">
        <w:rPr>
          <w:rFonts w:ascii="Times New Roman" w:hAnsi="Times New Roman" w:cs="Times New Roman"/>
          <w:bCs/>
          <w:sz w:val="18"/>
          <w:szCs w:val="18"/>
        </w:rPr>
        <w:fldChar w:fldCharType="end"/>
      </w:r>
      <w:r w:rsidR="00E511F9" w:rsidRPr="00DE45D3">
        <w:rPr>
          <w:rFonts w:ascii="Times New Roman" w:hAnsi="Times New Roman" w:cs="Times New Roman"/>
          <w:bCs/>
          <w:sz w:val="18"/>
          <w:szCs w:val="18"/>
        </w:rPr>
        <w:t xml:space="preserve"> (refer to </w:t>
      </w:r>
      <w:r w:rsidR="00E511F9" w:rsidRPr="00DE45D3">
        <w:rPr>
          <w:rFonts w:ascii="Times New Roman" w:hAnsi="Times New Roman" w:cs="Times New Roman"/>
          <w:bCs/>
          <w:sz w:val="18"/>
          <w:szCs w:val="18"/>
        </w:rPr>
        <w:fldChar w:fldCharType="begin"/>
      </w:r>
      <w:r w:rsidR="00E511F9" w:rsidRPr="00DE45D3">
        <w:rPr>
          <w:rFonts w:ascii="Times New Roman" w:hAnsi="Times New Roman" w:cs="Times New Roman"/>
          <w:bCs/>
          <w:sz w:val="18"/>
          <w:szCs w:val="18"/>
        </w:rPr>
        <w:instrText xml:space="preserve"> REF Table1 \h </w:instrText>
      </w:r>
      <w:r w:rsidR="00E511F9">
        <w:rPr>
          <w:rFonts w:ascii="Times New Roman" w:hAnsi="Times New Roman" w:cs="Times New Roman"/>
          <w:bCs/>
          <w:sz w:val="18"/>
          <w:szCs w:val="18"/>
        </w:rPr>
        <w:instrText xml:space="preserve"> \* MERGEFORMAT </w:instrText>
      </w:r>
      <w:r w:rsidR="00E511F9" w:rsidRPr="00DE45D3">
        <w:rPr>
          <w:rFonts w:ascii="Times New Roman" w:hAnsi="Times New Roman" w:cs="Times New Roman"/>
          <w:bCs/>
          <w:sz w:val="18"/>
          <w:szCs w:val="18"/>
        </w:rPr>
      </w:r>
      <w:r w:rsidR="00E511F9" w:rsidRPr="00DE45D3">
        <w:rPr>
          <w:rFonts w:ascii="Times New Roman" w:hAnsi="Times New Roman" w:cs="Times New Roman"/>
          <w:bCs/>
          <w:sz w:val="18"/>
          <w:szCs w:val="18"/>
        </w:rPr>
        <w:fldChar w:fldCharType="separate"/>
      </w:r>
      <w:r w:rsidR="00E511F9" w:rsidRPr="00DE45D3">
        <w:rPr>
          <w:rFonts w:ascii="Times New Roman" w:hAnsi="Times New Roman" w:cs="Times New Roman"/>
          <w:b/>
          <w:sz w:val="18"/>
          <w:szCs w:val="18"/>
        </w:rPr>
        <w:t>Table 1</w:t>
      </w:r>
      <w:r w:rsidR="00E511F9" w:rsidRPr="00DE45D3">
        <w:rPr>
          <w:rFonts w:ascii="Times New Roman" w:hAnsi="Times New Roman" w:cs="Times New Roman"/>
          <w:bCs/>
          <w:sz w:val="18"/>
          <w:szCs w:val="18"/>
        </w:rPr>
        <w:fldChar w:fldCharType="end"/>
      </w:r>
      <w:r w:rsidR="00E511F9" w:rsidRPr="00DE45D3">
        <w:rPr>
          <w:rFonts w:ascii="Times New Roman" w:hAnsi="Times New Roman" w:cs="Times New Roman"/>
          <w:bCs/>
          <w:sz w:val="18"/>
          <w:szCs w:val="18"/>
        </w:rPr>
        <w:t>)</w:t>
      </w:r>
      <w:r w:rsidR="00E511F9">
        <w:rPr>
          <w:rFonts w:ascii="Times New Roman" w:hAnsi="Times New Roman" w:cs="Times New Roman"/>
          <w:bCs/>
          <w:sz w:val="18"/>
          <w:szCs w:val="18"/>
        </w:rPr>
        <w:t>)</w:t>
      </w:r>
      <w:r w:rsidR="00E511F9" w:rsidRPr="00DE45D3">
        <w:rPr>
          <w:rFonts w:ascii="Times New Roman" w:hAnsi="Times New Roman" w:cs="Times New Roman"/>
          <w:sz w:val="18"/>
          <w:szCs w:val="18"/>
        </w:rPr>
        <w:t xml:space="preserve">, a rarified sample of this dataset, including every </w:t>
      </w:r>
      <w:r w:rsidR="00E511F9">
        <w:rPr>
          <w:rFonts w:ascii="Times New Roman" w:hAnsi="Times New Roman" w:cs="Times New Roman"/>
          <w:sz w:val="18"/>
          <w:szCs w:val="18"/>
        </w:rPr>
        <w:t>forth</w:t>
      </w:r>
      <w:r w:rsidR="00E511F9" w:rsidRPr="00DE45D3">
        <w:rPr>
          <w:rFonts w:ascii="Times New Roman" w:hAnsi="Times New Roman" w:cs="Times New Roman"/>
          <w:sz w:val="18"/>
          <w:szCs w:val="18"/>
        </w:rPr>
        <w:t xml:space="preserve"> data point, </w:t>
      </w:r>
      <w:r w:rsidR="00E511F9">
        <w:rPr>
          <w:rFonts w:ascii="Times New Roman" w:hAnsi="Times New Roman" w:cs="Times New Roman"/>
          <w:sz w:val="18"/>
          <w:szCs w:val="18"/>
        </w:rPr>
        <w:t>is Markov and analysis is applied to this ratified sample</w:t>
      </w:r>
      <w:r w:rsidR="00E511F9" w:rsidRPr="00DE45D3">
        <w:rPr>
          <w:rFonts w:ascii="Times New Roman" w:hAnsi="Times New Roman" w:cs="Times New Roman"/>
          <w:sz w:val="18"/>
          <w:szCs w:val="18"/>
        </w:rPr>
        <w:t xml:space="preserve">. </w:t>
      </w:r>
      <w:r w:rsidR="00E511F9" w:rsidRPr="00811515">
        <w:rPr>
          <w:rFonts w:ascii="Times New Roman" w:hAnsi="Times New Roman" w:cs="Times New Roman"/>
          <w:sz w:val="18"/>
          <w:szCs w:val="18"/>
        </w:rPr>
        <w:t xml:space="preserve">(Right) Estimated drift functions using Euler (blue) and </w:t>
      </w:r>
      <w:proofErr w:type="spellStart"/>
      <w:r w:rsidR="00E511F9" w:rsidRPr="00811515">
        <w:rPr>
          <w:rFonts w:ascii="Times New Roman" w:hAnsi="Times New Roman" w:cs="Times New Roman"/>
          <w:sz w:val="18"/>
          <w:szCs w:val="18"/>
        </w:rPr>
        <w:t>Hermite</w:t>
      </w:r>
      <w:proofErr w:type="spellEnd"/>
      <w:r w:rsidR="00E511F9" w:rsidRPr="00811515">
        <w:rPr>
          <w:rFonts w:ascii="Times New Roman" w:hAnsi="Times New Roman" w:cs="Times New Roman"/>
          <w:sz w:val="18"/>
          <w:szCs w:val="18"/>
        </w:rPr>
        <w:t xml:space="preserve"> (black) reconstructions. Given the high resolution of the dataset, the difference between the two </w:t>
      </w:r>
      <w:r w:rsidR="00E511F9" w:rsidRPr="00811515">
        <w:rPr>
          <w:rFonts w:ascii="Times New Roman" w:hAnsi="Times New Roman" w:cs="Times New Roman"/>
          <w:sz w:val="18"/>
          <w:szCs w:val="18"/>
          <w:lang w:val="en-AS"/>
        </w:rPr>
        <w:t>drift function</w:t>
      </w:r>
      <w:r w:rsidR="00E511F9" w:rsidRPr="00811515">
        <w:rPr>
          <w:rFonts w:ascii="Times New Roman" w:hAnsi="Times New Roman" w:cs="Times New Roman"/>
          <w:sz w:val="18"/>
          <w:szCs w:val="18"/>
        </w:rPr>
        <w:t xml:space="preserve"> is relatively small. However,</w:t>
      </w:r>
      <w:r w:rsidR="00E511F9" w:rsidRPr="00811515">
        <w:rPr>
          <w:rFonts w:ascii="Times New Roman" w:hAnsi="Times New Roman" w:cs="Times New Roman"/>
          <w:sz w:val="18"/>
          <w:szCs w:val="18"/>
          <w:lang w:val="en-AS"/>
        </w:rPr>
        <w:t xml:space="preserve"> this small </w:t>
      </w:r>
      <w:r w:rsidR="00E511F9" w:rsidRPr="00811515">
        <w:rPr>
          <w:rFonts w:ascii="Times New Roman" w:hAnsi="Times New Roman" w:cs="Times New Roman"/>
          <w:sz w:val="18"/>
          <w:szCs w:val="18"/>
        </w:rPr>
        <w:t>misestimating</w:t>
      </w:r>
      <w:r w:rsidR="00E511F9" w:rsidRPr="00811515">
        <w:rPr>
          <w:rFonts w:ascii="Times New Roman" w:hAnsi="Times New Roman" w:cs="Times New Roman"/>
          <w:sz w:val="18"/>
          <w:szCs w:val="18"/>
          <w:lang w:val="en-AS"/>
        </w:rPr>
        <w:t xml:space="preserve"> </w:t>
      </w:r>
      <w:r w:rsidR="00E511F9" w:rsidRPr="00811515">
        <w:rPr>
          <w:rFonts w:ascii="Times New Roman" w:hAnsi="Times New Roman" w:cs="Times New Roman"/>
          <w:sz w:val="18"/>
          <w:szCs w:val="18"/>
        </w:rPr>
        <w:t>results in an unusually small basin of attraction for the high-</w:t>
      </w:r>
      <w:proofErr w:type="spellStart"/>
      <w:r w:rsidR="00E511F9" w:rsidRPr="00811515">
        <w:rPr>
          <w:rFonts w:ascii="Times New Roman" w:hAnsi="Times New Roman" w:cs="Times New Roman"/>
          <w:sz w:val="18"/>
          <w:szCs w:val="18"/>
        </w:rPr>
        <w:t>phycocyanin</w:t>
      </w:r>
      <w:proofErr w:type="spellEnd"/>
      <w:r w:rsidR="00E511F9" w:rsidRPr="00811515">
        <w:rPr>
          <w:rFonts w:ascii="Times New Roman" w:hAnsi="Times New Roman" w:cs="Times New Roman"/>
          <w:sz w:val="18"/>
          <w:szCs w:val="18"/>
        </w:rPr>
        <w:t xml:space="preserve"> state compared to the low-</w:t>
      </w:r>
      <w:proofErr w:type="spellStart"/>
      <w:r w:rsidR="00E511F9" w:rsidRPr="00811515">
        <w:rPr>
          <w:rFonts w:ascii="Times New Roman" w:hAnsi="Times New Roman" w:cs="Times New Roman"/>
          <w:sz w:val="18"/>
          <w:szCs w:val="18"/>
        </w:rPr>
        <w:t>phycocyanin</w:t>
      </w:r>
      <w:proofErr w:type="spellEnd"/>
      <w:r w:rsidR="00E511F9" w:rsidRPr="00811515">
        <w:rPr>
          <w:rFonts w:ascii="Times New Roman" w:hAnsi="Times New Roman" w:cs="Times New Roman"/>
          <w:sz w:val="18"/>
          <w:szCs w:val="18"/>
        </w:rPr>
        <w:t xml:space="preserve"> state</w:t>
      </w:r>
      <w:r w:rsidR="00E511F9" w:rsidRPr="00811515">
        <w:rPr>
          <w:rFonts w:ascii="Times New Roman" w:hAnsi="Times New Roman" w:cs="Times New Roman"/>
          <w:sz w:val="18"/>
          <w:szCs w:val="18"/>
          <w:lang w:val="en-AS"/>
        </w:rPr>
        <w:t>.</w:t>
      </w:r>
      <w:r w:rsidR="00E344DA">
        <w:rPr>
          <w:rFonts w:ascii="Times New Roman" w:hAnsi="Times New Roman" w:cs="Times New Roman"/>
          <w:sz w:val="18"/>
          <w:szCs w:val="18"/>
        </w:rPr>
        <w:t xml:space="preserve"> The open circle displays the location of the </w:t>
      </w:r>
      <w:proofErr w:type="spellStart"/>
      <w:r w:rsidR="00E344DA">
        <w:rPr>
          <w:rFonts w:ascii="Times New Roman" w:hAnsi="Times New Roman" w:cs="Times New Roman"/>
          <w:sz w:val="18"/>
          <w:szCs w:val="18"/>
        </w:rPr>
        <w:t>repelor</w:t>
      </w:r>
      <w:proofErr w:type="spellEnd"/>
      <w:r w:rsidR="00E344DA">
        <w:rPr>
          <w:rFonts w:ascii="Times New Roman" w:hAnsi="Times New Roman" w:cs="Times New Roman"/>
          <w:sz w:val="18"/>
          <w:szCs w:val="18"/>
        </w:rPr>
        <w:t xml:space="preserve"> separating the two attraction basins (alternatively, the red dashed line in the left panel represents the </w:t>
      </w:r>
      <w:proofErr w:type="spellStart"/>
      <w:r w:rsidR="00E344DA">
        <w:rPr>
          <w:rFonts w:ascii="Times New Roman" w:hAnsi="Times New Roman" w:cs="Times New Roman"/>
          <w:sz w:val="18"/>
          <w:szCs w:val="18"/>
        </w:rPr>
        <w:t>repelor</w:t>
      </w:r>
      <w:proofErr w:type="spellEnd"/>
      <w:r w:rsidR="00E344DA">
        <w:rPr>
          <w:rFonts w:ascii="Times New Roman" w:hAnsi="Times New Roman" w:cs="Times New Roman"/>
          <w:sz w:val="18"/>
          <w:szCs w:val="18"/>
        </w:rPr>
        <w:t>).</w:t>
      </w:r>
      <w:r w:rsidR="00E511F9" w:rsidRPr="00811515">
        <w:rPr>
          <w:rFonts w:ascii="Times New Roman" w:hAnsi="Times New Roman" w:cs="Times New Roman"/>
          <w:sz w:val="18"/>
          <w:szCs w:val="18"/>
          <w:lang w:val="en-AS"/>
        </w:rPr>
        <w:t xml:space="preserve"> </w:t>
      </w:r>
      <w:r w:rsidR="00E511F9" w:rsidRPr="00811515">
        <w:rPr>
          <w:rFonts w:ascii="Times New Roman" w:hAnsi="Times New Roman" w:cs="Times New Roman"/>
          <w:sz w:val="18"/>
          <w:szCs w:val="18"/>
        </w:rPr>
        <w:t>The estimated noise levels are 0.4396 (Euler) and 0.4567 (</w:t>
      </w:r>
      <w:proofErr w:type="spellStart"/>
      <w:r w:rsidR="00E511F9" w:rsidRPr="00811515">
        <w:rPr>
          <w:rFonts w:ascii="Times New Roman" w:hAnsi="Times New Roman" w:cs="Times New Roman"/>
          <w:sz w:val="18"/>
          <w:szCs w:val="18"/>
        </w:rPr>
        <w:t>Hermite</w:t>
      </w:r>
      <w:proofErr w:type="spellEnd"/>
      <w:r w:rsidR="00E511F9" w:rsidRPr="00811515">
        <w:rPr>
          <w:rFonts w:ascii="Times New Roman" w:hAnsi="Times New Roman" w:cs="Times New Roman"/>
          <w:sz w:val="18"/>
          <w:szCs w:val="18"/>
        </w:rPr>
        <w:t>), respectively.</w:t>
      </w:r>
      <w:r w:rsidR="00E511F9" w:rsidRPr="00811515">
        <w:rPr>
          <w:rFonts w:ascii="Times New Roman" w:hAnsi="Times New Roman" w:cs="Times New Roman"/>
          <w:sz w:val="18"/>
          <w:szCs w:val="18"/>
          <w:lang w:val="en-AS"/>
        </w:rPr>
        <w:t xml:space="preserve"> </w:t>
      </w:r>
      <w:r w:rsidR="00E511F9" w:rsidRPr="00811515">
        <w:rPr>
          <w:rFonts w:ascii="Times New Roman" w:hAnsi="Times New Roman" w:cs="Times New Roman"/>
          <w:sz w:val="18"/>
          <w:szCs w:val="18"/>
        </w:rPr>
        <w:t xml:space="preserve"> </w:t>
      </w:r>
    </w:p>
    <w:p w14:paraId="480E0EBF" w14:textId="3FBF2642" w:rsidR="008D2743" w:rsidRPr="00591686" w:rsidRDefault="008D2743" w:rsidP="008D2743">
      <w:pPr>
        <w:spacing w:after="0" w:line="240" w:lineRule="auto"/>
        <w:rPr>
          <w:rFonts w:ascii="Times New Roman" w:hAnsi="Times New Roman" w:cs="Times New Roman"/>
          <w:sz w:val="20"/>
          <w:szCs w:val="20"/>
        </w:rPr>
      </w:pPr>
      <w:r w:rsidRPr="00591686">
        <w:rPr>
          <w:rFonts w:ascii="Times New Roman" w:hAnsi="Times New Roman" w:cs="Times New Roman"/>
          <w:sz w:val="20"/>
          <w:szCs w:val="20"/>
        </w:rPr>
        <w:t>which le</w:t>
      </w:r>
      <w:r>
        <w:rPr>
          <w:rFonts w:ascii="Times New Roman" w:hAnsi="Times New Roman" w:cs="Times New Roman"/>
          <w:sz w:val="20"/>
          <w:szCs w:val="20"/>
        </w:rPr>
        <w:t>ads us to the following result for the Euler reconstruction</w:t>
      </w:r>
    </w:p>
    <w:p w14:paraId="5E588602" w14:textId="77777777" w:rsidR="008D2743" w:rsidRPr="00591686" w:rsidRDefault="008D2743" w:rsidP="008D2743">
      <w:pPr>
        <w:spacing w:after="0" w:line="240" w:lineRule="auto"/>
        <w:rPr>
          <w:rFonts w:ascii="Times New Roman" w:hAnsi="Times New Roman" w:cs="Times New Roman"/>
          <w:sz w:val="20"/>
          <w:szCs w:val="20"/>
        </w:rPr>
      </w:pPr>
    </w:p>
    <w:p w14:paraId="4BA8C8D8" w14:textId="77777777" w:rsidR="008D2743" w:rsidRPr="008D2743" w:rsidRDefault="008D2743" w:rsidP="00811515">
      <w:pPr>
        <w:spacing w:after="120" w:line="240" w:lineRule="auto"/>
        <w:rPr>
          <w:rFonts w:ascii="Consolas" w:hAnsi="Consolas" w:cs="Times New Roman"/>
          <w:sz w:val="20"/>
          <w:szCs w:val="20"/>
        </w:rPr>
      </w:pPr>
      <w:r w:rsidRPr="008D2743">
        <w:rPr>
          <w:rFonts w:ascii="Consolas" w:hAnsi="Consolas" w:cs="Times New Roman"/>
          <w:sz w:val="20"/>
          <w:szCs w:val="20"/>
        </w:rPr>
        <w:t xml:space="preserve">Estimated </w:t>
      </w:r>
      <w:proofErr w:type="gramStart"/>
      <w:r w:rsidRPr="008D2743">
        <w:rPr>
          <w:rFonts w:ascii="Consolas" w:hAnsi="Consolas" w:cs="Times New Roman"/>
          <w:sz w:val="20"/>
          <w:szCs w:val="20"/>
        </w:rPr>
        <w:t>parameters :</w:t>
      </w:r>
      <w:proofErr w:type="gramEnd"/>
      <w:r w:rsidRPr="008D2743">
        <w:rPr>
          <w:rFonts w:ascii="Consolas" w:hAnsi="Consolas" w:cs="Times New Roman"/>
          <w:sz w:val="20"/>
          <w:szCs w:val="20"/>
        </w:rPr>
        <w:t xml:space="preserve"> </w:t>
      </w:r>
    </w:p>
    <w:p w14:paraId="252DF2E4" w14:textId="77777777" w:rsidR="008D2743" w:rsidRPr="008D2743" w:rsidRDefault="008D2743" w:rsidP="00811515">
      <w:pPr>
        <w:spacing w:after="0" w:line="240" w:lineRule="auto"/>
        <w:rPr>
          <w:rFonts w:ascii="Consolas" w:hAnsi="Consolas" w:cs="Times New Roman"/>
          <w:sz w:val="20"/>
          <w:szCs w:val="20"/>
        </w:rPr>
      </w:pPr>
      <w:r w:rsidRPr="008D2743">
        <w:rPr>
          <w:rFonts w:ascii="Consolas" w:hAnsi="Consolas" w:cs="Times New Roman"/>
          <w:sz w:val="20"/>
          <w:szCs w:val="20"/>
        </w:rPr>
        <w:t>0.49164     0.10753   -0.098849   -0.</w:t>
      </w:r>
      <w:proofErr w:type="gramStart"/>
      <w:r w:rsidRPr="008D2743">
        <w:rPr>
          <w:rFonts w:ascii="Consolas" w:hAnsi="Consolas" w:cs="Times New Roman"/>
          <w:sz w:val="20"/>
          <w:szCs w:val="20"/>
        </w:rPr>
        <w:t>051798  -</w:t>
      </w:r>
      <w:proofErr w:type="gramEnd"/>
      <w:r w:rsidRPr="008D2743">
        <w:rPr>
          <w:rFonts w:ascii="Consolas" w:hAnsi="Consolas" w:cs="Times New Roman"/>
          <w:sz w:val="20"/>
          <w:szCs w:val="20"/>
        </w:rPr>
        <w:t xml:space="preserve">0.0066688    0.034236   -0.088322    -0.56085     </w:t>
      </w:r>
      <w:r w:rsidRPr="00811515">
        <w:rPr>
          <w:rFonts w:ascii="Consolas" w:hAnsi="Consolas" w:cs="Times New Roman"/>
          <w:color w:val="0070C0"/>
          <w:sz w:val="20"/>
          <w:szCs w:val="20"/>
        </w:rPr>
        <w:t>0.43961</w:t>
      </w:r>
    </w:p>
    <w:p w14:paraId="09CC91BD" w14:textId="29FB936B" w:rsidR="008D2743" w:rsidRDefault="008D2743" w:rsidP="00811515">
      <w:pPr>
        <w:spacing w:after="120" w:line="240" w:lineRule="auto"/>
        <w:rPr>
          <w:rFonts w:ascii="Consolas" w:hAnsi="Consolas" w:cs="Times New Roman"/>
          <w:sz w:val="20"/>
          <w:szCs w:val="20"/>
        </w:rPr>
      </w:pPr>
      <w:r w:rsidRPr="008D2743">
        <w:rPr>
          <w:rFonts w:ascii="Consolas" w:hAnsi="Consolas" w:cs="Times New Roman"/>
          <w:sz w:val="20"/>
          <w:szCs w:val="20"/>
        </w:rPr>
        <w:t>- sum of log-likelihoods</w:t>
      </w:r>
      <w:proofErr w:type="gramStart"/>
      <w:r w:rsidRPr="008D2743">
        <w:rPr>
          <w:rFonts w:ascii="Consolas" w:hAnsi="Consolas" w:cs="Times New Roman"/>
          <w:sz w:val="20"/>
          <w:szCs w:val="20"/>
        </w:rPr>
        <w:t>) :</w:t>
      </w:r>
      <w:proofErr w:type="gramEnd"/>
      <w:r w:rsidRPr="008D2743">
        <w:rPr>
          <w:rFonts w:ascii="Consolas" w:hAnsi="Consolas" w:cs="Times New Roman"/>
          <w:sz w:val="20"/>
          <w:szCs w:val="20"/>
        </w:rPr>
        <w:t xml:space="preserve"> 22751.7848</w:t>
      </w:r>
    </w:p>
    <w:p w14:paraId="2FFC9D21" w14:textId="4D92FDE5" w:rsidR="008D2743" w:rsidRPr="00591686" w:rsidRDefault="008D2743" w:rsidP="00811515">
      <w:pPr>
        <w:spacing w:after="120" w:line="240" w:lineRule="auto"/>
        <w:rPr>
          <w:rFonts w:ascii="Times New Roman" w:hAnsi="Times New Roman" w:cs="Times New Roman"/>
          <w:sz w:val="20"/>
          <w:szCs w:val="20"/>
        </w:rPr>
      </w:pPr>
      <w:r>
        <w:rPr>
          <w:rFonts w:ascii="Times New Roman" w:hAnsi="Times New Roman" w:cs="Times New Roman"/>
          <w:sz w:val="20"/>
          <w:szCs w:val="20"/>
        </w:rPr>
        <w:t xml:space="preserve">And the following result for the </w:t>
      </w:r>
      <w:proofErr w:type="spellStart"/>
      <w:r>
        <w:rPr>
          <w:rFonts w:ascii="Times New Roman" w:hAnsi="Times New Roman" w:cs="Times New Roman"/>
          <w:sz w:val="20"/>
          <w:szCs w:val="20"/>
        </w:rPr>
        <w:t>Hermite</w:t>
      </w:r>
      <w:proofErr w:type="spellEnd"/>
      <w:r>
        <w:rPr>
          <w:rFonts w:ascii="Times New Roman" w:hAnsi="Times New Roman" w:cs="Times New Roman"/>
          <w:sz w:val="20"/>
          <w:szCs w:val="20"/>
        </w:rPr>
        <w:t xml:space="preserve"> reconstruction</w:t>
      </w:r>
    </w:p>
    <w:p w14:paraId="31F0FA99" w14:textId="77777777" w:rsidR="008F7435" w:rsidRPr="008F7435" w:rsidRDefault="008F7435" w:rsidP="008F7435">
      <w:pPr>
        <w:spacing w:after="120" w:line="240" w:lineRule="auto"/>
        <w:rPr>
          <w:rFonts w:ascii="Consolas" w:hAnsi="Consolas" w:cs="Times New Roman"/>
          <w:sz w:val="20"/>
          <w:szCs w:val="20"/>
        </w:rPr>
      </w:pPr>
      <w:r w:rsidRPr="008F7435">
        <w:rPr>
          <w:rFonts w:ascii="Consolas" w:hAnsi="Consolas" w:cs="Times New Roman"/>
          <w:sz w:val="20"/>
          <w:szCs w:val="20"/>
        </w:rPr>
        <w:t xml:space="preserve">Estimated </w:t>
      </w:r>
      <w:proofErr w:type="gramStart"/>
      <w:r w:rsidRPr="008F7435">
        <w:rPr>
          <w:rFonts w:ascii="Consolas" w:hAnsi="Consolas" w:cs="Times New Roman"/>
          <w:sz w:val="20"/>
          <w:szCs w:val="20"/>
        </w:rPr>
        <w:t>parameters :</w:t>
      </w:r>
      <w:proofErr w:type="gramEnd"/>
      <w:r w:rsidRPr="008F7435">
        <w:rPr>
          <w:rFonts w:ascii="Consolas" w:hAnsi="Consolas" w:cs="Times New Roman"/>
          <w:sz w:val="20"/>
          <w:szCs w:val="20"/>
        </w:rPr>
        <w:t xml:space="preserve"> </w:t>
      </w:r>
    </w:p>
    <w:p w14:paraId="04CA9D8C" w14:textId="77777777" w:rsidR="008F7435" w:rsidRPr="008F7435" w:rsidRDefault="008F7435" w:rsidP="00811515">
      <w:pPr>
        <w:spacing w:after="0" w:line="240" w:lineRule="auto"/>
        <w:rPr>
          <w:rFonts w:ascii="Consolas" w:hAnsi="Consolas" w:cs="Times New Roman"/>
          <w:sz w:val="20"/>
          <w:szCs w:val="20"/>
        </w:rPr>
      </w:pPr>
      <w:r w:rsidRPr="008F7435">
        <w:rPr>
          <w:rFonts w:ascii="Consolas" w:hAnsi="Consolas" w:cs="Times New Roman"/>
          <w:sz w:val="20"/>
          <w:szCs w:val="20"/>
        </w:rPr>
        <w:t xml:space="preserve">0.68814    0.078596   -0.061772   -0.034591    0.033261    0.050505    -0.13094    -0.51218     </w:t>
      </w:r>
      <w:r w:rsidRPr="00811515">
        <w:rPr>
          <w:rFonts w:ascii="Consolas" w:hAnsi="Consolas" w:cs="Times New Roman"/>
          <w:color w:val="0070C0"/>
          <w:sz w:val="20"/>
          <w:szCs w:val="20"/>
        </w:rPr>
        <w:t>0.45664</w:t>
      </w:r>
    </w:p>
    <w:p w14:paraId="6C0AAECA" w14:textId="77777777" w:rsidR="008F7435" w:rsidRDefault="008F7435" w:rsidP="008F7435">
      <w:pPr>
        <w:spacing w:after="120" w:line="240" w:lineRule="auto"/>
        <w:rPr>
          <w:rFonts w:ascii="Consolas" w:hAnsi="Consolas" w:cs="Times New Roman"/>
          <w:sz w:val="20"/>
          <w:szCs w:val="20"/>
        </w:rPr>
      </w:pPr>
      <w:r w:rsidRPr="008F7435">
        <w:rPr>
          <w:rFonts w:ascii="Consolas" w:hAnsi="Consolas" w:cs="Times New Roman"/>
          <w:sz w:val="20"/>
          <w:szCs w:val="20"/>
        </w:rPr>
        <w:t>- sum of log-</w:t>
      </w:r>
      <w:proofErr w:type="gramStart"/>
      <w:r w:rsidRPr="008F7435">
        <w:rPr>
          <w:rFonts w:ascii="Consolas" w:hAnsi="Consolas" w:cs="Times New Roman"/>
          <w:sz w:val="20"/>
          <w:szCs w:val="20"/>
        </w:rPr>
        <w:t>likelihoods :</w:t>
      </w:r>
      <w:proofErr w:type="gramEnd"/>
      <w:r w:rsidRPr="008F7435">
        <w:rPr>
          <w:rFonts w:ascii="Consolas" w:hAnsi="Consolas" w:cs="Times New Roman"/>
          <w:sz w:val="20"/>
          <w:szCs w:val="20"/>
        </w:rPr>
        <w:t xml:space="preserve"> 22697.8381</w:t>
      </w:r>
    </w:p>
    <w:p w14:paraId="2CC93713" w14:textId="0B86B9C0" w:rsidR="005F7956" w:rsidRDefault="00A249EB" w:rsidP="00811515">
      <w:pPr>
        <w:spacing w:after="120"/>
        <w:jc w:val="both"/>
        <w:rPr>
          <w:rFonts w:ascii="Times New Roman" w:hAnsi="Times New Roman" w:cs="Times New Roman"/>
          <w:sz w:val="20"/>
          <w:szCs w:val="20"/>
        </w:rPr>
      </w:pPr>
      <w:r>
        <w:rPr>
          <w:rFonts w:ascii="Times New Roman" w:hAnsi="Times New Roman" w:cs="Times New Roman"/>
          <w:sz w:val="20"/>
          <w:szCs w:val="20"/>
        </w:rPr>
        <w:t>We considered an additiv</w:t>
      </w:r>
      <w:r w:rsidR="0029319A">
        <w:rPr>
          <w:rFonts w:ascii="Times New Roman" w:hAnsi="Times New Roman" w:cs="Times New Roman"/>
          <w:sz w:val="20"/>
          <w:szCs w:val="20"/>
        </w:rPr>
        <w:t>e model</w:t>
      </w:r>
      <w:r w:rsidR="00CF2425">
        <w:rPr>
          <w:rFonts w:ascii="Times New Roman" w:hAnsi="Times New Roman" w:cs="Times New Roman"/>
          <w:sz w:val="20"/>
          <w:szCs w:val="20"/>
        </w:rPr>
        <w:t>. Therefore, we have 9 parameters: 8 drift parameters and a single noise parameter (</w:t>
      </w:r>
      <w:r w:rsidR="00E420B3">
        <w:rPr>
          <w:rFonts w:ascii="Times New Roman" w:hAnsi="Times New Roman" w:cs="Times New Roman"/>
          <w:sz w:val="20"/>
          <w:szCs w:val="20"/>
        </w:rPr>
        <w:t>both noise parameters are</w:t>
      </w:r>
      <w:r w:rsidR="00CF2425">
        <w:rPr>
          <w:rFonts w:ascii="Times New Roman" w:hAnsi="Times New Roman" w:cs="Times New Roman"/>
          <w:sz w:val="20"/>
          <w:szCs w:val="20"/>
        </w:rPr>
        <w:t xml:space="preserve"> highlighted in blue). There are</w:t>
      </w:r>
      <w:r w:rsidR="0029319A">
        <w:rPr>
          <w:rFonts w:ascii="Times New Roman" w:hAnsi="Times New Roman" w:cs="Times New Roman"/>
          <w:sz w:val="20"/>
          <w:szCs w:val="20"/>
        </w:rPr>
        <w:t xml:space="preserve"> two reasons</w:t>
      </w:r>
      <w:r w:rsidR="00CF2425">
        <w:rPr>
          <w:rFonts w:ascii="Times New Roman" w:hAnsi="Times New Roman" w:cs="Times New Roman"/>
          <w:sz w:val="20"/>
          <w:szCs w:val="20"/>
        </w:rPr>
        <w:t xml:space="preserve"> to additive modeling</w:t>
      </w:r>
      <w:r w:rsidR="0029319A">
        <w:rPr>
          <w:rFonts w:ascii="Times New Roman" w:hAnsi="Times New Roman" w:cs="Times New Roman"/>
          <w:sz w:val="20"/>
          <w:szCs w:val="20"/>
        </w:rPr>
        <w:t>. First</w:t>
      </w:r>
      <w:r>
        <w:rPr>
          <w:rFonts w:ascii="Times New Roman" w:hAnsi="Times New Roman" w:cs="Times New Roman"/>
          <w:sz w:val="20"/>
          <w:szCs w:val="20"/>
        </w:rPr>
        <w:t>, in this example</w:t>
      </w:r>
      <w:r w:rsidR="0029319A">
        <w:rPr>
          <w:rFonts w:ascii="Times New Roman" w:hAnsi="Times New Roman" w:cs="Times New Roman"/>
          <w:sz w:val="20"/>
          <w:szCs w:val="20"/>
        </w:rPr>
        <w:t>,</w:t>
      </w:r>
      <w:r>
        <w:rPr>
          <w:rFonts w:ascii="Times New Roman" w:hAnsi="Times New Roman" w:cs="Times New Roman"/>
          <w:sz w:val="20"/>
          <w:szCs w:val="20"/>
        </w:rPr>
        <w:t xml:space="preserve"> we need to compare the performance of </w:t>
      </w:r>
      <w:r w:rsidR="0029319A">
        <w:rPr>
          <w:rFonts w:ascii="Times New Roman" w:hAnsi="Times New Roman" w:cs="Times New Roman"/>
          <w:sz w:val="20"/>
          <w:szCs w:val="20"/>
        </w:rPr>
        <w:t xml:space="preserve">the </w:t>
      </w:r>
      <w:r>
        <w:rPr>
          <w:rFonts w:ascii="Times New Roman" w:hAnsi="Times New Roman" w:cs="Times New Roman"/>
          <w:sz w:val="20"/>
          <w:szCs w:val="20"/>
        </w:rPr>
        <w:t xml:space="preserve">Euler and </w:t>
      </w:r>
      <w:proofErr w:type="spellStart"/>
      <w:r>
        <w:rPr>
          <w:rFonts w:ascii="Times New Roman" w:hAnsi="Times New Roman" w:cs="Times New Roman"/>
          <w:sz w:val="20"/>
          <w:szCs w:val="20"/>
        </w:rPr>
        <w:t>Hermite</w:t>
      </w:r>
      <w:proofErr w:type="spellEnd"/>
      <w:r>
        <w:rPr>
          <w:rFonts w:ascii="Times New Roman" w:hAnsi="Times New Roman" w:cs="Times New Roman"/>
          <w:sz w:val="20"/>
          <w:szCs w:val="20"/>
        </w:rPr>
        <w:t xml:space="preserve"> reconstruction</w:t>
      </w:r>
      <w:r w:rsidR="0029319A">
        <w:rPr>
          <w:rFonts w:ascii="Times New Roman" w:hAnsi="Times New Roman" w:cs="Times New Roman"/>
          <w:sz w:val="20"/>
          <w:szCs w:val="20"/>
        </w:rPr>
        <w:t>s</w:t>
      </w:r>
      <w:r>
        <w:rPr>
          <w:rFonts w:ascii="Times New Roman" w:hAnsi="Times New Roman" w:cs="Times New Roman"/>
          <w:sz w:val="20"/>
          <w:szCs w:val="20"/>
        </w:rPr>
        <w:t xml:space="preserve"> in terms of their corresponding attraction basins. Calculating attraction basins for multiplicative models is more involved and requires the concept of ‘effective potential’</w:t>
      </w:r>
      <w:r w:rsidR="0029319A">
        <w:rPr>
          <w:rFonts w:ascii="Times New Roman" w:hAnsi="Times New Roman" w:cs="Times New Roman"/>
          <w:sz w:val="20"/>
          <w:szCs w:val="20"/>
        </w:rPr>
        <w:t>,</w:t>
      </w:r>
      <w:r>
        <w:rPr>
          <w:rFonts w:ascii="Times New Roman" w:hAnsi="Times New Roman" w:cs="Times New Roman"/>
          <w:sz w:val="20"/>
          <w:szCs w:val="20"/>
        </w:rPr>
        <w:t xml:space="preserve"> which we</w:t>
      </w:r>
      <w:r w:rsidR="0029319A">
        <w:rPr>
          <w:rFonts w:ascii="Times New Roman" w:hAnsi="Times New Roman" w:cs="Times New Roman"/>
          <w:sz w:val="20"/>
          <w:szCs w:val="20"/>
        </w:rPr>
        <w:t xml:space="preserve"> introduce and describe in Section 11</w:t>
      </w:r>
      <w:r>
        <w:rPr>
          <w:rFonts w:ascii="Times New Roman" w:hAnsi="Times New Roman" w:cs="Times New Roman"/>
          <w:sz w:val="20"/>
          <w:szCs w:val="20"/>
        </w:rPr>
        <w:t>.</w:t>
      </w:r>
      <w:r w:rsidR="0029319A">
        <w:rPr>
          <w:rFonts w:ascii="Times New Roman" w:hAnsi="Times New Roman" w:cs="Times New Roman"/>
          <w:sz w:val="20"/>
          <w:szCs w:val="20"/>
        </w:rPr>
        <w:t xml:space="preserve"> </w:t>
      </w:r>
      <w:r>
        <w:rPr>
          <w:rFonts w:ascii="Times New Roman" w:hAnsi="Times New Roman" w:cs="Times New Roman"/>
          <w:sz w:val="20"/>
          <w:szCs w:val="20"/>
        </w:rPr>
        <w:t xml:space="preserve">Second, since this dataset is rather </w:t>
      </w:r>
      <w:r w:rsidR="0029319A">
        <w:rPr>
          <w:rFonts w:ascii="Times New Roman" w:hAnsi="Times New Roman" w:cs="Times New Roman"/>
          <w:sz w:val="20"/>
          <w:szCs w:val="20"/>
        </w:rPr>
        <w:t xml:space="preserve">large, using a multiplicative model would make </w:t>
      </w:r>
      <w:proofErr w:type="spellStart"/>
      <w:r w:rsidR="0029319A">
        <w:rPr>
          <w:rFonts w:ascii="Times New Roman" w:hAnsi="Times New Roman" w:cs="Times New Roman"/>
          <w:sz w:val="20"/>
          <w:szCs w:val="20"/>
        </w:rPr>
        <w:t>Hermite</w:t>
      </w:r>
      <w:proofErr w:type="spellEnd"/>
      <w:r w:rsidR="0029319A">
        <w:rPr>
          <w:rFonts w:ascii="Times New Roman" w:hAnsi="Times New Roman" w:cs="Times New Roman"/>
          <w:sz w:val="20"/>
          <w:szCs w:val="20"/>
        </w:rPr>
        <w:t xml:space="preserve"> reconstruction significantly more time-consuming</w:t>
      </w:r>
      <w:r>
        <w:rPr>
          <w:rFonts w:ascii="Times New Roman" w:hAnsi="Times New Roman" w:cs="Times New Roman"/>
          <w:sz w:val="20"/>
          <w:szCs w:val="20"/>
        </w:rPr>
        <w:t>.</w:t>
      </w:r>
      <w:r w:rsidR="0029319A">
        <w:rPr>
          <w:rFonts w:ascii="Times New Roman" w:hAnsi="Times New Roman" w:cs="Times New Roman"/>
          <w:sz w:val="20"/>
          <w:szCs w:val="20"/>
        </w:rPr>
        <w:t xml:space="preserve"> </w:t>
      </w:r>
      <w:r>
        <w:rPr>
          <w:rFonts w:ascii="Times New Roman" w:hAnsi="Times New Roman" w:cs="Times New Roman"/>
          <w:sz w:val="20"/>
          <w:szCs w:val="20"/>
        </w:rPr>
        <w:t xml:space="preserve">  </w:t>
      </w:r>
    </w:p>
    <w:p w14:paraId="597324F9" w14:textId="33237757" w:rsidR="005F7956" w:rsidRPr="00811515" w:rsidRDefault="00C56E92" w:rsidP="005F7956">
      <w:pPr>
        <w:spacing w:after="360"/>
        <w:jc w:val="both"/>
        <w:rPr>
          <w:rFonts w:ascii="Times New Roman" w:hAnsi="Times New Roman" w:cs="Times New Roman"/>
          <w:sz w:val="20"/>
          <w:szCs w:val="20"/>
        </w:rPr>
      </w:pPr>
      <w:r w:rsidRPr="00811515">
        <w:rPr>
          <w:rFonts w:ascii="Times New Roman" w:hAnsi="Times New Roman" w:cs="Times New Roman"/>
          <w:sz w:val="20"/>
          <w:szCs w:val="20"/>
        </w:rPr>
        <w:fldChar w:fldCharType="begin"/>
      </w:r>
      <w:r w:rsidRPr="00C56E92">
        <w:rPr>
          <w:rFonts w:ascii="Times New Roman" w:hAnsi="Times New Roman" w:cs="Times New Roman"/>
          <w:sz w:val="20"/>
          <w:szCs w:val="20"/>
        </w:rPr>
        <w:instrText xml:space="preserve"> REF Figure4 \h </w:instrText>
      </w:r>
      <w:r>
        <w:rPr>
          <w:rFonts w:ascii="Times New Roman" w:hAnsi="Times New Roman" w:cs="Times New Roman"/>
          <w:sz w:val="20"/>
          <w:szCs w:val="20"/>
        </w:rPr>
        <w:instrText xml:space="preserve"> \* MERGEFORMAT </w:instrText>
      </w:r>
      <w:r w:rsidRPr="00811515">
        <w:rPr>
          <w:rFonts w:ascii="Times New Roman" w:hAnsi="Times New Roman" w:cs="Times New Roman"/>
          <w:sz w:val="20"/>
          <w:szCs w:val="20"/>
        </w:rPr>
      </w:r>
      <w:r w:rsidRPr="00811515">
        <w:rPr>
          <w:rFonts w:ascii="Times New Roman" w:hAnsi="Times New Roman" w:cs="Times New Roman"/>
          <w:sz w:val="20"/>
          <w:szCs w:val="20"/>
        </w:rPr>
        <w:fldChar w:fldCharType="separate"/>
      </w:r>
      <w:r w:rsidRPr="00811515">
        <w:rPr>
          <w:rFonts w:ascii="Times New Roman" w:hAnsi="Times New Roman" w:cs="Times New Roman"/>
          <w:b/>
          <w:sz w:val="20"/>
          <w:szCs w:val="20"/>
        </w:rPr>
        <w:t>Figure 4</w:t>
      </w:r>
      <w:r w:rsidRPr="00811515">
        <w:rPr>
          <w:rFonts w:ascii="Times New Roman" w:hAnsi="Times New Roman" w:cs="Times New Roman"/>
          <w:sz w:val="20"/>
          <w:szCs w:val="20"/>
        </w:rPr>
        <w:fldChar w:fldCharType="end"/>
      </w:r>
      <w:r>
        <w:rPr>
          <w:rFonts w:ascii="Times New Roman" w:hAnsi="Times New Roman" w:cs="Times New Roman"/>
          <w:sz w:val="20"/>
          <w:szCs w:val="20"/>
        </w:rPr>
        <w:t xml:space="preserve">, </w:t>
      </w:r>
      <w:r w:rsidR="005F7956" w:rsidRPr="00811515">
        <w:rPr>
          <w:rFonts w:ascii="Times New Roman" w:hAnsi="Times New Roman" w:cs="Times New Roman"/>
          <w:sz w:val="20"/>
          <w:szCs w:val="20"/>
        </w:rPr>
        <w:t xml:space="preserve">right panel </w:t>
      </w:r>
      <w:r w:rsidR="00A33F46">
        <w:rPr>
          <w:rFonts w:ascii="Times New Roman" w:hAnsi="Times New Roman" w:cs="Times New Roman"/>
          <w:sz w:val="20"/>
          <w:szCs w:val="20"/>
        </w:rPr>
        <w:t>depicts</w:t>
      </w:r>
      <w:r w:rsidR="005F7956" w:rsidRPr="00811515">
        <w:rPr>
          <w:rFonts w:ascii="Times New Roman" w:hAnsi="Times New Roman" w:cs="Times New Roman"/>
          <w:sz w:val="20"/>
          <w:szCs w:val="20"/>
        </w:rPr>
        <w:t xml:space="preserve"> the estimated drift functions obtained using Euler (blue) and </w:t>
      </w:r>
      <w:proofErr w:type="spellStart"/>
      <w:r w:rsidR="005F7956" w:rsidRPr="00811515">
        <w:rPr>
          <w:rFonts w:ascii="Times New Roman" w:hAnsi="Times New Roman" w:cs="Times New Roman"/>
          <w:sz w:val="20"/>
          <w:szCs w:val="20"/>
        </w:rPr>
        <w:t>Her</w:t>
      </w:r>
      <w:r w:rsidR="00C928AC">
        <w:rPr>
          <w:rFonts w:ascii="Times New Roman" w:hAnsi="Times New Roman" w:cs="Times New Roman"/>
          <w:sz w:val="20"/>
          <w:szCs w:val="20"/>
        </w:rPr>
        <w:t>mite</w:t>
      </w:r>
      <w:proofErr w:type="spellEnd"/>
      <w:r w:rsidR="00C928AC">
        <w:rPr>
          <w:rFonts w:ascii="Times New Roman" w:hAnsi="Times New Roman" w:cs="Times New Roman"/>
          <w:sz w:val="20"/>
          <w:szCs w:val="20"/>
        </w:rPr>
        <w:t xml:space="preserve"> (black) reconstructions. Since</w:t>
      </w:r>
      <w:r w:rsidR="005F7956" w:rsidRPr="00811515">
        <w:rPr>
          <w:rFonts w:ascii="Times New Roman" w:hAnsi="Times New Roman" w:cs="Times New Roman"/>
          <w:sz w:val="20"/>
          <w:szCs w:val="20"/>
        </w:rPr>
        <w:t xml:space="preserve"> this dataset has </w:t>
      </w:r>
      <w:r w:rsidR="00C928AC">
        <w:rPr>
          <w:rFonts w:ascii="Times New Roman" w:hAnsi="Times New Roman" w:cs="Times New Roman"/>
          <w:sz w:val="20"/>
          <w:szCs w:val="20"/>
        </w:rPr>
        <w:t>high resolution, the difference</w:t>
      </w:r>
      <w:r w:rsidR="005F7956" w:rsidRPr="00811515">
        <w:rPr>
          <w:rFonts w:ascii="Times New Roman" w:hAnsi="Times New Roman" w:cs="Times New Roman"/>
          <w:sz w:val="20"/>
          <w:szCs w:val="20"/>
        </w:rPr>
        <w:t xml:space="preserve"> between the</w:t>
      </w:r>
      <w:r w:rsidR="00C928AC">
        <w:rPr>
          <w:rFonts w:ascii="Times New Roman" w:hAnsi="Times New Roman" w:cs="Times New Roman"/>
          <w:sz w:val="20"/>
          <w:szCs w:val="20"/>
        </w:rPr>
        <w:t xml:space="preserve"> two drift functions is </w:t>
      </w:r>
      <w:r w:rsidR="00681DA7">
        <w:rPr>
          <w:rFonts w:ascii="Times New Roman" w:hAnsi="Times New Roman" w:cs="Times New Roman"/>
          <w:sz w:val="20"/>
          <w:szCs w:val="20"/>
        </w:rPr>
        <w:t xml:space="preserve">rather </w:t>
      </w:r>
      <w:r w:rsidR="00C928AC">
        <w:rPr>
          <w:rFonts w:ascii="Times New Roman" w:hAnsi="Times New Roman" w:cs="Times New Roman"/>
          <w:sz w:val="20"/>
          <w:szCs w:val="20"/>
        </w:rPr>
        <w:t>small</w:t>
      </w:r>
      <w:r w:rsidR="00CC39C4">
        <w:rPr>
          <w:rFonts w:ascii="Times New Roman" w:hAnsi="Times New Roman" w:cs="Times New Roman"/>
          <w:sz w:val="20"/>
          <w:szCs w:val="20"/>
        </w:rPr>
        <w:t xml:space="preserve"> (</w:t>
      </w:r>
      <w:r w:rsidR="00681DA7">
        <w:rPr>
          <w:rFonts w:ascii="Times New Roman" w:hAnsi="Times New Roman" w:cs="Times New Roman"/>
          <w:sz w:val="20"/>
          <w:szCs w:val="20"/>
        </w:rPr>
        <w:t xml:space="preserve">The </w:t>
      </w:r>
      <w:r w:rsidR="00980C81">
        <w:rPr>
          <w:rFonts w:ascii="Times New Roman" w:hAnsi="Times New Roman" w:cs="Times New Roman"/>
          <w:sz w:val="20"/>
          <w:szCs w:val="20"/>
        </w:rPr>
        <w:t>diff</w:t>
      </w:r>
      <w:r w:rsidR="00681DA7">
        <w:rPr>
          <w:rFonts w:ascii="Times New Roman" w:hAnsi="Times New Roman" w:cs="Times New Roman"/>
          <w:sz w:val="20"/>
          <w:szCs w:val="20"/>
        </w:rPr>
        <w:t xml:space="preserve">erence between the two reconstruction </w:t>
      </w:r>
      <w:r w:rsidR="00980C81">
        <w:rPr>
          <w:rFonts w:ascii="Times New Roman" w:hAnsi="Times New Roman" w:cs="Times New Roman"/>
          <w:sz w:val="20"/>
          <w:szCs w:val="20"/>
        </w:rPr>
        <w:t xml:space="preserve">algorithms becomes more pronounced as the data resolution decreases </w:t>
      </w:r>
      <w:r w:rsidR="00681DA7">
        <w:rPr>
          <w:rFonts w:ascii="Times New Roman" w:hAnsi="Times New Roman" w:cs="Times New Roman"/>
          <w:sz w:val="20"/>
          <w:szCs w:val="20"/>
        </w:rPr>
        <w:t>(for example, see Example 12)</w:t>
      </w:r>
      <w:r w:rsidR="00980C81">
        <w:rPr>
          <w:rFonts w:ascii="Times New Roman" w:hAnsi="Times New Roman" w:cs="Times New Roman"/>
          <w:sz w:val="20"/>
          <w:szCs w:val="20"/>
        </w:rPr>
        <w:t xml:space="preserve">, </w:t>
      </w:r>
      <w:r w:rsidR="00681DA7">
        <w:rPr>
          <w:rFonts w:ascii="Times New Roman" w:hAnsi="Times New Roman" w:cs="Times New Roman"/>
          <w:sz w:val="20"/>
          <w:szCs w:val="20"/>
        </w:rPr>
        <w:t xml:space="preserve">and </w:t>
      </w:r>
      <w:r w:rsidR="00980C81">
        <w:rPr>
          <w:rFonts w:ascii="Times New Roman" w:hAnsi="Times New Roman" w:cs="Times New Roman"/>
          <w:sz w:val="20"/>
          <w:szCs w:val="20"/>
        </w:rPr>
        <w:t>it</w:t>
      </w:r>
      <w:r w:rsidR="00681DA7">
        <w:rPr>
          <w:rFonts w:ascii="Times New Roman" w:hAnsi="Times New Roman" w:cs="Times New Roman"/>
          <w:sz w:val="20"/>
          <w:szCs w:val="20"/>
        </w:rPr>
        <w:t xml:space="preserve"> </w:t>
      </w:r>
      <w:r w:rsidR="00980C81">
        <w:rPr>
          <w:rFonts w:ascii="Times New Roman" w:hAnsi="Times New Roman" w:cs="Times New Roman"/>
          <w:sz w:val="20"/>
          <w:szCs w:val="20"/>
        </w:rPr>
        <w:t xml:space="preserve">approaches 0 as </w:t>
      </w:r>
      <w:r w:rsidR="00681DA7">
        <w:rPr>
          <w:rFonts w:ascii="Times New Roman" w:hAnsi="Times New Roman" w:cs="Times New Roman"/>
          <w:sz w:val="20"/>
          <w:szCs w:val="20"/>
        </w:rPr>
        <w:t>the resolution</w:t>
      </w:r>
      <w:r w:rsidR="00980C81">
        <w:rPr>
          <w:rFonts w:ascii="Times New Roman" w:hAnsi="Times New Roman" w:cs="Times New Roman"/>
          <w:sz w:val="20"/>
          <w:szCs w:val="20"/>
        </w:rPr>
        <w:t xml:space="preserve"> gets higher</w:t>
      </w:r>
      <w:r w:rsidR="00CC39C4">
        <w:rPr>
          <w:rFonts w:ascii="Times New Roman" w:hAnsi="Times New Roman" w:cs="Times New Roman"/>
          <w:sz w:val="20"/>
          <w:szCs w:val="20"/>
        </w:rPr>
        <w:t>)</w:t>
      </w:r>
      <w:r w:rsidR="00681DA7">
        <w:rPr>
          <w:rFonts w:ascii="Times New Roman" w:hAnsi="Times New Roman" w:cs="Times New Roman"/>
          <w:sz w:val="20"/>
          <w:szCs w:val="20"/>
        </w:rPr>
        <w:t>.</w:t>
      </w:r>
      <w:r w:rsidR="00CC39C4">
        <w:rPr>
          <w:rFonts w:ascii="Times New Roman" w:hAnsi="Times New Roman" w:cs="Times New Roman"/>
          <w:sz w:val="20"/>
          <w:szCs w:val="20"/>
        </w:rPr>
        <w:t xml:space="preserve"> </w:t>
      </w:r>
      <w:r w:rsidR="005F7956" w:rsidRPr="00811515">
        <w:rPr>
          <w:rFonts w:ascii="Times New Roman" w:hAnsi="Times New Roman" w:cs="Times New Roman"/>
          <w:sz w:val="20"/>
          <w:szCs w:val="20"/>
        </w:rPr>
        <w:t xml:space="preserve">However, notable discrepancies still exist. In particular, the Euler reconstruction poorly estimates the locations of the alternative stable states—especially </w:t>
      </w:r>
      <w:r w:rsidR="005F7956" w:rsidRPr="00811515">
        <w:rPr>
          <w:rFonts w:ascii="Times New Roman" w:hAnsi="Times New Roman" w:cs="Times New Roman"/>
          <w:sz w:val="20"/>
          <w:szCs w:val="20"/>
        </w:rPr>
        <w:lastRenderedPageBreak/>
        <w:t xml:space="preserve">the </w:t>
      </w:r>
      <w:proofErr w:type="spellStart"/>
      <w:r w:rsidR="005F7956" w:rsidRPr="00811515">
        <w:rPr>
          <w:rFonts w:ascii="Times New Roman" w:hAnsi="Times New Roman" w:cs="Times New Roman"/>
          <w:sz w:val="20"/>
          <w:szCs w:val="20"/>
        </w:rPr>
        <w:t>repeller</w:t>
      </w:r>
      <w:proofErr w:type="spellEnd"/>
      <w:r w:rsidR="005F7956" w:rsidRPr="00811515">
        <w:rPr>
          <w:rFonts w:ascii="Times New Roman" w:hAnsi="Times New Roman" w:cs="Times New Roman"/>
          <w:sz w:val="20"/>
          <w:szCs w:val="20"/>
        </w:rPr>
        <w:t xml:space="preserve"> separating the attraction basins</w:t>
      </w:r>
      <w:r w:rsidR="00CC39C4">
        <w:rPr>
          <w:rFonts w:ascii="Times New Roman" w:hAnsi="Times New Roman" w:cs="Times New Roman"/>
          <w:sz w:val="20"/>
          <w:szCs w:val="20"/>
        </w:rPr>
        <w:t xml:space="preserve"> (see the dashed red line in the left panel or the open circle in the right panel)</w:t>
      </w:r>
      <w:r w:rsidR="005F7956" w:rsidRPr="00811515">
        <w:rPr>
          <w:rFonts w:ascii="Times New Roman" w:hAnsi="Times New Roman" w:cs="Times New Roman"/>
          <w:sz w:val="20"/>
          <w:szCs w:val="20"/>
        </w:rPr>
        <w:t xml:space="preserve">. This leads to a pronounced imbalance between the </w:t>
      </w:r>
      <w:r w:rsidR="005F7956" w:rsidRPr="00811515">
        <w:rPr>
          <w:rFonts w:ascii="Times New Roman" w:hAnsi="Times New Roman" w:cs="Times New Roman"/>
          <w:sz w:val="20"/>
          <w:szCs w:val="20"/>
          <w:lang w:val="en-AS"/>
        </w:rPr>
        <w:t xml:space="preserve">sizes of </w:t>
      </w:r>
      <w:r w:rsidR="005F7956" w:rsidRPr="00811515">
        <w:rPr>
          <w:rFonts w:ascii="Times New Roman" w:hAnsi="Times New Roman" w:cs="Times New Roman"/>
          <w:sz w:val="20"/>
          <w:szCs w:val="20"/>
        </w:rPr>
        <w:t xml:space="preserve">basins of attraction, which can significantly affect resilience quantification. This example highlights that for real-world datasets, it is generally safer to rely on </w:t>
      </w:r>
      <w:proofErr w:type="spellStart"/>
      <w:r w:rsidR="005F7956" w:rsidRPr="00811515">
        <w:rPr>
          <w:rFonts w:ascii="Times New Roman" w:hAnsi="Times New Roman" w:cs="Times New Roman"/>
          <w:sz w:val="20"/>
          <w:szCs w:val="20"/>
        </w:rPr>
        <w:t>Hermite</w:t>
      </w:r>
      <w:proofErr w:type="spellEnd"/>
      <w:r w:rsidR="005F7956" w:rsidRPr="00811515">
        <w:rPr>
          <w:rFonts w:ascii="Times New Roman" w:hAnsi="Times New Roman" w:cs="Times New Roman"/>
          <w:sz w:val="20"/>
          <w:szCs w:val="20"/>
        </w:rPr>
        <w:t xml:space="preserve"> reconstruction, unless the resolution is extremely high (which is not the case here). The estimated noise intensities</w:t>
      </w:r>
      <w:r w:rsidR="008F7435">
        <w:rPr>
          <w:rFonts w:ascii="Times New Roman" w:hAnsi="Times New Roman" w:cs="Times New Roman"/>
          <w:sz w:val="20"/>
          <w:szCs w:val="20"/>
        </w:rPr>
        <w:t xml:space="preserve"> (that are highlighted in blue)</w:t>
      </w:r>
      <w:r w:rsidR="005F7956" w:rsidRPr="00811515">
        <w:rPr>
          <w:rFonts w:ascii="Times New Roman" w:hAnsi="Times New Roman" w:cs="Times New Roman"/>
          <w:sz w:val="20"/>
          <w:szCs w:val="20"/>
        </w:rPr>
        <w:t xml:space="preserve"> are 0.4396 (Euler) and 0.4567 (</w:t>
      </w:r>
      <w:proofErr w:type="spellStart"/>
      <w:r w:rsidR="005F7956" w:rsidRPr="00811515">
        <w:rPr>
          <w:rFonts w:ascii="Times New Roman" w:hAnsi="Times New Roman" w:cs="Times New Roman"/>
          <w:sz w:val="20"/>
          <w:szCs w:val="20"/>
        </w:rPr>
        <w:t>Hermite</w:t>
      </w:r>
      <w:proofErr w:type="spellEnd"/>
      <w:r w:rsidR="005F7956" w:rsidRPr="00811515">
        <w:rPr>
          <w:rFonts w:ascii="Times New Roman" w:hAnsi="Times New Roman" w:cs="Times New Roman"/>
          <w:sz w:val="20"/>
          <w:szCs w:val="20"/>
        </w:rPr>
        <w:t>), indicating close agreement between the two</w:t>
      </w:r>
      <w:r w:rsidR="002B7BE0">
        <w:rPr>
          <w:rFonts w:ascii="Times New Roman" w:hAnsi="Times New Roman" w:cs="Times New Roman"/>
          <w:sz w:val="20"/>
          <w:szCs w:val="20"/>
        </w:rPr>
        <w:t xml:space="preserve"> algorithms</w:t>
      </w:r>
      <w:r w:rsidR="005F7956" w:rsidRPr="00811515">
        <w:rPr>
          <w:rFonts w:ascii="Times New Roman" w:hAnsi="Times New Roman" w:cs="Times New Roman"/>
          <w:sz w:val="20"/>
          <w:szCs w:val="20"/>
        </w:rPr>
        <w:t xml:space="preserve">.  </w:t>
      </w:r>
    </w:p>
    <w:p w14:paraId="0496592B" w14:textId="1200DB06" w:rsidR="007A6193" w:rsidRPr="00591686" w:rsidRDefault="00671276" w:rsidP="00D87012">
      <w:pPr>
        <w:pStyle w:val="Heading1"/>
        <w:spacing w:after="160"/>
        <w:rPr>
          <w:rFonts w:eastAsia="Times New Roman"/>
          <w:sz w:val="22"/>
          <w:szCs w:val="22"/>
        </w:rPr>
      </w:pPr>
      <w:bookmarkStart w:id="45" w:name="section11"/>
      <w:bookmarkStart w:id="46" w:name="section10"/>
      <w:r>
        <w:rPr>
          <w:rFonts w:eastAsia="Times New Roman"/>
          <w:sz w:val="22"/>
          <w:szCs w:val="22"/>
        </w:rPr>
        <w:t>S</w:t>
      </w:r>
      <w:r w:rsidR="007A6193" w:rsidRPr="00591686">
        <w:rPr>
          <w:rFonts w:eastAsia="Times New Roman"/>
          <w:sz w:val="22"/>
          <w:szCs w:val="22"/>
        </w:rPr>
        <w:t xml:space="preserve">parsely sampled data: </w:t>
      </w:r>
      <w:proofErr w:type="spellStart"/>
      <w:r w:rsidR="007A6193" w:rsidRPr="00591686">
        <w:rPr>
          <w:rFonts w:eastAsia="Times New Roman"/>
          <w:sz w:val="22"/>
          <w:szCs w:val="22"/>
        </w:rPr>
        <w:t>Hermite</w:t>
      </w:r>
      <w:proofErr w:type="spellEnd"/>
      <w:r w:rsidR="007A6193" w:rsidRPr="00591686">
        <w:rPr>
          <w:rFonts w:eastAsia="Times New Roman"/>
          <w:sz w:val="22"/>
          <w:szCs w:val="22"/>
        </w:rPr>
        <w:t xml:space="preserve"> reconstruction</w:t>
      </w:r>
    </w:p>
    <w:bookmarkEnd w:id="45"/>
    <w:bookmarkEnd w:id="46"/>
    <w:p w14:paraId="15CFDA3A" w14:textId="48418E4C" w:rsidR="00910896" w:rsidRPr="00591686" w:rsidRDefault="00297CBA" w:rsidP="000E2C21">
      <w:pPr>
        <w:spacing w:after="120"/>
        <w:jc w:val="both"/>
        <w:rPr>
          <w:rFonts w:ascii="Times New Roman" w:hAnsi="Times New Roman" w:cs="Times New Roman"/>
          <w:sz w:val="20"/>
          <w:szCs w:val="20"/>
        </w:rPr>
      </w:pPr>
      <w:r w:rsidRPr="00591686">
        <w:rPr>
          <w:rFonts w:ascii="Times New Roman" w:hAnsi="Times New Roman" w:cs="Times New Roman"/>
          <w:sz w:val="20"/>
          <w:szCs w:val="20"/>
        </w:rPr>
        <w:t>It is not uncommon to encounter datasets with low-resolution</w:t>
      </w:r>
      <w:r w:rsidR="00A8497C" w:rsidRPr="00591686">
        <w:rPr>
          <w:rFonts w:ascii="Times New Roman" w:hAnsi="Times New Roman" w:cs="Times New Roman"/>
          <w:sz w:val="20"/>
          <w:szCs w:val="20"/>
        </w:rPr>
        <w:t xml:space="preserve"> especially in life science</w:t>
      </w:r>
      <w:r w:rsidRPr="00591686">
        <w:rPr>
          <w:rFonts w:ascii="Times New Roman" w:hAnsi="Times New Roman" w:cs="Times New Roman"/>
          <w:sz w:val="20"/>
          <w:szCs w:val="20"/>
        </w:rPr>
        <w:t xml:space="preserve">, presenting a challenge for reconstruction techniques like Euler reconstruction, which typically require at least a medium resolution for effective results. </w:t>
      </w:r>
      <w:r w:rsidR="00111C91" w:rsidRPr="00591686">
        <w:rPr>
          <w:rFonts w:ascii="Times New Roman" w:hAnsi="Times New Roman" w:cs="Times New Roman"/>
          <w:sz w:val="20"/>
          <w:szCs w:val="20"/>
        </w:rPr>
        <w:t xml:space="preserve">To address the issue of sparsely sampled data, our package implements a reconstruction technique based on a refinement approach by </w:t>
      </w:r>
      <w:proofErr w:type="spellStart"/>
      <w:r w:rsidR="00111C91" w:rsidRPr="00591686">
        <w:rPr>
          <w:rFonts w:ascii="Times New Roman" w:eastAsiaTheme="minorEastAsia" w:hAnsi="Times New Roman" w:cs="Times New Roman"/>
          <w:sz w:val="20"/>
          <w:szCs w:val="20"/>
        </w:rPr>
        <w:t>Bakshi</w:t>
      </w:r>
      <w:proofErr w:type="spellEnd"/>
      <w:r w:rsidR="00111C91" w:rsidRPr="00591686">
        <w:rPr>
          <w:rFonts w:ascii="Times New Roman" w:eastAsiaTheme="minorEastAsia" w:hAnsi="Times New Roman" w:cs="Times New Roman"/>
          <w:sz w:val="20"/>
          <w:szCs w:val="20"/>
        </w:rPr>
        <w:t xml:space="preserve">, et.al </w:t>
      </w:r>
      <w:r w:rsidR="00111C91"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&lt;EndNote&gt;&lt;Cite&gt;&lt;Author&gt;Bakshi&lt;/Author&gt;&lt;Year&gt;2005&lt;/Year&gt;&lt;RecNum&gt;54&lt;/RecNum&gt;&lt;DisplayText&gt;(Bakshi and Ju 2005)&lt;/DisplayText&gt;&lt;record&gt;&lt;rec-number&gt;54&lt;/rec-number&gt;&lt;foreign-keys&gt;&lt;key app="EN" db-id="sadv2x5z6w0asfefwau5e0ah92xsaz9p5fz9" timestamp="0"&gt;54&lt;/key&gt;&lt;/foreign-keys&gt;&lt;ref-type name="Journal Article"&gt;17&lt;/ref-type&gt;&lt;contributors&gt;&lt;authors&gt;&lt;author&gt;Bakshi, Gurdip&lt;/author&gt;&lt;author&gt;Ju, Nengjiu %J The Journal of Business&lt;/author&gt;&lt;/authors&gt;&lt;/contributors&gt;&lt;titles&gt;&lt;title&gt;A Refinement to Aït‐Sahalia&amp;apos;s (2002)“Maximum Likelihood Estimation of Discretely Sampled Diffusions: A Closed‐Form Approximation Approach”&lt;/title&gt;&lt;/titles&gt;&lt;pages&gt;2037-2052&lt;/pages&gt;&lt;volume&gt;78&lt;/volume&gt;&lt;number&gt;5&lt;/number&gt;&lt;dates&gt;&lt;year&gt;2005&lt;/year&gt;&lt;/dates&gt;&lt;isbn&gt;0021-9398&lt;/isbn&gt;&lt;urls&gt;&lt;/urls&gt;&lt;/record&gt;&lt;/Cite&gt;&lt;/EndNote&gt;</w:instrText>
      </w:r>
      <w:r w:rsidR="00111C91" w:rsidRPr="00591686">
        <w:rPr>
          <w:rFonts w:ascii="Times New Roman" w:eastAsiaTheme="minorEastAsia" w:hAnsi="Times New Roman" w:cs="Times New Roman"/>
          <w:sz w:val="20"/>
          <w:szCs w:val="20"/>
        </w:rPr>
        <w:fldChar w:fldCharType="separate"/>
      </w:r>
      <w:r w:rsidR="00111C91" w:rsidRPr="00591686">
        <w:rPr>
          <w:rFonts w:ascii="Times New Roman" w:eastAsiaTheme="minorEastAsia" w:hAnsi="Times New Roman" w:cs="Times New Roman"/>
          <w:noProof/>
          <w:sz w:val="20"/>
          <w:szCs w:val="20"/>
        </w:rPr>
        <w:t>(Bakshi and Ju 2005)</w:t>
      </w:r>
      <w:r w:rsidR="00111C91" w:rsidRPr="00591686">
        <w:rPr>
          <w:rFonts w:ascii="Times New Roman" w:eastAsiaTheme="minorEastAsia" w:hAnsi="Times New Roman" w:cs="Times New Roman"/>
          <w:sz w:val="20"/>
          <w:szCs w:val="20"/>
        </w:rPr>
        <w:fldChar w:fldCharType="end"/>
      </w:r>
      <w:r w:rsidR="00111C91" w:rsidRPr="00591686">
        <w:rPr>
          <w:rFonts w:ascii="Times New Roman" w:eastAsiaTheme="minorEastAsia" w:hAnsi="Times New Roman" w:cs="Times New Roman"/>
          <w:sz w:val="20"/>
          <w:szCs w:val="20"/>
        </w:rPr>
        <w:t xml:space="preserve">, building upon the work of </w:t>
      </w:r>
      <w:proofErr w:type="spellStart"/>
      <w:r w:rsidR="00111C91" w:rsidRPr="00591686">
        <w:rPr>
          <w:rFonts w:ascii="Times New Roman" w:hAnsi="Times New Roman" w:cs="Times New Roman"/>
          <w:sz w:val="20"/>
          <w:szCs w:val="20"/>
        </w:rPr>
        <w:t>A</w:t>
      </w:r>
      <w:r w:rsidR="00111C91" w:rsidRPr="00591686">
        <w:rPr>
          <w:rFonts w:ascii="Times New Roman" w:hAnsi="Times New Roman" w:cs="Times New Roman"/>
          <w:color w:val="222222"/>
          <w:spacing w:val="2"/>
          <w:sz w:val="20"/>
          <w:szCs w:val="20"/>
          <w:shd w:val="clear" w:color="auto" w:fill="FCFCFC"/>
        </w:rPr>
        <w:t>ï</w:t>
      </w:r>
      <w:r w:rsidR="00111C91" w:rsidRPr="00591686">
        <w:rPr>
          <w:rFonts w:ascii="Times New Roman" w:hAnsi="Times New Roman" w:cs="Times New Roman"/>
          <w:sz w:val="20"/>
          <w:szCs w:val="20"/>
        </w:rPr>
        <w:t>t-Sahalia</w:t>
      </w:r>
      <w:proofErr w:type="spellEnd"/>
      <w:r w:rsidR="00111C91" w:rsidRPr="00591686">
        <w:rPr>
          <w:rFonts w:ascii="Times New Roman" w:hAnsi="Times New Roman" w:cs="Times New Roman"/>
          <w:sz w:val="20"/>
          <w:szCs w:val="20"/>
        </w:rPr>
        <w:t xml:space="preserve"> </w:t>
      </w:r>
      <w:r w:rsidR="00111C91"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&lt;EndNote&gt;&lt;Cite&gt;&lt;Author&gt;Aït‐Sahalia&lt;/Author&gt;&lt;Year&gt;2002&lt;/Year&gt;&lt;RecNum&gt;53&lt;/RecNum&gt;&lt;DisplayText&gt;(Aït‐Sahalia 2002)&lt;/DisplayText&gt;&lt;record&gt;&lt;rec-number&gt;53&lt;/rec-number&gt;&lt;foreign-keys&gt;&lt;key app="EN" db-id="sadv2x5z6w0asfefwau5e0ah92xsaz9p5fz9" timestamp="0"&gt;53&lt;/key&gt;&lt;/foreign-keys&gt;&lt;ref-type name="Journal Article"&gt;17&lt;/ref-type&gt;&lt;contributors&gt;&lt;authors&gt;&lt;author&gt;Aït‐Sahalia, Yacine %J Econometrica&lt;/author&gt;&lt;/authors&gt;&lt;/contributors&gt;&lt;titles&gt;&lt;title&gt;Maximum likelihood estimation of discretely sampled diffusions: a closed‐form approximation approach&lt;/title&gt;&lt;/titles&gt;&lt;pages&gt;223-262&lt;/pages&gt;&lt;volume&gt;70&lt;/volume&gt;&lt;number&gt;1&lt;/number&gt;&lt;dates&gt;&lt;year&gt;2002&lt;/year&gt;&lt;/dates&gt;&lt;isbn&gt;0012-9682&lt;/isbn&gt;&lt;urls&gt;&lt;/urls&gt;&lt;/record&gt;&lt;/Cite&gt;&lt;/EndNote&gt;</w:instrText>
      </w:r>
      <w:r w:rsidR="00111C91" w:rsidRPr="00591686">
        <w:rPr>
          <w:rFonts w:ascii="Times New Roman" w:hAnsi="Times New Roman" w:cs="Times New Roman"/>
          <w:sz w:val="20"/>
          <w:szCs w:val="20"/>
        </w:rPr>
        <w:fldChar w:fldCharType="separate"/>
      </w:r>
      <w:r w:rsidR="00111C91" w:rsidRPr="00591686">
        <w:rPr>
          <w:rFonts w:ascii="Times New Roman" w:hAnsi="Times New Roman" w:cs="Times New Roman"/>
          <w:noProof/>
          <w:sz w:val="20"/>
          <w:szCs w:val="20"/>
        </w:rPr>
        <w:t>(Aït‐Sahalia 2002)</w:t>
      </w:r>
      <w:r w:rsidR="00111C91" w:rsidRPr="00591686">
        <w:rPr>
          <w:rFonts w:ascii="Times New Roman" w:hAnsi="Times New Roman" w:cs="Times New Roman"/>
          <w:sz w:val="20"/>
          <w:szCs w:val="20"/>
        </w:rPr>
        <w:fldChar w:fldCharType="end"/>
      </w:r>
      <w:r w:rsidR="00A8497C" w:rsidRPr="00591686">
        <w:rPr>
          <w:rFonts w:ascii="Times New Roman" w:hAnsi="Times New Roman" w:cs="Times New Roman"/>
          <w:sz w:val="20"/>
          <w:szCs w:val="20"/>
        </w:rPr>
        <w:t xml:space="preserve"> for</w:t>
      </w:r>
      <w:r w:rsidR="00111C91" w:rsidRPr="00591686">
        <w:rPr>
          <w:rFonts w:ascii="Times New Roman" w:hAnsi="Times New Roman" w:cs="Times New Roman"/>
          <w:sz w:val="20"/>
          <w:szCs w:val="20"/>
        </w:rPr>
        <w:t xml:space="preserve"> univariate data. </w:t>
      </w:r>
      <w:proofErr w:type="spellStart"/>
      <w:r w:rsidR="00A8497C" w:rsidRPr="00591686">
        <w:rPr>
          <w:rFonts w:ascii="Times New Roman" w:hAnsi="Times New Roman" w:cs="Times New Roman"/>
          <w:sz w:val="20"/>
          <w:szCs w:val="20"/>
        </w:rPr>
        <w:t>A</w:t>
      </w:r>
      <w:r w:rsidR="00A8497C" w:rsidRPr="00591686">
        <w:rPr>
          <w:rFonts w:ascii="Times New Roman" w:hAnsi="Times New Roman" w:cs="Times New Roman"/>
          <w:color w:val="222222"/>
          <w:spacing w:val="2"/>
          <w:sz w:val="20"/>
          <w:szCs w:val="20"/>
          <w:shd w:val="clear" w:color="auto" w:fill="FCFCFC"/>
        </w:rPr>
        <w:t>ï</w:t>
      </w:r>
      <w:r w:rsidR="00A8497C" w:rsidRPr="00591686">
        <w:rPr>
          <w:rFonts w:ascii="Times New Roman" w:hAnsi="Times New Roman" w:cs="Times New Roman"/>
          <w:sz w:val="20"/>
          <w:szCs w:val="20"/>
        </w:rPr>
        <w:t>t-Sahalia</w:t>
      </w:r>
      <w:r w:rsidR="00A8497C" w:rsidRPr="00591686">
        <w:rPr>
          <w:rFonts w:ascii="Segoe UI" w:hAnsi="Segoe UI" w:cs="Segoe UI"/>
          <w:color w:val="0D0D0D"/>
          <w:shd w:val="clear" w:color="auto" w:fill="FFFFFF"/>
        </w:rPr>
        <w:t>'</w:t>
      </w:r>
      <w:r w:rsidR="00A8497C" w:rsidRPr="00591686">
        <w:rPr>
          <w:rFonts w:ascii="Times New Roman" w:hAnsi="Times New Roman" w:cs="Times New Roman"/>
          <w:sz w:val="20"/>
          <w:szCs w:val="20"/>
        </w:rPr>
        <w:t>s</w:t>
      </w:r>
      <w:proofErr w:type="spellEnd"/>
      <w:r w:rsidR="00A8497C" w:rsidRPr="00591686">
        <w:rPr>
          <w:rFonts w:ascii="Times New Roman" w:hAnsi="Times New Roman" w:cs="Times New Roman"/>
          <w:sz w:val="20"/>
          <w:szCs w:val="20"/>
        </w:rPr>
        <w:t xml:space="preserve"> method involves constructing a sequence of converging closed-form expansion of ‘transition densit</w:t>
      </w:r>
      <w:r w:rsidR="00F76580" w:rsidRPr="00591686">
        <w:rPr>
          <w:rFonts w:ascii="Times New Roman" w:hAnsi="Times New Roman" w:cs="Times New Roman"/>
          <w:sz w:val="20"/>
          <w:szCs w:val="20"/>
        </w:rPr>
        <w:t>y</w:t>
      </w:r>
      <w:r w:rsidR="00A8497C" w:rsidRPr="00591686">
        <w:rPr>
          <w:rFonts w:ascii="Times New Roman" w:hAnsi="Times New Roman" w:cs="Times New Roman"/>
          <w:sz w:val="20"/>
          <w:szCs w:val="20"/>
        </w:rPr>
        <w:t xml:space="preserve">’ </w:t>
      </w:r>
      <m:oMath>
        <m:r>
          <w:rPr>
            <w:rFonts w:ascii="Cambria Math" w:hAnsi="Cambria Math" w:cs="Times New Roman"/>
            <w:sz w:val="20"/>
            <w:szCs w:val="20"/>
          </w:rPr>
          <m:t>p</m:t>
        </m:r>
        <m:d>
          <m:dPr>
            <m:endChr m:val="|"/>
            <m:ctrlPr>
              <w:rPr>
                <w:rFonts w:ascii="Cambria Math" w:hAnsi="Cambria Math" w:cs="Times New Roman"/>
                <w:i/>
                <w:sz w:val="20"/>
                <w:szCs w:val="20"/>
              </w:rPr>
            </m:ctrlPr>
          </m:dPr>
          <m:e>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Δ</m:t>
                </m:r>
              </m:e>
            </m:d>
          </m:e>
        </m:d>
        <m:r>
          <w:rPr>
            <w:rFonts w:ascii="Cambria Math" w:hAnsi="Cambria Math" w:cs="Times New Roman"/>
            <w:sz w:val="20"/>
            <w:szCs w:val="20"/>
          </w:rPr>
          <m:t xml:space="preserve"> x(t))</m:t>
        </m:r>
      </m:oMath>
      <w:r w:rsidR="00A8497C" w:rsidRPr="00591686">
        <w:rPr>
          <w:rFonts w:ascii="Times New Roman" w:eastAsiaTheme="minorEastAsia" w:hAnsi="Times New Roman" w:cs="Times New Roman"/>
          <w:sz w:val="20"/>
          <w:szCs w:val="20"/>
        </w:rPr>
        <w:t xml:space="preserve"> </w:t>
      </w:r>
      <w:r w:rsidR="00AE29C8">
        <w:rPr>
          <w:rFonts w:ascii="Times New Roman" w:eastAsiaTheme="minorEastAsia" w:hAnsi="Times New Roman" w:cs="Times New Roman"/>
          <w:sz w:val="20"/>
          <w:szCs w:val="20"/>
        </w:rPr>
        <w:t xml:space="preserve">using </w:t>
      </w:r>
      <w:proofErr w:type="spellStart"/>
      <w:r w:rsidR="00AE29C8">
        <w:rPr>
          <w:rFonts w:ascii="Times New Roman" w:eastAsiaTheme="minorEastAsia" w:hAnsi="Times New Roman" w:cs="Times New Roman"/>
          <w:sz w:val="20"/>
          <w:szCs w:val="20"/>
        </w:rPr>
        <w:t>Hermite</w:t>
      </w:r>
      <w:proofErr w:type="spellEnd"/>
      <w:r w:rsidR="00AE29C8">
        <w:rPr>
          <w:rFonts w:ascii="Times New Roman" w:eastAsiaTheme="minorEastAsia" w:hAnsi="Times New Roman" w:cs="Times New Roman"/>
          <w:sz w:val="20"/>
          <w:szCs w:val="20"/>
        </w:rPr>
        <w:t xml:space="preserve"> polynomials </w:t>
      </w:r>
      <w:r w:rsidR="00A8497C" w:rsidRPr="00591686">
        <w:rPr>
          <w:rFonts w:ascii="Times New Roman" w:eastAsiaTheme="minorEastAsia" w:hAnsi="Times New Roman" w:cs="Times New Roman"/>
          <w:sz w:val="20"/>
          <w:szCs w:val="20"/>
        </w:rPr>
        <w:t xml:space="preserve">for which there is no closed form in almost all stochastic models. Therefore, we call it </w:t>
      </w:r>
      <w:r w:rsidR="00A8497C" w:rsidRPr="00591686">
        <w:rPr>
          <w:rFonts w:ascii="Times New Roman" w:hAnsi="Times New Roman" w:cs="Times New Roman"/>
          <w:sz w:val="20"/>
          <w:szCs w:val="20"/>
        </w:rPr>
        <w:t>‘</w:t>
      </w:r>
      <w:proofErr w:type="spellStart"/>
      <w:r w:rsidR="00A8497C" w:rsidRPr="00591686">
        <w:rPr>
          <w:rFonts w:ascii="Times New Roman" w:hAnsi="Times New Roman" w:cs="Times New Roman"/>
          <w:sz w:val="20"/>
          <w:szCs w:val="20"/>
        </w:rPr>
        <w:t>Hermite</w:t>
      </w:r>
      <w:proofErr w:type="spellEnd"/>
      <w:r w:rsidR="00A8497C" w:rsidRPr="00591686">
        <w:rPr>
          <w:rFonts w:ascii="Times New Roman" w:hAnsi="Times New Roman" w:cs="Times New Roman"/>
          <w:sz w:val="20"/>
          <w:szCs w:val="20"/>
        </w:rPr>
        <w:t xml:space="preserve"> reconstruction’. </w:t>
      </w:r>
      <w:proofErr w:type="spellStart"/>
      <w:r w:rsidR="00A8497C" w:rsidRPr="00591686">
        <w:rPr>
          <w:rFonts w:ascii="Times New Roman" w:hAnsi="Times New Roman" w:cs="Times New Roman"/>
          <w:sz w:val="20"/>
          <w:szCs w:val="20"/>
        </w:rPr>
        <w:t>Hermite</w:t>
      </w:r>
      <w:proofErr w:type="spellEnd"/>
      <w:r w:rsidR="00A8497C" w:rsidRPr="00591686">
        <w:rPr>
          <w:rFonts w:ascii="Times New Roman" w:hAnsi="Times New Roman" w:cs="Times New Roman"/>
          <w:sz w:val="20"/>
          <w:szCs w:val="20"/>
        </w:rPr>
        <w:t xml:space="preserve"> reconstruction offers a higher level of accuracy but comes at a higher computational cost compared to the Euler reconstruction. </w:t>
      </w:r>
      <w:r w:rsidR="000F75F5">
        <w:rPr>
          <w:rFonts w:ascii="Times New Roman" w:hAnsi="Times New Roman" w:cs="Times New Roman"/>
          <w:sz w:val="20"/>
          <w:szCs w:val="20"/>
        </w:rPr>
        <w:t xml:space="preserve">When the data resolution is low </w:t>
      </w:r>
      <w:proofErr w:type="spellStart"/>
      <w:r w:rsidR="000F75F5">
        <w:rPr>
          <w:rFonts w:ascii="Times New Roman" w:hAnsi="Times New Roman" w:cs="Times New Roman"/>
          <w:sz w:val="20"/>
          <w:szCs w:val="20"/>
        </w:rPr>
        <w:t>Hermite</w:t>
      </w:r>
      <w:proofErr w:type="spellEnd"/>
      <w:r w:rsidR="000F75F5">
        <w:rPr>
          <w:rFonts w:ascii="Times New Roman" w:hAnsi="Times New Roman" w:cs="Times New Roman"/>
          <w:sz w:val="20"/>
          <w:szCs w:val="20"/>
        </w:rPr>
        <w:t xml:space="preserve"> reconstruction should be implemented</w:t>
      </w:r>
      <w:r w:rsidR="007A30B6">
        <w:rPr>
          <w:rFonts w:ascii="Times New Roman" w:hAnsi="Times New Roman" w:cs="Times New Roman"/>
          <w:sz w:val="20"/>
          <w:szCs w:val="20"/>
        </w:rPr>
        <w:t>;</w:t>
      </w:r>
      <w:r w:rsidR="000F75F5">
        <w:rPr>
          <w:rFonts w:ascii="Times New Roman" w:hAnsi="Times New Roman" w:cs="Times New Roman"/>
          <w:sz w:val="20"/>
          <w:szCs w:val="20"/>
        </w:rPr>
        <w:t xml:space="preserve"> otherwise</w:t>
      </w:r>
      <w:r w:rsidR="007A30B6">
        <w:rPr>
          <w:rFonts w:ascii="Times New Roman" w:hAnsi="Times New Roman" w:cs="Times New Roman"/>
          <w:sz w:val="20"/>
          <w:szCs w:val="20"/>
        </w:rPr>
        <w:t>,</w:t>
      </w:r>
      <w:r w:rsidR="000F75F5">
        <w:rPr>
          <w:rFonts w:ascii="Times New Roman" w:hAnsi="Times New Roman" w:cs="Times New Roman"/>
          <w:sz w:val="20"/>
          <w:szCs w:val="20"/>
        </w:rPr>
        <w:t xml:space="preserve"> the </w:t>
      </w:r>
      <w:r w:rsidR="0043639A">
        <w:rPr>
          <w:rFonts w:ascii="Times New Roman" w:hAnsi="Times New Roman" w:cs="Times New Roman"/>
          <w:sz w:val="20"/>
          <w:szCs w:val="20"/>
        </w:rPr>
        <w:t xml:space="preserve">use of Euler reconstruction </w:t>
      </w:r>
      <w:r w:rsidR="007A30B6">
        <w:rPr>
          <w:rFonts w:ascii="Times New Roman" w:hAnsi="Times New Roman" w:cs="Times New Roman"/>
          <w:sz w:val="20"/>
          <w:szCs w:val="20"/>
        </w:rPr>
        <w:t>may lead</w:t>
      </w:r>
      <w:r w:rsidR="0043639A">
        <w:rPr>
          <w:rFonts w:ascii="Times New Roman" w:hAnsi="Times New Roman" w:cs="Times New Roman"/>
          <w:sz w:val="20"/>
          <w:szCs w:val="20"/>
        </w:rPr>
        <w:t xml:space="preserve"> </w:t>
      </w:r>
      <w:r w:rsidR="007A30B6">
        <w:rPr>
          <w:rFonts w:ascii="Times New Roman" w:hAnsi="Times New Roman" w:cs="Times New Roman"/>
          <w:sz w:val="20"/>
          <w:szCs w:val="20"/>
        </w:rPr>
        <w:t>to</w:t>
      </w:r>
      <w:r w:rsidR="00910896" w:rsidRPr="00591686">
        <w:rPr>
          <w:rFonts w:ascii="Times New Roman" w:hAnsi="Times New Roman" w:cs="Times New Roman"/>
          <w:sz w:val="20"/>
          <w:szCs w:val="20"/>
        </w:rPr>
        <w:t xml:space="preserve"> inaccurate </w:t>
      </w:r>
      <w:r w:rsidR="007A30B6">
        <w:rPr>
          <w:rFonts w:ascii="Times New Roman" w:hAnsi="Times New Roman" w:cs="Times New Roman"/>
          <w:sz w:val="20"/>
          <w:szCs w:val="20"/>
        </w:rPr>
        <w:t>results</w:t>
      </w:r>
      <w:r w:rsidR="00910896" w:rsidRPr="00591686">
        <w:rPr>
          <w:rFonts w:ascii="Times New Roman" w:hAnsi="Times New Roman" w:cs="Times New Roman"/>
          <w:sz w:val="20"/>
          <w:szCs w:val="20"/>
        </w:rPr>
        <w:t xml:space="preserve">. </w:t>
      </w:r>
      <w:r w:rsidR="008F395B" w:rsidRPr="00591686">
        <w:rPr>
          <w:rFonts w:ascii="Times New Roman" w:hAnsi="Times New Roman" w:cs="Times New Roman"/>
          <w:sz w:val="20"/>
          <w:szCs w:val="20"/>
        </w:rPr>
        <w:t xml:space="preserve">Hermit reconstruction </w:t>
      </w:r>
      <w:r w:rsidR="00C8528F" w:rsidRPr="00591686">
        <w:rPr>
          <w:rFonts w:ascii="Times New Roman" w:hAnsi="Times New Roman" w:cs="Times New Roman"/>
          <w:sz w:val="20"/>
          <w:szCs w:val="20"/>
        </w:rPr>
        <w:t>has the capacity to enhance the accuracy of</w:t>
      </w:r>
      <w:r w:rsidR="008F395B" w:rsidRPr="00591686">
        <w:rPr>
          <w:rFonts w:ascii="Times New Roman" w:hAnsi="Times New Roman" w:cs="Times New Roman"/>
          <w:sz w:val="20"/>
          <w:szCs w:val="20"/>
        </w:rPr>
        <w:t xml:space="preserve"> Euler reconstruction to some extent. </w:t>
      </w:r>
    </w:p>
    <w:p w14:paraId="0AC85B3E" w14:textId="45788E1B" w:rsidR="00C16C31" w:rsidRDefault="00FB3C4B" w:rsidP="007A6193">
      <w:pPr>
        <w:spacing w:after="240"/>
        <w:jc w:val="both"/>
        <w:rPr>
          <w:rFonts w:ascii="Times New Roman" w:hAnsi="Times New Roman" w:cs="Times New Roman"/>
          <w:sz w:val="20"/>
          <w:szCs w:val="20"/>
        </w:rPr>
      </w:pPr>
      <w:r w:rsidRPr="00591686">
        <w:rPr>
          <w:rFonts w:ascii="Times New Roman" w:hAnsi="Times New Roman" w:cs="Times New Roman"/>
          <w:sz w:val="20"/>
          <w:szCs w:val="20"/>
        </w:rPr>
        <w:t>When</w:t>
      </w:r>
      <w:r w:rsidR="005E4E2A" w:rsidRPr="00591686">
        <w:rPr>
          <w:rFonts w:ascii="Times New Roman" w:hAnsi="Times New Roman" w:cs="Times New Roman"/>
          <w:sz w:val="20"/>
          <w:szCs w:val="20"/>
        </w:rPr>
        <w:t xml:space="preserve"> implementing </w:t>
      </w:r>
      <w:proofErr w:type="spellStart"/>
      <w:r w:rsidRPr="00591686">
        <w:rPr>
          <w:rFonts w:ascii="Times New Roman" w:hAnsi="Times New Roman" w:cs="Times New Roman"/>
          <w:sz w:val="20"/>
          <w:szCs w:val="20"/>
        </w:rPr>
        <w:t>Hermite</w:t>
      </w:r>
      <w:proofErr w:type="spellEnd"/>
      <w:r w:rsidRPr="00591686">
        <w:rPr>
          <w:rFonts w:ascii="Times New Roman" w:hAnsi="Times New Roman" w:cs="Times New Roman"/>
          <w:sz w:val="20"/>
          <w:szCs w:val="20"/>
        </w:rPr>
        <w:t xml:space="preserve"> reconstruction</w:t>
      </w:r>
      <w:r w:rsidR="005E4E2A" w:rsidRPr="00591686">
        <w:rPr>
          <w:rFonts w:ascii="Times New Roman" w:hAnsi="Times New Roman" w:cs="Times New Roman"/>
          <w:sz w:val="20"/>
          <w:szCs w:val="20"/>
        </w:rPr>
        <w:t xml:space="preserve">, </w:t>
      </w:r>
      <w:r w:rsidR="003F2050">
        <w:rPr>
          <w:rFonts w:ascii="Times New Roman" w:hAnsi="Times New Roman" w:cs="Times New Roman"/>
          <w:sz w:val="20"/>
          <w:szCs w:val="20"/>
        </w:rPr>
        <w:t>the</w:t>
      </w:r>
      <w:r w:rsidR="005E4E2A" w:rsidRPr="00591686">
        <w:rPr>
          <w:rFonts w:ascii="Times New Roman" w:hAnsi="Times New Roman" w:cs="Times New Roman"/>
          <w:sz w:val="20"/>
          <w:szCs w:val="20"/>
        </w:rPr>
        <w:t xml:space="preserve"> package </w:t>
      </w:r>
      <w:r w:rsidR="003F2050">
        <w:rPr>
          <w:rFonts w:ascii="Times New Roman" w:hAnsi="Times New Roman" w:cs="Times New Roman"/>
          <w:sz w:val="20"/>
          <w:szCs w:val="20"/>
        </w:rPr>
        <w:t>needs</w:t>
      </w:r>
      <w:r w:rsidR="005E4E2A" w:rsidRPr="00591686">
        <w:rPr>
          <w:rFonts w:ascii="Times New Roman" w:hAnsi="Times New Roman" w:cs="Times New Roman"/>
          <w:sz w:val="20"/>
          <w:szCs w:val="20"/>
        </w:rPr>
        <w:t xml:space="preserve"> Euler</w:t>
      </w:r>
      <w:r w:rsidR="00CE2353" w:rsidRPr="00591686">
        <w:rPr>
          <w:rFonts w:ascii="Times New Roman" w:hAnsi="Times New Roman" w:cs="Times New Roman"/>
          <w:sz w:val="20"/>
          <w:szCs w:val="20"/>
        </w:rPr>
        <w:t xml:space="preserve"> parameter</w:t>
      </w:r>
      <w:r w:rsidR="005E4E2A" w:rsidRPr="00591686">
        <w:rPr>
          <w:rFonts w:ascii="Times New Roman" w:hAnsi="Times New Roman" w:cs="Times New Roman"/>
          <w:sz w:val="20"/>
          <w:szCs w:val="20"/>
        </w:rPr>
        <w:t xml:space="preserve"> </w:t>
      </w:r>
      <w:r w:rsidR="00CE2353" w:rsidRPr="00591686">
        <w:rPr>
          <w:rFonts w:ascii="Times New Roman" w:hAnsi="Times New Roman" w:cs="Times New Roman"/>
          <w:sz w:val="20"/>
          <w:szCs w:val="20"/>
        </w:rPr>
        <w:t>estimation</w:t>
      </w:r>
      <w:r w:rsidR="005E4E2A" w:rsidRPr="00591686">
        <w:rPr>
          <w:rFonts w:ascii="Times New Roman" w:hAnsi="Times New Roman" w:cs="Times New Roman"/>
          <w:sz w:val="20"/>
          <w:szCs w:val="20"/>
        </w:rPr>
        <w:t xml:space="preserve"> as a starting </w:t>
      </w:r>
      <w:r w:rsidR="00226B2A">
        <w:rPr>
          <w:rFonts w:ascii="Times New Roman" w:hAnsi="Times New Roman" w:cs="Times New Roman"/>
          <w:sz w:val="20"/>
          <w:szCs w:val="20"/>
        </w:rPr>
        <w:t>guess</w:t>
      </w:r>
      <w:r w:rsidR="005E4E2A" w:rsidRPr="00591686">
        <w:rPr>
          <w:rFonts w:ascii="Times New Roman" w:hAnsi="Times New Roman" w:cs="Times New Roman"/>
          <w:sz w:val="20"/>
          <w:szCs w:val="20"/>
        </w:rPr>
        <w:t>.</w:t>
      </w:r>
      <w:r w:rsidR="00F215F4" w:rsidRPr="00591686">
        <w:rPr>
          <w:rFonts w:ascii="Times New Roman" w:hAnsi="Times New Roman" w:cs="Times New Roman"/>
          <w:sz w:val="20"/>
          <w:szCs w:val="20"/>
        </w:rPr>
        <w:t xml:space="preserve"> </w:t>
      </w:r>
      <w:r w:rsidR="009E18E4" w:rsidRPr="00591686">
        <w:rPr>
          <w:rFonts w:ascii="Times New Roman" w:hAnsi="Times New Roman" w:cs="Times New Roman"/>
          <w:sz w:val="20"/>
          <w:szCs w:val="20"/>
        </w:rPr>
        <w:t xml:space="preserve">Here, the procedure has two phases in which in the first phase </w:t>
      </w:r>
      <w:r w:rsidR="00A056C9">
        <w:rPr>
          <w:rFonts w:ascii="Times New Roman" w:hAnsi="Times New Roman" w:cs="Times New Roman"/>
          <w:sz w:val="20"/>
          <w:szCs w:val="20"/>
        </w:rPr>
        <w:t>the</w:t>
      </w:r>
      <w:r w:rsidR="009E18E4" w:rsidRPr="00591686">
        <w:rPr>
          <w:rFonts w:ascii="Times New Roman" w:hAnsi="Times New Roman" w:cs="Times New Roman"/>
          <w:sz w:val="20"/>
          <w:szCs w:val="20"/>
        </w:rPr>
        <w:t xml:space="preserve"> Euler reconstruction</w:t>
      </w:r>
      <w:r w:rsidR="00A056C9">
        <w:rPr>
          <w:rFonts w:ascii="Times New Roman" w:hAnsi="Times New Roman" w:cs="Times New Roman"/>
          <w:sz w:val="20"/>
          <w:szCs w:val="20"/>
        </w:rPr>
        <w:t xml:space="preserve"> is implemented</w:t>
      </w:r>
      <w:r w:rsidR="009E18E4" w:rsidRPr="00591686">
        <w:rPr>
          <w:rFonts w:ascii="Times New Roman" w:hAnsi="Times New Roman" w:cs="Times New Roman"/>
          <w:sz w:val="20"/>
          <w:szCs w:val="20"/>
        </w:rPr>
        <w:t>. In the second phase, t</w:t>
      </w:r>
      <w:r w:rsidR="00F215F4" w:rsidRPr="00591686">
        <w:rPr>
          <w:rFonts w:ascii="Times New Roman" w:hAnsi="Times New Roman" w:cs="Times New Roman"/>
          <w:sz w:val="20"/>
          <w:szCs w:val="20"/>
        </w:rPr>
        <w:t>he package</w:t>
      </w:r>
      <w:r w:rsidR="009E18E4" w:rsidRPr="00591686">
        <w:rPr>
          <w:rFonts w:ascii="Times New Roman" w:hAnsi="Times New Roman" w:cs="Times New Roman"/>
          <w:sz w:val="20"/>
          <w:szCs w:val="20"/>
        </w:rPr>
        <w:t xml:space="preserve"> follows </w:t>
      </w:r>
      <w:proofErr w:type="spellStart"/>
      <w:r w:rsidR="009E18E4" w:rsidRPr="00591686">
        <w:rPr>
          <w:rFonts w:ascii="Times New Roman" w:hAnsi="Times New Roman" w:cs="Times New Roman"/>
          <w:sz w:val="20"/>
          <w:szCs w:val="20"/>
        </w:rPr>
        <w:t>Hermite</w:t>
      </w:r>
      <w:proofErr w:type="spellEnd"/>
      <w:r w:rsidR="009E18E4" w:rsidRPr="00591686">
        <w:rPr>
          <w:rFonts w:ascii="Times New Roman" w:hAnsi="Times New Roman" w:cs="Times New Roman"/>
          <w:sz w:val="20"/>
          <w:szCs w:val="20"/>
        </w:rPr>
        <w:t xml:space="preserve"> reconstruction</w:t>
      </w:r>
      <w:r w:rsidR="00DE353C">
        <w:rPr>
          <w:rFonts w:ascii="Times New Roman" w:hAnsi="Times New Roman" w:cs="Times New Roman"/>
          <w:sz w:val="20"/>
          <w:szCs w:val="20"/>
        </w:rPr>
        <w:t xml:space="preserve"> and</w:t>
      </w:r>
      <w:r w:rsidR="009E18E4" w:rsidRPr="00591686">
        <w:rPr>
          <w:rFonts w:ascii="Times New Roman" w:hAnsi="Times New Roman" w:cs="Times New Roman"/>
          <w:sz w:val="20"/>
          <w:szCs w:val="20"/>
        </w:rPr>
        <w:t xml:space="preserve"> </w:t>
      </w:r>
      <w:r w:rsidR="00F215F4" w:rsidRPr="00591686">
        <w:rPr>
          <w:rFonts w:ascii="Times New Roman" w:hAnsi="Times New Roman" w:cs="Times New Roman"/>
          <w:sz w:val="20"/>
          <w:szCs w:val="20"/>
        </w:rPr>
        <w:t xml:space="preserve">aims to enhance Euler </w:t>
      </w:r>
      <w:r w:rsidR="00CE2353" w:rsidRPr="00591686">
        <w:rPr>
          <w:rFonts w:ascii="Times New Roman" w:hAnsi="Times New Roman" w:cs="Times New Roman"/>
          <w:sz w:val="20"/>
          <w:szCs w:val="20"/>
        </w:rPr>
        <w:t>estimation</w:t>
      </w:r>
      <w:r w:rsidR="00F215F4" w:rsidRPr="00591686">
        <w:rPr>
          <w:rFonts w:ascii="Times New Roman" w:hAnsi="Times New Roman" w:cs="Times New Roman"/>
          <w:sz w:val="20"/>
          <w:szCs w:val="20"/>
        </w:rPr>
        <w:t xml:space="preserve"> by </w:t>
      </w:r>
      <w:r w:rsidR="00F215F4" w:rsidRPr="00040D11">
        <w:rPr>
          <w:rFonts w:ascii="Times New Roman" w:hAnsi="Times New Roman" w:cs="Times New Roman"/>
          <w:sz w:val="20"/>
          <w:szCs w:val="20"/>
        </w:rPr>
        <w:t>exploring a</w:t>
      </w:r>
      <w:r w:rsidR="00BC6FFF" w:rsidRPr="00040D11">
        <w:rPr>
          <w:rFonts w:ascii="Times New Roman" w:hAnsi="Times New Roman" w:cs="Times New Roman"/>
          <w:sz w:val="20"/>
          <w:szCs w:val="20"/>
        </w:rPr>
        <w:t xml:space="preserve"> </w:t>
      </w:r>
      <w:r w:rsidR="00BC6FFF" w:rsidRPr="007E5F42">
        <w:rPr>
          <w:rFonts w:ascii="Times New Roman" w:hAnsi="Times New Roman" w:cs="Times New Roman"/>
          <w:color w:val="0D0D0D"/>
          <w:sz w:val="20"/>
          <w:szCs w:val="20"/>
          <w:shd w:val="clear" w:color="auto" w:fill="FFFFFF"/>
        </w:rPr>
        <w:t>‘sma</w:t>
      </w:r>
      <w:r w:rsidR="00040D11" w:rsidRPr="007E5F42">
        <w:rPr>
          <w:rFonts w:ascii="Times New Roman" w:hAnsi="Times New Roman" w:cs="Times New Roman"/>
          <w:color w:val="0D0D0D"/>
          <w:sz w:val="20"/>
          <w:szCs w:val="20"/>
          <w:shd w:val="clear" w:color="auto" w:fill="FFFFFF"/>
        </w:rPr>
        <w:t>l</w:t>
      </w:r>
      <w:r w:rsidR="00BC6FFF" w:rsidRPr="007E5F42">
        <w:rPr>
          <w:rFonts w:ascii="Times New Roman" w:hAnsi="Times New Roman" w:cs="Times New Roman"/>
          <w:color w:val="0D0D0D"/>
          <w:sz w:val="20"/>
          <w:szCs w:val="20"/>
          <w:shd w:val="clear" w:color="auto" w:fill="FFFFFF"/>
        </w:rPr>
        <w:t>l’</w:t>
      </w:r>
      <w:r w:rsidR="00F215F4" w:rsidRPr="00040D11">
        <w:rPr>
          <w:rFonts w:ascii="Times New Roman" w:hAnsi="Times New Roman" w:cs="Times New Roman"/>
          <w:sz w:val="20"/>
          <w:szCs w:val="20"/>
        </w:rPr>
        <w:t xml:space="preserve"> region</w:t>
      </w:r>
      <w:r w:rsidR="00F215F4" w:rsidRPr="00591686">
        <w:rPr>
          <w:rFonts w:ascii="Times New Roman" w:hAnsi="Times New Roman" w:cs="Times New Roman"/>
          <w:sz w:val="20"/>
          <w:szCs w:val="20"/>
        </w:rPr>
        <w:t xml:space="preserve"> in the parameter space around the Euler</w:t>
      </w:r>
      <w:r w:rsidR="00CE2353" w:rsidRPr="00591686">
        <w:rPr>
          <w:rFonts w:ascii="Times New Roman" w:hAnsi="Times New Roman" w:cs="Times New Roman"/>
          <w:sz w:val="20"/>
          <w:szCs w:val="20"/>
        </w:rPr>
        <w:t xml:space="preserve"> estimation</w:t>
      </w:r>
      <w:r w:rsidR="00F215F4" w:rsidRPr="00591686">
        <w:rPr>
          <w:rFonts w:ascii="Times New Roman" w:hAnsi="Times New Roman" w:cs="Times New Roman"/>
          <w:sz w:val="20"/>
          <w:szCs w:val="20"/>
        </w:rPr>
        <w:t>.</w:t>
      </w:r>
      <w:r w:rsidR="00CE2353" w:rsidRPr="00591686">
        <w:rPr>
          <w:rFonts w:ascii="Times New Roman" w:hAnsi="Times New Roman" w:cs="Times New Roman"/>
          <w:sz w:val="20"/>
          <w:szCs w:val="20"/>
        </w:rPr>
        <w:t xml:space="preserve"> </w:t>
      </w:r>
      <w:proofErr w:type="spellStart"/>
      <w:r w:rsidR="00C311EE" w:rsidRPr="00C311EE">
        <w:rPr>
          <w:rFonts w:ascii="Times New Roman" w:hAnsi="Times New Roman" w:cs="Times New Roman"/>
          <w:sz w:val="20"/>
          <w:szCs w:val="20"/>
        </w:rPr>
        <w:t>Hermite</w:t>
      </w:r>
      <w:proofErr w:type="spellEnd"/>
      <w:r w:rsidR="00C311EE" w:rsidRPr="00C311EE">
        <w:rPr>
          <w:rFonts w:ascii="Times New Roman" w:hAnsi="Times New Roman" w:cs="Times New Roman"/>
          <w:sz w:val="20"/>
          <w:szCs w:val="20"/>
        </w:rPr>
        <w:t xml:space="preserve"> reconstruction requires two key inputs: J and K which determine the number of terms</w:t>
      </w:r>
      <w:r w:rsidR="000D0DD9">
        <w:rPr>
          <w:rFonts w:ascii="Times New Roman" w:hAnsi="Times New Roman" w:cs="Times New Roman"/>
          <w:sz w:val="20"/>
          <w:szCs w:val="20"/>
        </w:rPr>
        <w:t xml:space="preserve"> one includes in the </w:t>
      </w:r>
      <w:proofErr w:type="spellStart"/>
      <w:r w:rsidR="000D0DD9">
        <w:rPr>
          <w:rFonts w:ascii="Times New Roman" w:hAnsi="Times New Roman" w:cs="Times New Roman"/>
          <w:sz w:val="20"/>
          <w:szCs w:val="20"/>
        </w:rPr>
        <w:t>Hermite</w:t>
      </w:r>
      <w:proofErr w:type="spellEnd"/>
      <w:r w:rsidR="000D0DD9">
        <w:rPr>
          <w:rFonts w:ascii="Times New Roman" w:hAnsi="Times New Roman" w:cs="Times New Roman"/>
          <w:sz w:val="20"/>
          <w:szCs w:val="20"/>
        </w:rPr>
        <w:t xml:space="preserve"> expansion of transition density</w:t>
      </w:r>
      <w:r w:rsidR="00D547E3">
        <w:rPr>
          <w:rFonts w:ascii="Times New Roman" w:hAnsi="Times New Roman" w:cs="Times New Roman"/>
          <w:sz w:val="20"/>
          <w:szCs w:val="20"/>
        </w:rPr>
        <w:t xml:space="preserve"> (and hence the likelihood function)</w:t>
      </w:r>
      <w:r w:rsidR="00C311EE" w:rsidRPr="00C311EE">
        <w:rPr>
          <w:rFonts w:ascii="Times New Roman" w:hAnsi="Times New Roman" w:cs="Times New Roman"/>
          <w:sz w:val="20"/>
          <w:szCs w:val="20"/>
        </w:rPr>
        <w:t xml:space="preserve">. J represents the number of ‘spatial’ terms in the </w:t>
      </w:r>
      <w:proofErr w:type="spellStart"/>
      <w:r w:rsidR="00C311EE" w:rsidRPr="00C311EE">
        <w:rPr>
          <w:rFonts w:ascii="Times New Roman" w:hAnsi="Times New Roman" w:cs="Times New Roman"/>
          <w:sz w:val="20"/>
          <w:szCs w:val="20"/>
        </w:rPr>
        <w:t>Hermite</w:t>
      </w:r>
      <w:proofErr w:type="spellEnd"/>
      <w:r w:rsidR="00C311EE" w:rsidRPr="00C311EE">
        <w:rPr>
          <w:rFonts w:ascii="Times New Roman" w:hAnsi="Times New Roman" w:cs="Times New Roman"/>
          <w:sz w:val="20"/>
          <w:szCs w:val="20"/>
        </w:rPr>
        <w:t xml:space="preserve"> expansion of likelihood function using </w:t>
      </w:r>
      <w:proofErr w:type="spellStart"/>
      <w:r w:rsidR="00C311EE" w:rsidRPr="00C311EE">
        <w:rPr>
          <w:rFonts w:ascii="Times New Roman" w:hAnsi="Times New Roman" w:cs="Times New Roman"/>
          <w:sz w:val="20"/>
          <w:szCs w:val="20"/>
        </w:rPr>
        <w:t>Hermite</w:t>
      </w:r>
      <w:proofErr w:type="spellEnd"/>
      <w:r w:rsidR="00C311EE" w:rsidRPr="00C311EE">
        <w:rPr>
          <w:rFonts w:ascii="Times New Roman" w:hAnsi="Times New Roman" w:cs="Times New Roman"/>
          <w:sz w:val="20"/>
          <w:szCs w:val="20"/>
        </w:rPr>
        <w:t xml:space="preserve"> polynomials, while K represents the number of ‘temporal’ ter</w:t>
      </w:r>
      <w:r w:rsidR="002515AA">
        <w:rPr>
          <w:rFonts w:ascii="Times New Roman" w:hAnsi="Times New Roman" w:cs="Times New Roman"/>
          <w:sz w:val="20"/>
          <w:szCs w:val="20"/>
        </w:rPr>
        <w:t xml:space="preserve">ms in the Taylor expansion, in terms of sampling time </w:t>
      </w:r>
      <m:oMath>
        <m:r>
          <w:rPr>
            <w:rFonts w:ascii="Cambria Math" w:hAnsi="Cambria Math" w:cs="Times New Roman"/>
            <w:sz w:val="20"/>
            <w:szCs w:val="20"/>
          </w:rPr>
          <m:t>dt</m:t>
        </m:r>
      </m:oMath>
      <w:r w:rsidR="00C311EE" w:rsidRPr="00C311EE">
        <w:rPr>
          <w:rFonts w:ascii="Times New Roman" w:hAnsi="Times New Roman" w:cs="Times New Roman"/>
          <w:sz w:val="20"/>
          <w:szCs w:val="20"/>
        </w:rPr>
        <w:t>, of Hermite coefficients. High J and</w:t>
      </w:r>
      <w:r w:rsidR="00AF5236">
        <w:rPr>
          <w:rFonts w:ascii="Times New Roman" w:hAnsi="Times New Roman" w:cs="Times New Roman"/>
          <w:sz w:val="20"/>
          <w:szCs w:val="20"/>
        </w:rPr>
        <w:t>/or</w:t>
      </w:r>
      <w:r w:rsidR="00C311EE" w:rsidRPr="00C311EE">
        <w:rPr>
          <w:rFonts w:ascii="Times New Roman" w:hAnsi="Times New Roman" w:cs="Times New Roman"/>
          <w:sz w:val="20"/>
          <w:szCs w:val="20"/>
        </w:rPr>
        <w:t xml:space="preserve"> K </w:t>
      </w:r>
      <w:r w:rsidR="00DE353C">
        <w:rPr>
          <w:rFonts w:ascii="Times New Roman" w:hAnsi="Times New Roman" w:cs="Times New Roman"/>
          <w:sz w:val="20"/>
          <w:szCs w:val="20"/>
        </w:rPr>
        <w:t>improve</w:t>
      </w:r>
      <w:r w:rsidR="00C311EE" w:rsidRPr="00C311EE">
        <w:rPr>
          <w:rFonts w:ascii="Times New Roman" w:hAnsi="Times New Roman" w:cs="Times New Roman"/>
          <w:sz w:val="20"/>
          <w:szCs w:val="20"/>
        </w:rPr>
        <w:t xml:space="preserve"> estimation accuracy at the cost of higher computation time. Typically, a small J suffices</w:t>
      </w:r>
      <w:r w:rsidR="00B255EA">
        <w:rPr>
          <w:rFonts w:ascii="Times New Roman" w:hAnsi="Times New Roman" w:cs="Times New Roman"/>
          <w:sz w:val="20"/>
          <w:szCs w:val="20"/>
        </w:rPr>
        <w:t xml:space="preserve"> </w:t>
      </w:r>
      <w:r w:rsidR="00B255EA" w:rsidRPr="00591686">
        <w:rPr>
          <w:rFonts w:ascii="Times New Roman" w:eastAsiaTheme="minorEastAsia" w:hAnsi="Times New Roman" w:cs="Times New Roman"/>
          <w:sz w:val="20"/>
          <w:szCs w:val="20"/>
        </w:rPr>
        <w:t>(</w:t>
      </w:r>
      <w:r w:rsidR="00B255EA">
        <w:rPr>
          <w:rFonts w:ascii="Times New Roman" w:eastAsiaTheme="minorEastAsia" w:hAnsi="Times New Roman" w:cs="Times New Roman"/>
          <w:sz w:val="20"/>
          <w:szCs w:val="20"/>
        </w:rPr>
        <w:t xml:space="preserve">for technical details, </w:t>
      </w:r>
      <w:r w:rsidR="00B255EA" w:rsidRPr="00591686">
        <w:rPr>
          <w:rFonts w:ascii="Times New Roman" w:eastAsiaTheme="minorEastAsia" w:hAnsi="Times New Roman" w:cs="Times New Roman"/>
          <w:sz w:val="20"/>
          <w:szCs w:val="20"/>
        </w:rPr>
        <w:t xml:space="preserve">see the last paragraph on page 2 of </w:t>
      </w:r>
      <w:proofErr w:type="spellStart"/>
      <w:r w:rsidR="00B255EA" w:rsidRPr="00591686">
        <w:rPr>
          <w:rFonts w:ascii="Times New Roman" w:hAnsi="Times New Roman" w:cs="Times New Roman"/>
          <w:sz w:val="20"/>
          <w:szCs w:val="20"/>
        </w:rPr>
        <w:t>A</w:t>
      </w:r>
      <w:r w:rsidR="00B255EA" w:rsidRPr="00591686">
        <w:rPr>
          <w:rFonts w:ascii="Times New Roman" w:hAnsi="Times New Roman" w:cs="Times New Roman"/>
          <w:color w:val="222222"/>
          <w:spacing w:val="2"/>
          <w:sz w:val="20"/>
          <w:szCs w:val="20"/>
          <w:shd w:val="clear" w:color="auto" w:fill="FCFCFC"/>
        </w:rPr>
        <w:t>ï</w:t>
      </w:r>
      <w:r w:rsidR="00B255EA">
        <w:rPr>
          <w:rFonts w:ascii="Times New Roman" w:hAnsi="Times New Roman" w:cs="Times New Roman"/>
          <w:sz w:val="20"/>
          <w:szCs w:val="20"/>
        </w:rPr>
        <w:t>t-Sahalia’s</w:t>
      </w:r>
      <w:proofErr w:type="spellEnd"/>
      <w:r w:rsidR="00B255EA">
        <w:rPr>
          <w:rFonts w:ascii="Times New Roman" w:hAnsi="Times New Roman" w:cs="Times New Roman"/>
          <w:sz w:val="20"/>
          <w:szCs w:val="20"/>
        </w:rPr>
        <w:t xml:space="preserve"> paper</w:t>
      </w:r>
      <w:r w:rsidR="00B255EA" w:rsidRPr="00591686">
        <w:rPr>
          <w:rFonts w:ascii="Times New Roman" w:hAnsi="Times New Roman" w:cs="Times New Roman"/>
          <w:sz w:val="20"/>
          <w:szCs w:val="20"/>
        </w:rPr>
        <w:t xml:space="preserve"> </w:t>
      </w:r>
      <w:r w:rsidR="00B255EA" w:rsidRPr="00591686">
        <w:rPr>
          <w:rFonts w:ascii="Times New Roman" w:hAnsi="Times New Roman" w:cs="Times New Roman"/>
          <w:sz w:val="20"/>
          <w:szCs w:val="20"/>
        </w:rPr>
        <w:fldChar w:fldCharType="begin"/>
      </w:r>
      <w:r w:rsidR="00B255EA">
        <w:rPr>
          <w:rFonts w:ascii="Times New Roman" w:hAnsi="Times New Roman" w:cs="Times New Roman"/>
          <w:sz w:val="20"/>
          <w:szCs w:val="20"/>
        </w:rPr>
        <w:instrText xml:space="preserve"> ADDIN EN.CITE &lt;EndNote&gt;&lt;Cite&gt;&lt;Author&gt;Aït‐Sahalia&lt;/Author&gt;&lt;Year&gt;2002&lt;/Year&gt;&lt;RecNum&gt;53&lt;/RecNum&gt;&lt;DisplayText&gt;(Aït‐Sahalia 2002)&lt;/DisplayText&gt;&lt;record&gt;&lt;rec-number&gt;53&lt;/rec-number&gt;&lt;foreign-keys&gt;&lt;key app="EN" db-id="sadv2x5z6w0asfefwau5e0ah92xsaz9p5fz9" timestamp="0"&gt;53&lt;/key&gt;&lt;/foreign-keys&gt;&lt;ref-type name="Journal Article"&gt;17&lt;/ref-type&gt;&lt;contributors&gt;&lt;authors&gt;&lt;author&gt;Aït‐Sahalia, Yacine %J Econometrica&lt;/author&gt;&lt;/authors&gt;&lt;/contributors&gt;&lt;titles&gt;&lt;title&gt;Maximum likelihood estimation of discretely sampled diffusions: a closed‐form approximation approach&lt;/title&gt;&lt;/titles&gt;&lt;pages&gt;223-262&lt;/pages&gt;&lt;volume&gt;70&lt;/volume&gt;&lt;number&gt;1&lt;/number&gt;&lt;dates&gt;&lt;year&gt;2002&lt;/year&gt;&lt;/dates&gt;&lt;isbn&gt;0012-9682&lt;/isbn&gt;&lt;urls&gt;&lt;/urls&gt;&lt;/record&gt;&lt;/Cite&gt;&lt;/EndNote&gt;</w:instrText>
      </w:r>
      <w:r w:rsidR="00B255EA" w:rsidRPr="00591686">
        <w:rPr>
          <w:rFonts w:ascii="Times New Roman" w:hAnsi="Times New Roman" w:cs="Times New Roman"/>
          <w:sz w:val="20"/>
          <w:szCs w:val="20"/>
        </w:rPr>
        <w:fldChar w:fldCharType="separate"/>
      </w:r>
      <w:r w:rsidR="00B255EA" w:rsidRPr="00591686">
        <w:rPr>
          <w:rFonts w:ascii="Times New Roman" w:hAnsi="Times New Roman" w:cs="Times New Roman"/>
          <w:noProof/>
          <w:sz w:val="20"/>
          <w:szCs w:val="20"/>
        </w:rPr>
        <w:t>(Aït‐Sahalia 2002)</w:t>
      </w:r>
      <w:r w:rsidR="00B255EA" w:rsidRPr="00591686">
        <w:rPr>
          <w:rFonts w:ascii="Times New Roman" w:hAnsi="Times New Roman" w:cs="Times New Roman"/>
          <w:sz w:val="20"/>
          <w:szCs w:val="20"/>
        </w:rPr>
        <w:fldChar w:fldCharType="end"/>
      </w:r>
      <w:r w:rsidR="00B255EA" w:rsidRPr="00591686">
        <w:rPr>
          <w:rFonts w:ascii="Times New Roman" w:eastAsiaTheme="minorEastAsia" w:hAnsi="Times New Roman" w:cs="Times New Roman"/>
          <w:sz w:val="20"/>
          <w:szCs w:val="20"/>
        </w:rPr>
        <w:t>)</w:t>
      </w:r>
      <w:r w:rsidR="00C311EE" w:rsidRPr="00C311EE">
        <w:rPr>
          <w:rFonts w:ascii="Times New Roman" w:hAnsi="Times New Roman" w:cs="Times New Roman"/>
          <w:sz w:val="20"/>
          <w:szCs w:val="20"/>
        </w:rPr>
        <w:t xml:space="preserve">, and in all case studies in the tutorial, we used J=3. However, as data resolution decreases, a bigger K is necessary to enhance estimation accuracy. </w:t>
      </w:r>
      <w:r w:rsidR="00322932" w:rsidRPr="00C311EE">
        <w:rPr>
          <w:rFonts w:ascii="Times New Roman" w:hAnsi="Times New Roman" w:cs="Times New Roman"/>
          <w:sz w:val="20"/>
          <w:szCs w:val="20"/>
        </w:rPr>
        <w:t xml:space="preserve">Based on our experience, for data with </w:t>
      </w:r>
      <w:r w:rsidR="00322932">
        <w:rPr>
          <w:rFonts w:ascii="Times New Roman" w:hAnsi="Times New Roman" w:cs="Times New Roman"/>
          <w:sz w:val="20"/>
          <w:szCs w:val="20"/>
        </w:rPr>
        <w:t>high</w:t>
      </w:r>
      <w:r w:rsidR="00322932" w:rsidRPr="00C311EE">
        <w:rPr>
          <w:rFonts w:ascii="Times New Roman" w:hAnsi="Times New Roman" w:cs="Times New Roman"/>
          <w:sz w:val="20"/>
          <w:szCs w:val="20"/>
        </w:rPr>
        <w:t xml:space="preserve"> resolution, a value of K≤6 is generally sufficient while for low-resolution data</w:t>
      </w:r>
      <w:r w:rsidR="00322932">
        <w:rPr>
          <w:rFonts w:ascii="Times New Roman" w:hAnsi="Times New Roman" w:cs="Times New Roman"/>
          <w:sz w:val="20"/>
          <w:szCs w:val="20"/>
        </w:rPr>
        <w:t xml:space="preserve"> higher values of K such as</w:t>
      </w:r>
      <w:r w:rsidR="00322932" w:rsidRPr="00C311EE">
        <w:rPr>
          <w:rFonts w:ascii="Times New Roman" w:hAnsi="Times New Roman" w:cs="Times New Roman"/>
          <w:sz w:val="20"/>
          <w:szCs w:val="20"/>
        </w:rPr>
        <w:t xml:space="preserve"> </w:t>
      </w:r>
      <w:r w:rsidR="00322932">
        <w:rPr>
          <w:rFonts w:ascii="Times New Roman" w:hAnsi="Times New Roman" w:cs="Times New Roman"/>
          <w:sz w:val="20"/>
          <w:szCs w:val="20"/>
        </w:rPr>
        <w:t>9</w:t>
      </w:r>
      <w:r w:rsidR="00F04DED" w:rsidRPr="00C311EE">
        <w:rPr>
          <w:rFonts w:ascii="Times New Roman" w:hAnsi="Times New Roman" w:cs="Times New Roman"/>
          <w:sz w:val="20"/>
          <w:szCs w:val="20"/>
        </w:rPr>
        <w:t>≤</w:t>
      </w:r>
      <w:r w:rsidR="00322932" w:rsidRPr="00C311EE">
        <w:rPr>
          <w:rFonts w:ascii="Times New Roman" w:hAnsi="Times New Roman" w:cs="Times New Roman"/>
          <w:sz w:val="20"/>
          <w:szCs w:val="20"/>
        </w:rPr>
        <w:t>K≤12 may be necessary</w:t>
      </w:r>
      <w:r w:rsidR="00322932">
        <w:rPr>
          <w:rFonts w:ascii="Times New Roman" w:hAnsi="Times New Roman" w:cs="Times New Roman"/>
          <w:sz w:val="20"/>
          <w:szCs w:val="20"/>
        </w:rPr>
        <w:t xml:space="preserve">. </w:t>
      </w:r>
    </w:p>
    <w:p w14:paraId="319BBBBA" w14:textId="104ED0BD" w:rsidR="007A6193" w:rsidRPr="00591686" w:rsidRDefault="007A6193" w:rsidP="00D87012">
      <w:pPr>
        <w:pStyle w:val="Heading2"/>
        <w:numPr>
          <w:ilvl w:val="1"/>
          <w:numId w:val="39"/>
        </w:numPr>
        <w:spacing w:after="160"/>
        <w:rPr>
          <w:b/>
          <w:bCs/>
          <w:sz w:val="20"/>
          <w:szCs w:val="20"/>
        </w:rPr>
      </w:pPr>
      <w:bookmarkStart w:id="47" w:name="Subsection111"/>
      <w:bookmarkStart w:id="48" w:name="Subsection101"/>
      <w:r w:rsidRPr="00591686">
        <w:rPr>
          <w:b/>
          <w:bCs/>
          <w:sz w:val="20"/>
          <w:szCs w:val="20"/>
        </w:rPr>
        <w:t xml:space="preserve">When does </w:t>
      </w:r>
      <w:proofErr w:type="spellStart"/>
      <w:r w:rsidRPr="00591686">
        <w:rPr>
          <w:b/>
          <w:bCs/>
          <w:sz w:val="20"/>
          <w:szCs w:val="20"/>
        </w:rPr>
        <w:t>Hermite</w:t>
      </w:r>
      <w:proofErr w:type="spellEnd"/>
      <w:r w:rsidRPr="00591686">
        <w:rPr>
          <w:b/>
          <w:bCs/>
          <w:sz w:val="20"/>
          <w:szCs w:val="20"/>
        </w:rPr>
        <w:t xml:space="preserve"> reconstruction crash?</w:t>
      </w:r>
      <w:r w:rsidR="007F0F9E">
        <w:rPr>
          <w:b/>
          <w:bCs/>
          <w:sz w:val="20"/>
          <w:szCs w:val="20"/>
        </w:rPr>
        <w:t xml:space="preserve"> Strategies and recommendations</w:t>
      </w:r>
    </w:p>
    <w:bookmarkEnd w:id="47"/>
    <w:bookmarkEnd w:id="48"/>
    <w:p w14:paraId="4CCCF75D" w14:textId="72172861" w:rsidR="00C8620C" w:rsidRDefault="00BD38E6" w:rsidP="007A6193">
      <w:pPr>
        <w:spacing w:after="240"/>
        <w:jc w:val="both"/>
        <w:rPr>
          <w:rFonts w:ascii="Times New Roman" w:hAnsi="Times New Roman" w:cs="Times New Roman"/>
          <w:sz w:val="20"/>
          <w:szCs w:val="20"/>
        </w:rPr>
      </w:pPr>
      <w:proofErr w:type="spellStart"/>
      <w:r w:rsidRPr="00591686">
        <w:rPr>
          <w:rFonts w:ascii="Times New Roman" w:eastAsiaTheme="minorEastAsia" w:hAnsi="Times New Roman" w:cs="Times New Roman"/>
          <w:sz w:val="20"/>
          <w:szCs w:val="20"/>
        </w:rPr>
        <w:t>Hermite</w:t>
      </w:r>
      <w:proofErr w:type="spellEnd"/>
      <w:r w:rsidRPr="00591686">
        <w:rPr>
          <w:rFonts w:ascii="Times New Roman" w:eastAsiaTheme="minorEastAsia" w:hAnsi="Times New Roman" w:cs="Times New Roman"/>
          <w:sz w:val="20"/>
          <w:szCs w:val="20"/>
        </w:rPr>
        <w:t xml:space="preserve"> reconstruction works by constructing a sequence of closed-form expansions of transition density</w:t>
      </w:r>
      <w:r w:rsidR="000F22A7" w:rsidRPr="00591686">
        <w:rPr>
          <w:rFonts w:ascii="Times New Roman" w:eastAsiaTheme="minorEastAsia" w:hAnsi="Times New Roman" w:cs="Times New Roman"/>
          <w:sz w:val="20"/>
          <w:szCs w:val="20"/>
        </w:rPr>
        <w:t xml:space="preserve"> using </w:t>
      </w:r>
      <w:proofErr w:type="spellStart"/>
      <w:r w:rsidR="000F22A7" w:rsidRPr="00591686">
        <w:rPr>
          <w:rFonts w:ascii="Times New Roman" w:eastAsiaTheme="minorEastAsia" w:hAnsi="Times New Roman" w:cs="Times New Roman"/>
          <w:sz w:val="20"/>
          <w:szCs w:val="20"/>
        </w:rPr>
        <w:t>Hermite</w:t>
      </w:r>
      <w:proofErr w:type="spellEnd"/>
      <w:r w:rsidR="000F22A7" w:rsidRPr="00591686">
        <w:rPr>
          <w:rFonts w:ascii="Times New Roman" w:eastAsiaTheme="minorEastAsia" w:hAnsi="Times New Roman" w:cs="Times New Roman"/>
          <w:sz w:val="20"/>
          <w:szCs w:val="20"/>
        </w:rPr>
        <w:t xml:space="preserve"> polynomials</w:t>
      </w:r>
      <w:r w:rsidRPr="00591686">
        <w:rPr>
          <w:rFonts w:ascii="Times New Roman" w:eastAsiaTheme="minorEastAsia" w:hAnsi="Times New Roman" w:cs="Times New Roman"/>
          <w:sz w:val="20"/>
          <w:szCs w:val="20"/>
        </w:rPr>
        <w:t>.</w:t>
      </w:r>
      <w:r w:rsidR="00515059" w:rsidRPr="00591686">
        <w:rPr>
          <w:rFonts w:ascii="Times New Roman" w:eastAsiaTheme="minorEastAsia" w:hAnsi="Times New Roman" w:cs="Times New Roman"/>
          <w:sz w:val="20"/>
          <w:szCs w:val="20"/>
        </w:rPr>
        <w:t xml:space="preserve"> However, t</w:t>
      </w:r>
      <w:r w:rsidRPr="00591686">
        <w:rPr>
          <w:rFonts w:ascii="Times New Roman" w:eastAsiaTheme="minorEastAsia" w:hAnsi="Times New Roman" w:cs="Times New Roman"/>
          <w:sz w:val="20"/>
          <w:szCs w:val="20"/>
        </w:rPr>
        <w:t xml:space="preserve">his </w:t>
      </w:r>
      <w:r w:rsidR="00DB1BEC">
        <w:rPr>
          <w:rFonts w:ascii="Times New Roman" w:eastAsiaTheme="minorEastAsia" w:hAnsi="Times New Roman" w:cs="Times New Roman"/>
          <w:sz w:val="20"/>
          <w:szCs w:val="20"/>
        </w:rPr>
        <w:t xml:space="preserve">density </w:t>
      </w:r>
      <w:r w:rsidR="00A31BE4">
        <w:rPr>
          <w:rFonts w:ascii="Times New Roman" w:eastAsiaTheme="minorEastAsia" w:hAnsi="Times New Roman" w:cs="Times New Roman"/>
          <w:sz w:val="20"/>
          <w:szCs w:val="20"/>
        </w:rPr>
        <w:t>approximation</w:t>
      </w:r>
      <w:r w:rsidRPr="00591686">
        <w:rPr>
          <w:rFonts w:ascii="Times New Roman" w:eastAsiaTheme="minorEastAsia" w:hAnsi="Times New Roman" w:cs="Times New Roman"/>
          <w:sz w:val="20"/>
          <w:szCs w:val="20"/>
        </w:rPr>
        <w:t xml:space="preserve"> </w:t>
      </w:r>
      <w:r w:rsidR="009A29EA">
        <w:rPr>
          <w:rFonts w:ascii="Times New Roman" w:eastAsiaTheme="minorEastAsia" w:hAnsi="Times New Roman" w:cs="Times New Roman"/>
          <w:sz w:val="20"/>
          <w:szCs w:val="20"/>
        </w:rPr>
        <w:t>might not</w:t>
      </w:r>
      <w:r w:rsidRPr="00591686">
        <w:rPr>
          <w:rFonts w:ascii="Times New Roman" w:eastAsiaTheme="minorEastAsia" w:hAnsi="Times New Roman" w:cs="Times New Roman"/>
          <w:sz w:val="20"/>
          <w:szCs w:val="20"/>
        </w:rPr>
        <w:t xml:space="preserve"> converge</w:t>
      </w:r>
      <w:r w:rsidR="002B3C71" w:rsidRPr="00591686">
        <w:rPr>
          <w:rFonts w:ascii="Times New Roman" w:eastAsiaTheme="minorEastAsia" w:hAnsi="Times New Roman" w:cs="Times New Roman"/>
          <w:sz w:val="20"/>
          <w:szCs w:val="20"/>
        </w:rPr>
        <w:t xml:space="preserve"> to </w:t>
      </w:r>
      <w:r w:rsidR="006074AC">
        <w:rPr>
          <w:rFonts w:ascii="Times New Roman" w:eastAsiaTheme="minorEastAsia" w:hAnsi="Times New Roman" w:cs="Times New Roman"/>
          <w:sz w:val="20"/>
          <w:szCs w:val="20"/>
        </w:rPr>
        <w:t>a</w:t>
      </w:r>
      <w:r w:rsidR="002B3C71" w:rsidRPr="00591686">
        <w:rPr>
          <w:rFonts w:ascii="Times New Roman" w:eastAsiaTheme="minorEastAsia" w:hAnsi="Times New Roman" w:cs="Times New Roman"/>
          <w:sz w:val="20"/>
          <w:szCs w:val="20"/>
        </w:rPr>
        <w:t xml:space="preserve"> positive density</w:t>
      </w:r>
      <w:r w:rsidR="00515059" w:rsidRPr="00591686">
        <w:rPr>
          <w:rFonts w:ascii="Times New Roman" w:eastAsiaTheme="minorEastAsia" w:hAnsi="Times New Roman" w:cs="Times New Roman"/>
          <w:sz w:val="20"/>
          <w:szCs w:val="20"/>
        </w:rPr>
        <w:t xml:space="preserve">, </w:t>
      </w:r>
      <w:r w:rsidR="00396E92" w:rsidRPr="00591686">
        <w:rPr>
          <w:rFonts w:ascii="Times New Roman" w:eastAsiaTheme="minorEastAsia" w:hAnsi="Times New Roman" w:cs="Times New Roman"/>
          <w:sz w:val="20"/>
          <w:szCs w:val="20"/>
        </w:rPr>
        <w:t>leading to an undefined objective value</w:t>
      </w:r>
      <w:r w:rsidR="00515059"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in situations where data resolution is </w:t>
      </w:r>
      <w:r w:rsidR="003E7576" w:rsidRPr="00591686">
        <w:rPr>
          <w:rFonts w:ascii="Times New Roman" w:eastAsiaTheme="minorEastAsia" w:hAnsi="Times New Roman" w:cs="Times New Roman"/>
          <w:sz w:val="20"/>
          <w:szCs w:val="20"/>
        </w:rPr>
        <w:t xml:space="preserve">very </w:t>
      </w:r>
      <w:r w:rsidRPr="00591686">
        <w:rPr>
          <w:rFonts w:ascii="Times New Roman" w:eastAsiaTheme="minorEastAsia" w:hAnsi="Times New Roman" w:cs="Times New Roman"/>
          <w:sz w:val="20"/>
          <w:szCs w:val="20"/>
        </w:rPr>
        <w:t xml:space="preserve">low and initial parameters are rather far from the optimal parameters. </w:t>
      </w:r>
      <w:r w:rsidR="00515059" w:rsidRPr="00591686">
        <w:rPr>
          <w:rFonts w:ascii="Times New Roman" w:eastAsiaTheme="minorEastAsia" w:hAnsi="Times New Roman" w:cs="Times New Roman"/>
          <w:sz w:val="20"/>
          <w:szCs w:val="20"/>
        </w:rPr>
        <w:t xml:space="preserve">To inspect this, </w:t>
      </w:r>
      <w:r w:rsidRPr="00591686">
        <w:rPr>
          <w:rFonts w:ascii="Times New Roman" w:eastAsiaTheme="minorEastAsia" w:hAnsi="Times New Roman" w:cs="Times New Roman"/>
          <w:sz w:val="20"/>
          <w:szCs w:val="20"/>
        </w:rPr>
        <w:t xml:space="preserve">the package </w:t>
      </w:r>
      <w:r w:rsidR="00515059" w:rsidRPr="00591686">
        <w:rPr>
          <w:rFonts w:ascii="Times New Roman" w:eastAsiaTheme="minorEastAsia" w:hAnsi="Times New Roman" w:cs="Times New Roman"/>
          <w:sz w:val="20"/>
          <w:szCs w:val="20"/>
        </w:rPr>
        <w:t>attempts</w:t>
      </w:r>
      <w:r w:rsidRPr="00591686">
        <w:rPr>
          <w:rFonts w:ascii="Times New Roman" w:eastAsiaTheme="minorEastAsia" w:hAnsi="Times New Roman" w:cs="Times New Roman"/>
          <w:sz w:val="20"/>
          <w:szCs w:val="20"/>
        </w:rPr>
        <w:t xml:space="preserve"> to find some starter parameter values</w:t>
      </w:r>
      <w:r w:rsidR="00515059" w:rsidRPr="00591686">
        <w:rPr>
          <w:rFonts w:ascii="Times New Roman" w:eastAsiaTheme="minorEastAsia" w:hAnsi="Times New Roman" w:cs="Times New Roman"/>
          <w:sz w:val="20"/>
          <w:szCs w:val="20"/>
        </w:rPr>
        <w:t xml:space="preserve"> in the vicinity of the Euler solution </w:t>
      </w:r>
      <w:r w:rsidR="001326F6" w:rsidRPr="00591686">
        <w:rPr>
          <w:rFonts w:ascii="Times New Roman" w:eastAsiaTheme="minorEastAsia" w:hAnsi="Times New Roman" w:cs="Times New Roman"/>
          <w:sz w:val="20"/>
          <w:szCs w:val="20"/>
        </w:rPr>
        <w:t>o</w:t>
      </w:r>
      <w:r w:rsidR="00515059" w:rsidRPr="00591686">
        <w:rPr>
          <w:rFonts w:ascii="Times New Roman" w:eastAsiaTheme="minorEastAsia" w:hAnsi="Times New Roman" w:cs="Times New Roman"/>
          <w:sz w:val="20"/>
          <w:szCs w:val="20"/>
        </w:rPr>
        <w:t>btained in the first phase,</w:t>
      </w:r>
      <w:r w:rsidR="004D3FD8"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which we call </w:t>
      </w:r>
      <w:r w:rsidRPr="00591686">
        <w:rPr>
          <w:rFonts w:ascii="Segoe UI" w:hAnsi="Segoe UI" w:cs="Segoe UI"/>
          <w:i/>
          <w:iCs/>
          <w:color w:val="0D0D0D"/>
          <w:shd w:val="clear" w:color="auto" w:fill="FFFFFF"/>
        </w:rPr>
        <w:t>'</w:t>
      </w:r>
      <w:r w:rsidRPr="00591686">
        <w:rPr>
          <w:rFonts w:ascii="Times New Roman" w:hAnsi="Times New Roman" w:cs="Times New Roman"/>
          <w:i/>
          <w:iCs/>
          <w:sz w:val="20"/>
          <w:szCs w:val="20"/>
        </w:rPr>
        <w:t>legitimate points</w:t>
      </w:r>
      <w:r w:rsidRPr="00591686">
        <w:rPr>
          <w:rFonts w:ascii="Segoe UI" w:hAnsi="Segoe UI" w:cs="Segoe UI"/>
          <w:i/>
          <w:iCs/>
          <w:color w:val="0D0D0D"/>
          <w:shd w:val="clear" w:color="auto" w:fill="FFFFFF"/>
        </w:rPr>
        <w:t>'</w:t>
      </w:r>
      <w:r w:rsidRPr="00591686">
        <w:rPr>
          <w:rFonts w:ascii="Times New Roman" w:hAnsi="Times New Roman" w:cs="Times New Roman"/>
          <w:sz w:val="20"/>
          <w:szCs w:val="20"/>
        </w:rPr>
        <w:t xml:space="preserve">, where the objective function is defined. </w:t>
      </w:r>
      <w:r w:rsidR="00396E92" w:rsidRPr="00591686">
        <w:rPr>
          <w:rFonts w:ascii="Times New Roman" w:hAnsi="Times New Roman" w:cs="Times New Roman"/>
          <w:sz w:val="20"/>
          <w:szCs w:val="20"/>
        </w:rPr>
        <w:t xml:space="preserve">The function </w:t>
      </w:r>
      <w:proofErr w:type="spellStart"/>
      <w:r w:rsidR="00396E92" w:rsidRPr="00591686">
        <w:rPr>
          <w:rFonts w:ascii="Consolas" w:eastAsia="Times New Roman" w:hAnsi="Consolas" w:cs="Times New Roman"/>
          <w:color w:val="000000" w:themeColor="text1"/>
          <w:sz w:val="20"/>
          <w:szCs w:val="20"/>
        </w:rPr>
        <w:t>legitimate_points</w:t>
      </w:r>
      <w:proofErr w:type="spellEnd"/>
      <w:r w:rsidR="00396E92" w:rsidRPr="00591686">
        <w:rPr>
          <w:rFonts w:ascii="Times New Roman" w:hAnsi="Times New Roman" w:cs="Times New Roman"/>
          <w:sz w:val="20"/>
          <w:szCs w:val="20"/>
        </w:rPr>
        <w:t xml:space="preserve"> is responsible for this</w:t>
      </w:r>
      <w:r w:rsidR="00BD00D7" w:rsidRPr="00591686">
        <w:rPr>
          <w:rFonts w:ascii="Times New Roman" w:hAnsi="Times New Roman" w:cs="Times New Roman"/>
          <w:sz w:val="20"/>
          <w:szCs w:val="20"/>
        </w:rPr>
        <w:t xml:space="preserve"> task</w:t>
      </w:r>
      <w:r w:rsidR="00396E92" w:rsidRPr="00591686">
        <w:rPr>
          <w:rFonts w:ascii="Times New Roman" w:hAnsi="Times New Roman" w:cs="Times New Roman"/>
          <w:sz w:val="20"/>
          <w:szCs w:val="20"/>
        </w:rPr>
        <w:t>. The challenge</w:t>
      </w:r>
      <w:r w:rsidR="00BD00D7" w:rsidRPr="00591686">
        <w:rPr>
          <w:rFonts w:ascii="Times New Roman" w:hAnsi="Times New Roman" w:cs="Times New Roman"/>
          <w:sz w:val="20"/>
          <w:szCs w:val="20"/>
        </w:rPr>
        <w:t xml:space="preserve"> lies in</w:t>
      </w:r>
      <w:r w:rsidR="00396E92" w:rsidRPr="00591686">
        <w:rPr>
          <w:rFonts w:ascii="Times New Roman" w:hAnsi="Times New Roman" w:cs="Times New Roman"/>
          <w:sz w:val="20"/>
          <w:szCs w:val="20"/>
        </w:rPr>
        <w:t xml:space="preserve"> find</w:t>
      </w:r>
      <w:r w:rsidR="00BD00D7" w:rsidRPr="00591686">
        <w:rPr>
          <w:rFonts w:ascii="Times New Roman" w:hAnsi="Times New Roman" w:cs="Times New Roman"/>
          <w:sz w:val="20"/>
          <w:szCs w:val="20"/>
        </w:rPr>
        <w:t>ing the</w:t>
      </w:r>
      <w:r w:rsidR="00396E92" w:rsidRPr="00591686">
        <w:rPr>
          <w:rFonts w:ascii="Times New Roman" w:hAnsi="Times New Roman" w:cs="Times New Roman"/>
          <w:sz w:val="20"/>
          <w:szCs w:val="20"/>
        </w:rPr>
        <w:t xml:space="preserve"> first legitimate point. </w:t>
      </w:r>
      <w:r w:rsidR="00BD00D7" w:rsidRPr="00591686">
        <w:rPr>
          <w:rFonts w:ascii="Times New Roman" w:hAnsi="Times New Roman" w:cs="Times New Roman"/>
          <w:sz w:val="20"/>
          <w:szCs w:val="20"/>
        </w:rPr>
        <w:t>Therefore</w:t>
      </w:r>
      <w:r w:rsidR="00396E92" w:rsidRPr="00591686">
        <w:rPr>
          <w:rFonts w:ascii="Times New Roman" w:hAnsi="Times New Roman" w:cs="Times New Roman"/>
          <w:sz w:val="20"/>
          <w:szCs w:val="20"/>
        </w:rPr>
        <w:t xml:space="preserve">, whether or not the package is able to tackle </w:t>
      </w:r>
      <w:proofErr w:type="spellStart"/>
      <w:r w:rsidR="00396E92" w:rsidRPr="00591686">
        <w:rPr>
          <w:rFonts w:ascii="Times New Roman" w:hAnsi="Times New Roman" w:cs="Times New Roman"/>
          <w:sz w:val="20"/>
          <w:szCs w:val="20"/>
        </w:rPr>
        <w:t>Hermite</w:t>
      </w:r>
      <w:proofErr w:type="spellEnd"/>
      <w:r w:rsidR="00396E92" w:rsidRPr="00591686">
        <w:rPr>
          <w:rFonts w:ascii="Times New Roman" w:hAnsi="Times New Roman" w:cs="Times New Roman"/>
          <w:sz w:val="20"/>
          <w:szCs w:val="20"/>
        </w:rPr>
        <w:t xml:space="preserve"> reconstruction boils</w:t>
      </w:r>
      <w:r w:rsidR="0086523D" w:rsidRPr="00591686">
        <w:rPr>
          <w:rFonts w:ascii="Times New Roman" w:hAnsi="Times New Roman" w:cs="Times New Roman"/>
          <w:sz w:val="20"/>
          <w:szCs w:val="20"/>
        </w:rPr>
        <w:t xml:space="preserve">, </w:t>
      </w:r>
      <w:r w:rsidR="0063705D" w:rsidRPr="00591686">
        <w:rPr>
          <w:rFonts w:ascii="Times New Roman" w:hAnsi="Times New Roman" w:cs="Times New Roman"/>
          <w:sz w:val="20"/>
          <w:szCs w:val="20"/>
        </w:rPr>
        <w:t>primarily</w:t>
      </w:r>
      <w:r w:rsidR="0086523D" w:rsidRPr="00591686">
        <w:rPr>
          <w:rFonts w:ascii="Times New Roman" w:hAnsi="Times New Roman" w:cs="Times New Roman"/>
          <w:sz w:val="20"/>
          <w:szCs w:val="20"/>
        </w:rPr>
        <w:t>,</w:t>
      </w:r>
      <w:r w:rsidR="00396E92" w:rsidRPr="00591686">
        <w:rPr>
          <w:rFonts w:ascii="Times New Roman" w:hAnsi="Times New Roman" w:cs="Times New Roman"/>
          <w:sz w:val="20"/>
          <w:szCs w:val="20"/>
        </w:rPr>
        <w:t xml:space="preserve"> down to finding </w:t>
      </w:r>
      <w:r w:rsidR="00BD00D7" w:rsidRPr="00591686">
        <w:rPr>
          <w:rFonts w:ascii="Times New Roman" w:hAnsi="Times New Roman" w:cs="Times New Roman"/>
          <w:sz w:val="20"/>
          <w:szCs w:val="20"/>
        </w:rPr>
        <w:t>this first</w:t>
      </w:r>
      <w:r w:rsidR="00396E92" w:rsidRPr="00591686">
        <w:rPr>
          <w:rFonts w:ascii="Times New Roman" w:hAnsi="Times New Roman" w:cs="Times New Roman"/>
          <w:sz w:val="20"/>
          <w:szCs w:val="20"/>
        </w:rPr>
        <w:t xml:space="preserve"> legitimate point</w:t>
      </w:r>
      <w:r w:rsidR="00A022C0" w:rsidRPr="00591686">
        <w:rPr>
          <w:rFonts w:ascii="Times New Roman" w:hAnsi="Times New Roman" w:cs="Times New Roman"/>
          <w:sz w:val="20"/>
          <w:szCs w:val="20"/>
        </w:rPr>
        <w:t xml:space="preserve"> (</w:t>
      </w:r>
      <w:r w:rsidR="00267FC7" w:rsidRPr="00591686">
        <w:rPr>
          <w:rFonts w:ascii="Times New Roman" w:hAnsi="Times New Roman" w:cs="Times New Roman"/>
          <w:sz w:val="20"/>
          <w:szCs w:val="20"/>
        </w:rPr>
        <w:t xml:space="preserve">a </w:t>
      </w:r>
      <w:r w:rsidR="00A022C0" w:rsidRPr="00591686">
        <w:rPr>
          <w:rFonts w:ascii="Times New Roman" w:hAnsi="Times New Roman" w:cs="Times New Roman"/>
          <w:sz w:val="20"/>
          <w:szCs w:val="20"/>
        </w:rPr>
        <w:t>feasibility problem)</w:t>
      </w:r>
      <w:r w:rsidR="00396E92" w:rsidRPr="00591686">
        <w:rPr>
          <w:rFonts w:ascii="Times New Roman" w:hAnsi="Times New Roman" w:cs="Times New Roman"/>
          <w:sz w:val="20"/>
          <w:szCs w:val="20"/>
        </w:rPr>
        <w:t xml:space="preserve">. If the package can find </w:t>
      </w:r>
      <w:r w:rsidR="00F558B2" w:rsidRPr="00591686">
        <w:rPr>
          <w:rFonts w:ascii="Times New Roman" w:hAnsi="Times New Roman" w:cs="Times New Roman"/>
          <w:sz w:val="20"/>
          <w:szCs w:val="20"/>
        </w:rPr>
        <w:t>it</w:t>
      </w:r>
      <w:r w:rsidR="00396E92" w:rsidRPr="00591686">
        <w:rPr>
          <w:rFonts w:ascii="Times New Roman" w:hAnsi="Times New Roman" w:cs="Times New Roman"/>
          <w:sz w:val="20"/>
          <w:szCs w:val="20"/>
        </w:rPr>
        <w:t>, then</w:t>
      </w:r>
      <w:r w:rsidR="00F558B2" w:rsidRPr="00591686">
        <w:rPr>
          <w:rFonts w:ascii="Times New Roman" w:hAnsi="Times New Roman" w:cs="Times New Roman"/>
          <w:sz w:val="20"/>
          <w:szCs w:val="20"/>
        </w:rPr>
        <w:t xml:space="preserve"> the problem is</w:t>
      </w:r>
      <w:r w:rsidR="00396E92" w:rsidRPr="00591686">
        <w:rPr>
          <w:rFonts w:ascii="Times New Roman" w:hAnsi="Times New Roman" w:cs="Times New Roman"/>
          <w:sz w:val="20"/>
          <w:szCs w:val="20"/>
        </w:rPr>
        <w:t xml:space="preserve"> </w:t>
      </w:r>
      <w:r w:rsidR="009F1E5E" w:rsidRPr="00591686">
        <w:rPr>
          <w:rFonts w:ascii="Times New Roman" w:hAnsi="Times New Roman" w:cs="Times New Roman"/>
          <w:sz w:val="20"/>
          <w:szCs w:val="20"/>
        </w:rPr>
        <w:t xml:space="preserve">often </w:t>
      </w:r>
      <w:r w:rsidR="00396E92" w:rsidRPr="00591686">
        <w:rPr>
          <w:rFonts w:ascii="Times New Roman" w:hAnsi="Times New Roman" w:cs="Times New Roman"/>
          <w:sz w:val="20"/>
          <w:szCs w:val="20"/>
        </w:rPr>
        <w:t>tractable</w:t>
      </w:r>
      <w:r w:rsidR="00F558B2" w:rsidRPr="00591686">
        <w:rPr>
          <w:rFonts w:ascii="Times New Roman" w:hAnsi="Times New Roman" w:cs="Times New Roman"/>
          <w:sz w:val="20"/>
          <w:szCs w:val="20"/>
        </w:rPr>
        <w:t>;</w:t>
      </w:r>
      <w:r w:rsidR="00396E92" w:rsidRPr="00591686">
        <w:rPr>
          <w:rFonts w:ascii="Times New Roman" w:hAnsi="Times New Roman" w:cs="Times New Roman"/>
          <w:sz w:val="20"/>
          <w:szCs w:val="20"/>
        </w:rPr>
        <w:t xml:space="preserve"> otherwise</w:t>
      </w:r>
      <w:r w:rsidR="00F558B2" w:rsidRPr="00591686">
        <w:rPr>
          <w:rFonts w:ascii="Times New Roman" w:hAnsi="Times New Roman" w:cs="Times New Roman"/>
          <w:sz w:val="20"/>
          <w:szCs w:val="20"/>
        </w:rPr>
        <w:t>,</w:t>
      </w:r>
      <w:r w:rsidR="00396E92" w:rsidRPr="00591686">
        <w:rPr>
          <w:rFonts w:ascii="Times New Roman" w:hAnsi="Times New Roman" w:cs="Times New Roman"/>
          <w:sz w:val="20"/>
          <w:szCs w:val="20"/>
        </w:rPr>
        <w:t xml:space="preserve"> the problem is </w:t>
      </w:r>
      <w:r w:rsidR="00F558B2" w:rsidRPr="00591686">
        <w:rPr>
          <w:rFonts w:ascii="Times New Roman" w:hAnsi="Times New Roman" w:cs="Times New Roman"/>
          <w:sz w:val="20"/>
          <w:szCs w:val="20"/>
        </w:rPr>
        <w:t xml:space="preserve">considered </w:t>
      </w:r>
      <w:r w:rsidR="00396E92" w:rsidRPr="00591686">
        <w:rPr>
          <w:rFonts w:ascii="Times New Roman" w:hAnsi="Times New Roman" w:cs="Times New Roman"/>
          <w:sz w:val="20"/>
          <w:szCs w:val="20"/>
        </w:rPr>
        <w:t>intractable based on the modeling strategy adopted</w:t>
      </w:r>
      <w:r w:rsidR="009A79D6" w:rsidRPr="00591686">
        <w:rPr>
          <w:rFonts w:ascii="Times New Roman" w:hAnsi="Times New Roman" w:cs="Times New Roman"/>
          <w:sz w:val="20"/>
          <w:szCs w:val="20"/>
        </w:rPr>
        <w:t xml:space="preserve"> (</w:t>
      </w:r>
      <w:r w:rsidR="00267FC7" w:rsidRPr="00591686">
        <w:rPr>
          <w:rFonts w:ascii="Times New Roman" w:hAnsi="Times New Roman" w:cs="Times New Roman"/>
          <w:sz w:val="20"/>
          <w:szCs w:val="20"/>
        </w:rPr>
        <w:t xml:space="preserve">although </w:t>
      </w:r>
      <w:r w:rsidR="009A79D6" w:rsidRPr="00591686">
        <w:rPr>
          <w:rFonts w:ascii="Times New Roman" w:hAnsi="Times New Roman" w:cs="Times New Roman"/>
          <w:sz w:val="20"/>
          <w:szCs w:val="20"/>
        </w:rPr>
        <w:t xml:space="preserve">the package might </w:t>
      </w:r>
      <w:r w:rsidR="00267FC7" w:rsidRPr="00591686">
        <w:rPr>
          <w:rFonts w:ascii="Times New Roman" w:hAnsi="Times New Roman" w:cs="Times New Roman"/>
          <w:sz w:val="20"/>
          <w:szCs w:val="20"/>
        </w:rPr>
        <w:t>take</w:t>
      </w:r>
      <w:r w:rsidR="009A79D6" w:rsidRPr="00591686">
        <w:rPr>
          <w:rFonts w:ascii="Times New Roman" w:hAnsi="Times New Roman" w:cs="Times New Roman"/>
          <w:sz w:val="20"/>
          <w:szCs w:val="20"/>
        </w:rPr>
        <w:t xml:space="preserve"> a while to find the first legitimate solution</w:t>
      </w:r>
      <w:r w:rsidR="00267FC7" w:rsidRPr="00591686">
        <w:rPr>
          <w:rFonts w:ascii="Times New Roman" w:hAnsi="Times New Roman" w:cs="Times New Roman"/>
          <w:sz w:val="20"/>
          <w:szCs w:val="20"/>
        </w:rPr>
        <w:t>, subsequent ones</w:t>
      </w:r>
      <w:r w:rsidR="009A79D6" w:rsidRPr="00591686">
        <w:rPr>
          <w:rFonts w:ascii="Times New Roman" w:hAnsi="Times New Roman" w:cs="Times New Roman"/>
          <w:sz w:val="20"/>
          <w:szCs w:val="20"/>
        </w:rPr>
        <w:t xml:space="preserve"> will be found faster)</w:t>
      </w:r>
      <w:r w:rsidR="00396E92" w:rsidRPr="00591686">
        <w:rPr>
          <w:rFonts w:ascii="Times New Roman" w:hAnsi="Times New Roman" w:cs="Times New Roman"/>
          <w:sz w:val="20"/>
          <w:szCs w:val="20"/>
        </w:rPr>
        <w:t>.</w:t>
      </w:r>
      <w:r w:rsidR="00EB4737" w:rsidRPr="00591686">
        <w:rPr>
          <w:rFonts w:ascii="Times New Roman" w:hAnsi="Times New Roman" w:cs="Times New Roman"/>
          <w:sz w:val="20"/>
          <w:szCs w:val="20"/>
        </w:rPr>
        <w:t xml:space="preserve"> If the former occurs, the package uses the legitimate points first</w:t>
      </w:r>
      <w:r w:rsidR="00F630FA" w:rsidRPr="00591686">
        <w:rPr>
          <w:rFonts w:ascii="Times New Roman" w:hAnsi="Times New Roman" w:cs="Times New Roman"/>
          <w:sz w:val="20"/>
          <w:szCs w:val="20"/>
        </w:rPr>
        <w:t xml:space="preserve"> and</w:t>
      </w:r>
      <w:r w:rsidR="00EB4737" w:rsidRPr="00591686">
        <w:rPr>
          <w:rFonts w:ascii="Times New Roman" w:hAnsi="Times New Roman" w:cs="Times New Roman"/>
          <w:sz w:val="20"/>
          <w:szCs w:val="20"/>
        </w:rPr>
        <w:t xml:space="preserve"> </w:t>
      </w:r>
      <w:r w:rsidR="00E67B67">
        <w:rPr>
          <w:rFonts w:ascii="Times New Roman" w:hAnsi="Times New Roman" w:cs="Times New Roman"/>
          <w:sz w:val="20"/>
          <w:szCs w:val="20"/>
        </w:rPr>
        <w:t>implement</w:t>
      </w:r>
      <w:r w:rsidR="00EB4737" w:rsidRPr="00591686">
        <w:rPr>
          <w:rFonts w:ascii="Times New Roman" w:hAnsi="Times New Roman" w:cs="Times New Roman"/>
          <w:sz w:val="20"/>
          <w:szCs w:val="20"/>
        </w:rPr>
        <w:t xml:space="preserve">s a surrogate optimization for a very short time. Surrogate optimization </w:t>
      </w:r>
      <w:r w:rsidR="00F630FA" w:rsidRPr="00591686">
        <w:rPr>
          <w:rFonts w:ascii="Times New Roman" w:hAnsi="Times New Roman" w:cs="Times New Roman"/>
          <w:sz w:val="20"/>
          <w:szCs w:val="20"/>
        </w:rPr>
        <w:t>is a technique used to optimize complex, computationally expensive, black-box, or undefined objective functions by replacing them with simpler surrogate models that approximate their behavior</w:t>
      </w:r>
      <w:r w:rsidR="00FC0ECC">
        <w:rPr>
          <w:rFonts w:ascii="Times New Roman" w:hAnsi="Times New Roman" w:cs="Times New Roman"/>
          <w:sz w:val="20"/>
          <w:szCs w:val="20"/>
        </w:rPr>
        <w:t xml:space="preserve"> </w:t>
      </w:r>
      <w:r w:rsidR="00FC0ECC">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&lt;EndNote&gt;&lt;Cite&gt;&lt;Author&gt;Koziel&lt;/Author&gt;&lt;Year&gt;2013&lt;/Year&gt;&lt;RecNum&gt;91&lt;/RecNum&gt;&lt;DisplayText&gt;(Koziel and Leifsson 2013)&lt;/DisplayText&gt;&lt;record&gt;&lt;rec-number&gt;91&lt;/rec-number&gt;&lt;foreign-keys&gt;&lt;key app="EN" db-id="sadv2x5z6w0asfefwau5e0ah92xsaz9p5fz9" timestamp="1716647946"&gt;91&lt;/key&gt;&lt;/foreign-keys&gt;&lt;ref-type name="Book"&gt;6&lt;/ref-type&gt;&lt;contributors&gt;&lt;authors&gt;&lt;author&gt;Koziel, Slawomir&lt;/author&gt;&lt;author&gt;Leifsson, Leifur&lt;/author&gt;&lt;/authors&gt;&lt;/contributors&gt;&lt;titles&gt;&lt;title&gt;Surrogate-based modeling and optimization&lt;/title&gt;&lt;/titles&gt;&lt;dates&gt;&lt;year&gt;2013&lt;/year&gt;&lt;/dates&gt;&lt;publisher&gt;Springer&lt;/publisher&gt;&lt;isbn&gt;1461475511&lt;/isbn&gt;&lt;urls&gt;&lt;/urls&gt;&lt;/record&gt;&lt;/Cite&gt;&lt;/EndNote&gt;</w:instrText>
      </w:r>
      <w:r w:rsidR="00FC0ECC">
        <w:rPr>
          <w:rFonts w:ascii="Times New Roman" w:hAnsi="Times New Roman" w:cs="Times New Roman"/>
          <w:sz w:val="20"/>
          <w:szCs w:val="20"/>
        </w:rPr>
        <w:fldChar w:fldCharType="separate"/>
      </w:r>
      <w:r w:rsidR="00FC0ECC">
        <w:rPr>
          <w:rFonts w:ascii="Times New Roman" w:hAnsi="Times New Roman" w:cs="Times New Roman"/>
          <w:noProof/>
          <w:sz w:val="20"/>
          <w:szCs w:val="20"/>
        </w:rPr>
        <w:t>(Koziel and Leifsson 2013)</w:t>
      </w:r>
      <w:r w:rsidR="00FC0ECC">
        <w:rPr>
          <w:rFonts w:ascii="Times New Roman" w:hAnsi="Times New Roman" w:cs="Times New Roman"/>
          <w:sz w:val="20"/>
          <w:szCs w:val="20"/>
        </w:rPr>
        <w:fldChar w:fldCharType="end"/>
      </w:r>
      <w:r w:rsidR="00F630FA" w:rsidRPr="00591686">
        <w:rPr>
          <w:rFonts w:ascii="Times New Roman" w:hAnsi="Times New Roman" w:cs="Times New Roman"/>
          <w:sz w:val="20"/>
          <w:szCs w:val="20"/>
        </w:rPr>
        <w:t xml:space="preserve">. </w:t>
      </w:r>
      <w:r w:rsidR="007965B7">
        <w:rPr>
          <w:rFonts w:ascii="Times New Roman" w:hAnsi="Times New Roman" w:cs="Times New Roman"/>
          <w:sz w:val="20"/>
          <w:szCs w:val="20"/>
        </w:rPr>
        <w:t>Note that surrogate optimization is not among the optimization s</w:t>
      </w:r>
      <w:r w:rsidR="00FC0ECC">
        <w:rPr>
          <w:rFonts w:ascii="Times New Roman" w:hAnsi="Times New Roman" w:cs="Times New Roman"/>
          <w:sz w:val="20"/>
          <w:szCs w:val="20"/>
        </w:rPr>
        <w:t>o</w:t>
      </w:r>
      <w:r w:rsidR="007965B7">
        <w:rPr>
          <w:rFonts w:ascii="Times New Roman" w:hAnsi="Times New Roman" w:cs="Times New Roman"/>
          <w:sz w:val="20"/>
          <w:szCs w:val="20"/>
        </w:rPr>
        <w:t>lvers you can use, rather it is an internal</w:t>
      </w:r>
      <w:r w:rsidR="00FC0ECC">
        <w:rPr>
          <w:rFonts w:ascii="Times New Roman" w:hAnsi="Times New Roman" w:cs="Times New Roman"/>
          <w:sz w:val="20"/>
          <w:szCs w:val="20"/>
        </w:rPr>
        <w:t xml:space="preserve"> optimization which is </w:t>
      </w:r>
      <w:r w:rsidR="007A354E">
        <w:rPr>
          <w:rFonts w:ascii="Times New Roman" w:hAnsi="Times New Roman" w:cs="Times New Roman"/>
          <w:sz w:val="20"/>
          <w:szCs w:val="20"/>
        </w:rPr>
        <w:t>performed solely</w:t>
      </w:r>
      <w:r w:rsidR="00FC0ECC">
        <w:rPr>
          <w:rFonts w:ascii="Times New Roman" w:hAnsi="Times New Roman" w:cs="Times New Roman"/>
          <w:sz w:val="20"/>
          <w:szCs w:val="20"/>
        </w:rPr>
        <w:t xml:space="preserve"> by the package.</w:t>
      </w:r>
      <w:r w:rsidR="007965B7">
        <w:rPr>
          <w:rFonts w:ascii="Times New Roman" w:hAnsi="Times New Roman" w:cs="Times New Roman"/>
          <w:sz w:val="20"/>
          <w:szCs w:val="20"/>
        </w:rPr>
        <w:t xml:space="preserve"> </w:t>
      </w:r>
      <w:r w:rsidR="00F630FA" w:rsidRPr="00591686">
        <w:rPr>
          <w:rFonts w:ascii="Times New Roman" w:hAnsi="Times New Roman" w:cs="Times New Roman"/>
          <w:sz w:val="20"/>
          <w:szCs w:val="20"/>
        </w:rPr>
        <w:t>Surrogate optimization then gives us a solution</w:t>
      </w:r>
      <w:r w:rsidR="0063705D" w:rsidRPr="00591686">
        <w:rPr>
          <w:rFonts w:ascii="Times New Roman" w:hAnsi="Times New Roman" w:cs="Times New Roman"/>
          <w:sz w:val="20"/>
          <w:szCs w:val="20"/>
        </w:rPr>
        <w:t>. If surrogate optimization</w:t>
      </w:r>
      <w:r w:rsidR="008956DA" w:rsidRPr="00591686">
        <w:rPr>
          <w:rFonts w:ascii="Times New Roman" w:hAnsi="Times New Roman" w:cs="Times New Roman"/>
          <w:sz w:val="20"/>
          <w:szCs w:val="20"/>
        </w:rPr>
        <w:t xml:space="preserve"> find</w:t>
      </w:r>
      <w:r w:rsidR="005E2135" w:rsidRPr="00591686">
        <w:rPr>
          <w:rFonts w:ascii="Times New Roman" w:hAnsi="Times New Roman" w:cs="Times New Roman"/>
          <w:sz w:val="20"/>
          <w:szCs w:val="20"/>
        </w:rPr>
        <w:t>s</w:t>
      </w:r>
      <w:r w:rsidR="008956DA" w:rsidRPr="00591686">
        <w:rPr>
          <w:rFonts w:ascii="Times New Roman" w:hAnsi="Times New Roman" w:cs="Times New Roman"/>
          <w:sz w:val="20"/>
          <w:szCs w:val="20"/>
        </w:rPr>
        <w:t xml:space="preserve"> a solution better than all legitimate solutions</w:t>
      </w:r>
      <w:r w:rsidR="005D1FB9" w:rsidRPr="00591686">
        <w:rPr>
          <w:rFonts w:ascii="Times New Roman" w:hAnsi="Times New Roman" w:cs="Times New Roman"/>
          <w:sz w:val="20"/>
          <w:szCs w:val="20"/>
        </w:rPr>
        <w:t xml:space="preserve"> (</w:t>
      </w:r>
      <w:r w:rsidR="005E2135" w:rsidRPr="00591686">
        <w:rPr>
          <w:rFonts w:ascii="Times New Roman" w:hAnsi="Times New Roman" w:cs="Times New Roman"/>
          <w:sz w:val="20"/>
          <w:szCs w:val="20"/>
        </w:rPr>
        <w:t>indicated by a message in the</w:t>
      </w:r>
      <w:r w:rsidR="005D1FB9" w:rsidRPr="00591686">
        <w:rPr>
          <w:rFonts w:ascii="Times New Roman" w:hAnsi="Times New Roman" w:cs="Times New Roman"/>
          <w:sz w:val="20"/>
          <w:szCs w:val="20"/>
        </w:rPr>
        <w:t xml:space="preserve"> command window)</w:t>
      </w:r>
      <w:r w:rsidR="0063705D" w:rsidRPr="00591686">
        <w:rPr>
          <w:rFonts w:ascii="Times New Roman" w:hAnsi="Times New Roman" w:cs="Times New Roman"/>
          <w:sz w:val="20"/>
          <w:szCs w:val="20"/>
        </w:rPr>
        <w:t>, then the package seeks a further improvement</w:t>
      </w:r>
      <w:r w:rsidR="00870214" w:rsidRPr="00591686">
        <w:rPr>
          <w:rFonts w:ascii="Times New Roman" w:hAnsi="Times New Roman" w:cs="Times New Roman"/>
          <w:sz w:val="20"/>
          <w:szCs w:val="20"/>
        </w:rPr>
        <w:t xml:space="preserve"> starting from the surrogate solution,</w:t>
      </w:r>
      <w:r w:rsidR="0063705D" w:rsidRPr="00591686">
        <w:rPr>
          <w:rFonts w:ascii="Times New Roman" w:hAnsi="Times New Roman" w:cs="Times New Roman"/>
          <w:sz w:val="20"/>
          <w:szCs w:val="20"/>
        </w:rPr>
        <w:t xml:space="preserve"> using the solver chosen by the user which is either </w:t>
      </w:r>
      <w:proofErr w:type="spellStart"/>
      <w:r w:rsidR="0063705D" w:rsidRPr="00591686">
        <w:rPr>
          <w:rFonts w:ascii="Consolas" w:eastAsia="Times New Roman" w:hAnsi="Consolas" w:cs="Times New Roman"/>
          <w:sz w:val="20"/>
          <w:szCs w:val="20"/>
        </w:rPr>
        <w:t>fmincon</w:t>
      </w:r>
      <w:proofErr w:type="spellEnd"/>
      <w:r w:rsidR="0063705D" w:rsidRPr="00591686">
        <w:rPr>
          <w:rFonts w:ascii="Times New Roman" w:hAnsi="Times New Roman" w:cs="Times New Roman"/>
          <w:sz w:val="20"/>
          <w:szCs w:val="20"/>
        </w:rPr>
        <w:t xml:space="preserve"> </w:t>
      </w:r>
      <w:r w:rsidR="0063705D" w:rsidRPr="00591686">
        <w:rPr>
          <w:rFonts w:ascii="Times New Roman" w:hAnsi="Times New Roman" w:cs="Times New Roman"/>
          <w:sz w:val="20"/>
          <w:szCs w:val="20"/>
        </w:rPr>
        <w:lastRenderedPageBreak/>
        <w:t xml:space="preserve">(recommended) or </w:t>
      </w:r>
      <w:proofErr w:type="spellStart"/>
      <w:r w:rsidR="0063705D" w:rsidRPr="00591686">
        <w:rPr>
          <w:rFonts w:ascii="Consolas" w:eastAsia="Times New Roman" w:hAnsi="Consolas" w:cs="Times New Roman"/>
          <w:sz w:val="20"/>
          <w:szCs w:val="20"/>
        </w:rPr>
        <w:t>gwo</w:t>
      </w:r>
      <w:proofErr w:type="spellEnd"/>
      <w:r w:rsidR="0063705D" w:rsidRPr="00591686">
        <w:rPr>
          <w:rFonts w:ascii="Times New Roman" w:hAnsi="Times New Roman" w:cs="Times New Roman"/>
          <w:sz w:val="20"/>
          <w:szCs w:val="20"/>
        </w:rPr>
        <w:t>.</w:t>
      </w:r>
      <w:r w:rsidR="00870214" w:rsidRPr="00591686">
        <w:rPr>
          <w:rFonts w:ascii="Times New Roman" w:hAnsi="Times New Roman" w:cs="Times New Roman"/>
          <w:sz w:val="20"/>
          <w:szCs w:val="20"/>
        </w:rPr>
        <w:t xml:space="preserve"> Otherwise, the package tries to make progress using the legitimate solutions as starters.</w:t>
      </w:r>
      <w:r w:rsidR="0063705D" w:rsidRPr="00591686">
        <w:rPr>
          <w:rFonts w:ascii="Times New Roman" w:hAnsi="Times New Roman" w:cs="Times New Roman"/>
          <w:sz w:val="20"/>
          <w:szCs w:val="20"/>
        </w:rPr>
        <w:t xml:space="preserve"> </w:t>
      </w:r>
      <w:r w:rsidR="005E2135" w:rsidRPr="00591686">
        <w:rPr>
          <w:rFonts w:ascii="Times New Roman" w:hAnsi="Times New Roman" w:cs="Times New Roman"/>
          <w:sz w:val="20"/>
          <w:szCs w:val="20"/>
        </w:rPr>
        <w:t>However, if</w:t>
      </w:r>
      <w:r w:rsidR="0063705D" w:rsidRPr="00591686">
        <w:rPr>
          <w:rFonts w:ascii="Times New Roman" w:hAnsi="Times New Roman" w:cs="Times New Roman"/>
          <w:sz w:val="20"/>
          <w:szCs w:val="20"/>
        </w:rPr>
        <w:t xml:space="preserve"> the package either</w:t>
      </w:r>
      <w:r w:rsidR="005D1FB9" w:rsidRPr="00591686">
        <w:rPr>
          <w:rFonts w:ascii="Times New Roman" w:hAnsi="Times New Roman" w:cs="Times New Roman"/>
          <w:sz w:val="20"/>
          <w:szCs w:val="20"/>
        </w:rPr>
        <w:t xml:space="preserve"> fails to</w:t>
      </w:r>
      <w:r w:rsidR="0063705D" w:rsidRPr="00591686">
        <w:rPr>
          <w:rFonts w:ascii="Times New Roman" w:hAnsi="Times New Roman" w:cs="Times New Roman"/>
          <w:sz w:val="20"/>
          <w:szCs w:val="20"/>
        </w:rPr>
        <w:t xml:space="preserve"> find </w:t>
      </w:r>
      <w:r w:rsidR="00442EA4">
        <w:rPr>
          <w:rFonts w:ascii="Times New Roman" w:hAnsi="Times New Roman" w:cs="Times New Roman"/>
          <w:sz w:val="20"/>
          <w:szCs w:val="20"/>
        </w:rPr>
        <w:t xml:space="preserve">a first </w:t>
      </w:r>
      <w:r w:rsidR="0063705D" w:rsidRPr="00591686">
        <w:rPr>
          <w:rFonts w:ascii="Times New Roman" w:hAnsi="Times New Roman" w:cs="Times New Roman"/>
          <w:sz w:val="20"/>
          <w:szCs w:val="20"/>
        </w:rPr>
        <w:t xml:space="preserve">legitimate solution or </w:t>
      </w:r>
      <w:r w:rsidR="00405B2B">
        <w:rPr>
          <w:rFonts w:ascii="Times New Roman" w:hAnsi="Times New Roman" w:cs="Times New Roman"/>
          <w:sz w:val="20"/>
          <w:szCs w:val="20"/>
        </w:rPr>
        <w:t>consumes</w:t>
      </w:r>
      <w:r w:rsidR="00204208" w:rsidRPr="00591686">
        <w:rPr>
          <w:rFonts w:ascii="Times New Roman" w:hAnsi="Times New Roman" w:cs="Times New Roman"/>
          <w:sz w:val="20"/>
          <w:szCs w:val="20"/>
        </w:rPr>
        <w:t xml:space="preserve"> a </w:t>
      </w:r>
      <w:r w:rsidR="005E2135" w:rsidRPr="00591686">
        <w:rPr>
          <w:rFonts w:ascii="Times New Roman" w:hAnsi="Times New Roman" w:cs="Times New Roman"/>
          <w:sz w:val="20"/>
          <w:szCs w:val="20"/>
        </w:rPr>
        <w:t xml:space="preserve">considerable </w:t>
      </w:r>
      <w:r w:rsidR="00FA50B0">
        <w:rPr>
          <w:rFonts w:ascii="Times New Roman" w:hAnsi="Times New Roman" w:cs="Times New Roman"/>
          <w:sz w:val="20"/>
          <w:szCs w:val="20"/>
        </w:rPr>
        <w:t xml:space="preserve">amount of </w:t>
      </w:r>
      <w:r w:rsidR="00204208" w:rsidRPr="00591686">
        <w:rPr>
          <w:rFonts w:ascii="Times New Roman" w:hAnsi="Times New Roman" w:cs="Times New Roman"/>
          <w:sz w:val="20"/>
          <w:szCs w:val="20"/>
        </w:rPr>
        <w:t>time</w:t>
      </w:r>
      <w:r w:rsidR="00870214" w:rsidRPr="00591686">
        <w:rPr>
          <w:rFonts w:ascii="Times New Roman" w:hAnsi="Times New Roman" w:cs="Times New Roman"/>
          <w:sz w:val="20"/>
          <w:szCs w:val="20"/>
        </w:rPr>
        <w:t xml:space="preserve"> to do so</w:t>
      </w:r>
      <w:r w:rsidR="00AB4EE6">
        <w:rPr>
          <w:rFonts w:ascii="Times New Roman" w:hAnsi="Times New Roman" w:cs="Times New Roman"/>
          <w:sz w:val="20"/>
          <w:szCs w:val="20"/>
        </w:rPr>
        <w:t xml:space="preserve"> </w:t>
      </w:r>
      <w:r w:rsidR="00AB4EE6" w:rsidRPr="00591686">
        <w:rPr>
          <w:rFonts w:ascii="Times New Roman" w:hAnsi="Times New Roman" w:cs="Times New Roman"/>
          <w:sz w:val="20"/>
          <w:szCs w:val="20"/>
        </w:rPr>
        <w:t>(a message in the command window appears when a legitimate solution is found)</w:t>
      </w:r>
      <w:r w:rsidR="005E2135" w:rsidRPr="00591686">
        <w:rPr>
          <w:rFonts w:ascii="Times New Roman" w:hAnsi="Times New Roman" w:cs="Times New Roman"/>
          <w:sz w:val="20"/>
          <w:szCs w:val="20"/>
        </w:rPr>
        <w:t xml:space="preserve"> it suggests that</w:t>
      </w:r>
      <w:r w:rsidR="00870214" w:rsidRPr="00591686">
        <w:rPr>
          <w:rFonts w:ascii="Times New Roman" w:hAnsi="Times New Roman" w:cs="Times New Roman"/>
          <w:sz w:val="20"/>
          <w:szCs w:val="20"/>
        </w:rPr>
        <w:t xml:space="preserve"> the objective function is </w:t>
      </w:r>
      <w:r w:rsidR="005E2135" w:rsidRPr="00591686">
        <w:rPr>
          <w:rFonts w:ascii="Times New Roman" w:hAnsi="Times New Roman" w:cs="Times New Roman"/>
          <w:sz w:val="20"/>
          <w:szCs w:val="20"/>
        </w:rPr>
        <w:t>severely</w:t>
      </w:r>
      <w:r w:rsidR="00870214" w:rsidRPr="00591686">
        <w:rPr>
          <w:rFonts w:ascii="Times New Roman" w:hAnsi="Times New Roman" w:cs="Times New Roman"/>
          <w:sz w:val="20"/>
          <w:szCs w:val="20"/>
        </w:rPr>
        <w:t xml:space="preserve"> damaged</w:t>
      </w:r>
      <w:r w:rsidR="00AB4EE6">
        <w:rPr>
          <w:rFonts w:ascii="Times New Roman" w:hAnsi="Times New Roman" w:cs="Times New Roman"/>
          <w:sz w:val="20"/>
          <w:szCs w:val="20"/>
        </w:rPr>
        <w:t xml:space="preserve"> and the considered model is not reasonable</w:t>
      </w:r>
      <w:r w:rsidR="005E2135" w:rsidRPr="00591686">
        <w:rPr>
          <w:rFonts w:ascii="Times New Roman" w:hAnsi="Times New Roman" w:cs="Times New Roman"/>
          <w:sz w:val="20"/>
          <w:szCs w:val="20"/>
        </w:rPr>
        <w:t>. In such cases, it is advisable to consider changing the modeling strategy</w:t>
      </w:r>
      <w:r w:rsidR="000F2E92" w:rsidRPr="00591686">
        <w:rPr>
          <w:rFonts w:ascii="Times New Roman" w:hAnsi="Times New Roman" w:cs="Times New Roman"/>
          <w:sz w:val="20"/>
          <w:szCs w:val="20"/>
        </w:rPr>
        <w:t xml:space="preserve"> by trying simpler model</w:t>
      </w:r>
      <w:r w:rsidR="00AB4EE6">
        <w:rPr>
          <w:rFonts w:ascii="Times New Roman" w:hAnsi="Times New Roman" w:cs="Times New Roman"/>
          <w:sz w:val="20"/>
          <w:szCs w:val="20"/>
        </w:rPr>
        <w:t>s</w:t>
      </w:r>
      <w:r w:rsidR="000F2E92" w:rsidRPr="00591686">
        <w:rPr>
          <w:rFonts w:ascii="Times New Roman" w:hAnsi="Times New Roman" w:cs="Times New Roman"/>
          <w:sz w:val="20"/>
          <w:szCs w:val="20"/>
        </w:rPr>
        <w:t xml:space="preserve"> to data.</w:t>
      </w:r>
      <w:r w:rsidR="00C8620C">
        <w:rPr>
          <w:rFonts w:ascii="Times New Roman" w:hAnsi="Times New Roman" w:cs="Times New Roman"/>
          <w:sz w:val="20"/>
          <w:szCs w:val="20"/>
        </w:rPr>
        <w:t xml:space="preserve"> Below, are very useful strategies:</w:t>
      </w:r>
    </w:p>
    <w:p w14:paraId="5623A224" w14:textId="39AA884F" w:rsidR="00C8620C" w:rsidRDefault="00C8620C" w:rsidP="00811515">
      <w:pPr>
        <w:pStyle w:val="ListParagraph"/>
        <w:numPr>
          <w:ilvl w:val="0"/>
          <w:numId w:val="45"/>
        </w:numPr>
        <w:spacing w:after="240"/>
        <w:jc w:val="both"/>
        <w:rPr>
          <w:rFonts w:ascii="Times New Roman" w:hAnsi="Times New Roman" w:cs="Times New Roman"/>
          <w:sz w:val="20"/>
          <w:szCs w:val="20"/>
        </w:rPr>
      </w:pPr>
      <w:r>
        <w:rPr>
          <w:rFonts w:ascii="Times New Roman" w:hAnsi="Times New Roman" w:cs="Times New Roman"/>
          <w:sz w:val="20"/>
          <w:szCs w:val="20"/>
        </w:rPr>
        <w:t>A</w:t>
      </w:r>
      <w:r w:rsidRPr="00C8620C">
        <w:rPr>
          <w:rFonts w:ascii="Times New Roman" w:hAnsi="Times New Roman" w:cs="Times New Roman"/>
          <w:i/>
          <w:iCs/>
          <w:sz w:val="20"/>
          <w:szCs w:val="20"/>
        </w:rPr>
        <w:t xml:space="preserve"> </w:t>
      </w:r>
      <w:r w:rsidRPr="00591686">
        <w:rPr>
          <w:rFonts w:ascii="Times New Roman" w:hAnsi="Times New Roman" w:cs="Times New Roman"/>
          <w:i/>
          <w:iCs/>
          <w:sz w:val="20"/>
          <w:szCs w:val="20"/>
        </w:rPr>
        <w:t xml:space="preserve">The best advice is to use quadratic spline modeling, </w:t>
      </w:r>
      <w:r>
        <w:rPr>
          <w:rFonts w:ascii="Times New Roman" w:hAnsi="Times New Roman" w:cs="Times New Roman"/>
          <w:i/>
          <w:iCs/>
          <w:sz w:val="20"/>
          <w:szCs w:val="20"/>
        </w:rPr>
        <w:t>using</w:t>
      </w:r>
      <w:r w:rsidRPr="00591686">
        <w:rPr>
          <w:rFonts w:ascii="Times New Roman" w:hAnsi="Times New Roman" w:cs="Times New Roman"/>
          <w:i/>
          <w:iCs/>
          <w:sz w:val="20"/>
          <w:szCs w:val="20"/>
        </w:rPr>
        <w:t xml:space="preserve"> </w:t>
      </w:r>
      <w:r w:rsidRPr="00591686">
        <w:rPr>
          <w:rFonts w:ascii="Consolas" w:eastAsia="Times New Roman" w:hAnsi="Consolas" w:cs="Times New Roman"/>
          <w:i/>
          <w:iCs/>
          <w:sz w:val="20"/>
          <w:szCs w:val="20"/>
        </w:rPr>
        <w:t xml:space="preserve">'QQ' </w:t>
      </w:r>
      <w:r w:rsidRPr="00591686">
        <w:rPr>
          <w:rFonts w:ascii="Times New Roman" w:hAnsi="Times New Roman" w:cs="Times New Roman"/>
          <w:i/>
          <w:iCs/>
          <w:sz w:val="20"/>
          <w:szCs w:val="20"/>
        </w:rPr>
        <w:t xml:space="preserve">flag (or, simply </w:t>
      </w:r>
      <w:r w:rsidRPr="00591686">
        <w:rPr>
          <w:rFonts w:ascii="Consolas" w:eastAsia="Times New Roman" w:hAnsi="Consolas" w:cs="Times New Roman"/>
          <w:i/>
          <w:iCs/>
          <w:sz w:val="20"/>
          <w:szCs w:val="20"/>
        </w:rPr>
        <w:t>'Q'</w:t>
      </w:r>
      <w:r w:rsidRPr="00591686">
        <w:rPr>
          <w:rFonts w:ascii="Times New Roman" w:hAnsi="Times New Roman" w:cs="Times New Roman"/>
          <w:i/>
          <w:iCs/>
          <w:sz w:val="20"/>
          <w:szCs w:val="20"/>
        </w:rPr>
        <w:t xml:space="preserve"> flag</w:t>
      </w:r>
      <w:r>
        <w:rPr>
          <w:rFonts w:ascii="Times New Roman" w:hAnsi="Times New Roman" w:cs="Times New Roman"/>
          <w:i/>
          <w:iCs/>
          <w:sz w:val="20"/>
          <w:szCs w:val="20"/>
        </w:rPr>
        <w:t xml:space="preserve"> </w:t>
      </w:r>
      <w:r w:rsidRPr="00591686">
        <w:rPr>
          <w:rFonts w:ascii="Times New Roman" w:hAnsi="Times New Roman" w:cs="Times New Roman"/>
          <w:i/>
          <w:iCs/>
          <w:sz w:val="20"/>
          <w:szCs w:val="20"/>
        </w:rPr>
        <w:t xml:space="preserve">(or, simply </w:t>
      </w:r>
      <w:r w:rsidRPr="00591686">
        <w:rPr>
          <w:rFonts w:ascii="Consolas" w:eastAsia="Times New Roman" w:hAnsi="Consolas" w:cs="Times New Roman"/>
          <w:i/>
          <w:iCs/>
          <w:sz w:val="20"/>
          <w:szCs w:val="20"/>
        </w:rPr>
        <w:t>'Q'</w:t>
      </w:r>
      <w:r w:rsidRPr="00591686">
        <w:rPr>
          <w:rFonts w:ascii="Times New Roman" w:hAnsi="Times New Roman" w:cs="Times New Roman"/>
          <w:i/>
          <w:iCs/>
          <w:sz w:val="20"/>
          <w:szCs w:val="20"/>
        </w:rPr>
        <w:t xml:space="preserve"> flag if additive modeling is preferred) instead of cubic spline modeling</w:t>
      </w:r>
      <w:r w:rsidRPr="00591686">
        <w:rPr>
          <w:rFonts w:ascii="Times New Roman" w:hAnsi="Times New Roman" w:cs="Times New Roman"/>
          <w:sz w:val="20"/>
          <w:szCs w:val="20"/>
        </w:rPr>
        <w:t>.</w:t>
      </w:r>
      <w:r>
        <w:rPr>
          <w:rFonts w:ascii="Times New Roman" w:hAnsi="Times New Roman" w:cs="Times New Roman"/>
          <w:sz w:val="20"/>
          <w:szCs w:val="20"/>
        </w:rPr>
        <w:t xml:space="preserve"> </w:t>
      </w:r>
      <w:r w:rsidRPr="00591686">
        <w:rPr>
          <w:rFonts w:ascii="Times New Roman" w:hAnsi="Times New Roman" w:cs="Times New Roman"/>
          <w:sz w:val="20"/>
          <w:szCs w:val="20"/>
        </w:rPr>
        <w:t>This significantly reduces the computational burden and increases the likelihood of the package in finding legitimate solutions.</w:t>
      </w:r>
      <w:r>
        <w:rPr>
          <w:rFonts w:ascii="Times New Roman" w:hAnsi="Times New Roman" w:cs="Times New Roman"/>
          <w:sz w:val="20"/>
          <w:szCs w:val="20"/>
        </w:rPr>
        <w:t xml:space="preserve"> Note that irrespective of the flag considered the output provided by the package is always cubic spline. Thus, if the flag </w:t>
      </w:r>
      <w:r w:rsidRPr="00591686">
        <w:rPr>
          <w:rFonts w:ascii="Consolas" w:eastAsia="Times New Roman" w:hAnsi="Consolas" w:cs="Times New Roman"/>
          <w:i/>
          <w:iCs/>
          <w:sz w:val="20"/>
          <w:szCs w:val="20"/>
        </w:rPr>
        <w:t>'QQ'</w:t>
      </w:r>
      <w:r>
        <w:rPr>
          <w:rFonts w:ascii="Times New Roman" w:hAnsi="Times New Roman" w:cs="Times New Roman"/>
          <w:sz w:val="20"/>
          <w:szCs w:val="20"/>
        </w:rPr>
        <w:t xml:space="preserve"> is used the package fits a cubic spline mode to the obtained quadratic spline model. This is because cubic splines are computationally more appealing since they have better smoothing properties.</w:t>
      </w:r>
    </w:p>
    <w:p w14:paraId="1361F132" w14:textId="14B996FA" w:rsidR="00C8620C" w:rsidRDefault="00C8620C" w:rsidP="00811515">
      <w:pPr>
        <w:pStyle w:val="ListParagraph"/>
        <w:numPr>
          <w:ilvl w:val="0"/>
          <w:numId w:val="45"/>
        </w:numPr>
        <w:spacing w:after="240"/>
        <w:jc w:val="both"/>
        <w:rPr>
          <w:rFonts w:ascii="Times New Roman" w:hAnsi="Times New Roman" w:cs="Times New Roman"/>
          <w:sz w:val="20"/>
          <w:szCs w:val="20"/>
        </w:rPr>
      </w:pPr>
      <w:r>
        <w:rPr>
          <w:rFonts w:ascii="Times New Roman" w:hAnsi="Times New Roman" w:cs="Times New Roman"/>
          <w:sz w:val="20"/>
          <w:szCs w:val="20"/>
        </w:rPr>
        <w:t xml:space="preserve">Prioritize additive models over multiplicative models </w:t>
      </w:r>
      <w:r w:rsidRPr="00591686">
        <w:rPr>
          <w:rFonts w:ascii="Times New Roman" w:hAnsi="Times New Roman" w:cs="Times New Roman"/>
          <w:sz w:val="20"/>
          <w:szCs w:val="20"/>
        </w:rPr>
        <w:t>despite potential limitations in efficiency</w:t>
      </w:r>
      <w:r>
        <w:rPr>
          <w:rFonts w:ascii="Times New Roman" w:hAnsi="Times New Roman" w:cs="Times New Roman"/>
          <w:sz w:val="20"/>
          <w:szCs w:val="20"/>
        </w:rPr>
        <w:t xml:space="preserve">.  </w:t>
      </w:r>
    </w:p>
    <w:p w14:paraId="580AC304" w14:textId="0F85E04C" w:rsidR="00C8620C" w:rsidRDefault="00C8620C" w:rsidP="00811515">
      <w:pPr>
        <w:pStyle w:val="ListParagraph"/>
        <w:numPr>
          <w:ilvl w:val="0"/>
          <w:numId w:val="45"/>
        </w:numPr>
        <w:spacing w:after="240"/>
        <w:jc w:val="both"/>
        <w:rPr>
          <w:rFonts w:ascii="Times New Roman" w:hAnsi="Times New Roman" w:cs="Times New Roman"/>
          <w:sz w:val="20"/>
          <w:szCs w:val="20"/>
        </w:rPr>
      </w:pPr>
      <w:r>
        <w:rPr>
          <w:rFonts w:ascii="Times New Roman" w:hAnsi="Times New Roman" w:cs="Times New Roman"/>
          <w:sz w:val="20"/>
          <w:szCs w:val="20"/>
        </w:rPr>
        <w:t>O</w:t>
      </w:r>
      <w:r w:rsidRPr="00591686">
        <w:rPr>
          <w:rFonts w:ascii="Times New Roman" w:hAnsi="Times New Roman" w:cs="Times New Roman"/>
          <w:sz w:val="20"/>
          <w:szCs w:val="20"/>
        </w:rPr>
        <w:t>pt for models that are linear in parameters</w:t>
      </w:r>
      <w:r>
        <w:rPr>
          <w:rFonts w:ascii="Times New Roman" w:hAnsi="Times New Roman" w:cs="Times New Roman"/>
          <w:sz w:val="20"/>
          <w:szCs w:val="20"/>
        </w:rPr>
        <w:t xml:space="preserve">. </w:t>
      </w:r>
      <w:r w:rsidRPr="00591686">
        <w:rPr>
          <w:rFonts w:ascii="Times New Roman" w:hAnsi="Times New Roman" w:cs="Times New Roman"/>
          <w:sz w:val="20"/>
          <w:szCs w:val="20"/>
        </w:rPr>
        <w:t>Spline modeling becomes significant here, as splines are linear in terms of parameters while being nonlinear in terms of the state variable</w:t>
      </w:r>
      <w:r w:rsidR="00E93152">
        <w:rPr>
          <w:rFonts w:ascii="Times New Roman" w:hAnsi="Times New Roman" w:cs="Times New Roman"/>
          <w:sz w:val="20"/>
          <w:szCs w:val="20"/>
        </w:rPr>
        <w:t>.</w:t>
      </w:r>
      <w:r w:rsidR="00317220">
        <w:rPr>
          <w:rFonts w:ascii="Times New Roman" w:hAnsi="Times New Roman" w:cs="Times New Roman"/>
          <w:sz w:val="20"/>
          <w:szCs w:val="20"/>
        </w:rPr>
        <w:t xml:space="preserve"> Also, consider models with </w:t>
      </w:r>
      <w:r w:rsidR="002D2486">
        <w:rPr>
          <w:rFonts w:ascii="Times New Roman" w:hAnsi="Times New Roman" w:cs="Times New Roman"/>
          <w:sz w:val="20"/>
          <w:szCs w:val="20"/>
        </w:rPr>
        <w:t>fewer parameters</w:t>
      </w:r>
      <w:r w:rsidR="00317220">
        <w:rPr>
          <w:rFonts w:ascii="Times New Roman" w:hAnsi="Times New Roman" w:cs="Times New Roman"/>
          <w:sz w:val="20"/>
          <w:szCs w:val="20"/>
        </w:rPr>
        <w:t xml:space="preserve"> such as additive models.</w:t>
      </w:r>
    </w:p>
    <w:p w14:paraId="379209AE" w14:textId="3D1CAD45" w:rsidR="0073038F" w:rsidRDefault="00C16C31" w:rsidP="00811515">
      <w:pPr>
        <w:pStyle w:val="ListParagraph"/>
        <w:numPr>
          <w:ilvl w:val="0"/>
          <w:numId w:val="45"/>
        </w:numPr>
        <w:spacing w:after="240"/>
        <w:jc w:val="both"/>
        <w:rPr>
          <w:rFonts w:ascii="Times New Roman" w:hAnsi="Times New Roman" w:cs="Times New Roman"/>
          <w:sz w:val="20"/>
          <w:szCs w:val="20"/>
        </w:rPr>
      </w:pPr>
      <w:r>
        <w:rPr>
          <w:rFonts w:ascii="Times New Roman" w:hAnsi="Times New Roman" w:cs="Times New Roman"/>
          <w:sz w:val="20"/>
          <w:szCs w:val="20"/>
        </w:rPr>
        <w:t>F</w:t>
      </w:r>
      <w:r w:rsidR="0073038F">
        <w:rPr>
          <w:rFonts w:ascii="Times New Roman" w:hAnsi="Times New Roman" w:cs="Times New Roman"/>
          <w:sz w:val="20"/>
          <w:szCs w:val="20"/>
        </w:rPr>
        <w:t xml:space="preserve">or low-resolution data, using </w:t>
      </w:r>
      <w:r w:rsidR="0073038F">
        <w:rPr>
          <w:rFonts w:ascii="Times New Roman" w:eastAsiaTheme="minorEastAsia" w:hAnsi="Times New Roman" w:cs="Times New Roman"/>
          <w:sz w:val="20"/>
          <w:szCs w:val="20"/>
        </w:rPr>
        <w:t>K</w:t>
      </w:r>
      <m:oMath>
        <m:r>
          <w:rPr>
            <w:rFonts w:ascii="Cambria Math" w:hAnsi="Cambria Math" w:cs="Times New Roman"/>
            <w:sz w:val="20"/>
            <w:szCs w:val="20"/>
          </w:rPr>
          <m:t>≥10</m:t>
        </m:r>
      </m:oMath>
      <w:r>
        <w:rPr>
          <w:rFonts w:ascii="Times New Roman" w:hAnsi="Times New Roman" w:cs="Times New Roman"/>
          <w:sz w:val="20"/>
          <w:szCs w:val="20"/>
        </w:rPr>
        <w:t xml:space="preserve"> is not recommended in situations where 1) the dataset is real or large (e.g., the number of data points &gt; 10</w:t>
      </w:r>
      <w:r>
        <w:rPr>
          <w:rFonts w:ascii="Times New Roman" w:hAnsi="Times New Roman" w:cs="Times New Roman"/>
          <w:sz w:val="20"/>
          <w:szCs w:val="20"/>
          <w:vertAlign w:val="superscript"/>
        </w:rPr>
        <w:t>5)</w:t>
      </w:r>
      <w:r>
        <w:rPr>
          <w:rFonts w:ascii="Times New Roman" w:hAnsi="Times New Roman" w:cs="Times New Roman"/>
          <w:sz w:val="20"/>
          <w:szCs w:val="20"/>
        </w:rPr>
        <w:t>, or 2) the model is complex (e.g., a parametric model that is nonlinear in its parameters, like the May model or the number of parameters is large</w:t>
      </w:r>
      <w:r w:rsidR="0073038F">
        <w:rPr>
          <w:rFonts w:ascii="Times New Roman" w:hAnsi="Times New Roman" w:cs="Times New Roman"/>
          <w:sz w:val="20"/>
          <w:szCs w:val="20"/>
        </w:rPr>
        <w:t>, or the model is cubic spline</w:t>
      </w:r>
      <w:r>
        <w:rPr>
          <w:rFonts w:ascii="Times New Roman" w:hAnsi="Times New Roman" w:cs="Times New Roman"/>
          <w:sz w:val="20"/>
          <w:szCs w:val="20"/>
        </w:rPr>
        <w:t>), or 3) the data resolution is extremely low. In such situations, using</w:t>
      </w:r>
      <w:r w:rsidRPr="00C311EE">
        <w:rPr>
          <w:rFonts w:ascii="Times New Roman" w:hAnsi="Times New Roman" w:cs="Times New Roman"/>
          <w:sz w:val="20"/>
          <w:szCs w:val="20"/>
        </w:rPr>
        <w:t xml:space="preserve"> large K values can lead to a complex</w:t>
      </w:r>
      <w:r>
        <w:rPr>
          <w:rFonts w:ascii="Times New Roman" w:hAnsi="Times New Roman" w:cs="Times New Roman"/>
          <w:sz w:val="20"/>
          <w:szCs w:val="20"/>
        </w:rPr>
        <w:t xml:space="preserve"> and computationally intensive</w:t>
      </w:r>
      <w:r w:rsidRPr="00C311EE">
        <w:rPr>
          <w:rFonts w:ascii="Times New Roman" w:hAnsi="Times New Roman" w:cs="Times New Roman"/>
          <w:sz w:val="20"/>
          <w:szCs w:val="20"/>
        </w:rPr>
        <w:t xml:space="preserve"> optimization problem </w:t>
      </w:r>
      <w:r w:rsidR="0073038F">
        <w:rPr>
          <w:rFonts w:ascii="Times New Roman" w:hAnsi="Times New Roman" w:cs="Times New Roman"/>
          <w:sz w:val="20"/>
          <w:szCs w:val="20"/>
        </w:rPr>
        <w:t>making it difficult to find legitimate solutions.</w:t>
      </w:r>
      <w:r w:rsidR="004A6517">
        <w:rPr>
          <w:rFonts w:ascii="Times New Roman" w:hAnsi="Times New Roman" w:cs="Times New Roman"/>
          <w:sz w:val="20"/>
          <w:szCs w:val="20"/>
        </w:rPr>
        <w:t xml:space="preserve"> Often, K=9 is sufficient.</w:t>
      </w:r>
      <w:r w:rsidR="0073038F">
        <w:rPr>
          <w:rFonts w:ascii="Times New Roman" w:hAnsi="Times New Roman" w:cs="Times New Roman"/>
          <w:sz w:val="20"/>
          <w:szCs w:val="20"/>
        </w:rPr>
        <w:t xml:space="preserve"> </w:t>
      </w:r>
      <w:r w:rsidR="006B28BC">
        <w:rPr>
          <w:rFonts w:ascii="Times New Roman" w:hAnsi="Times New Roman" w:cs="Times New Roman"/>
          <w:sz w:val="20"/>
          <w:szCs w:val="20"/>
        </w:rPr>
        <w:t xml:space="preserve">Nonetheless, we </w:t>
      </w:r>
      <w:r w:rsidR="004A6517">
        <w:rPr>
          <w:rFonts w:ascii="Times New Roman" w:hAnsi="Times New Roman" w:cs="Times New Roman"/>
          <w:sz w:val="20"/>
          <w:szCs w:val="20"/>
        </w:rPr>
        <w:t>usually</w:t>
      </w:r>
      <w:r w:rsidR="006B28BC">
        <w:rPr>
          <w:rFonts w:ascii="Times New Roman" w:hAnsi="Times New Roman" w:cs="Times New Roman"/>
          <w:sz w:val="20"/>
          <w:szCs w:val="20"/>
        </w:rPr>
        <w:t xml:space="preserve"> use K=12 whenever either of these conditions are violated.  </w:t>
      </w:r>
    </w:p>
    <w:p w14:paraId="3EB09AF3" w14:textId="7669BCFB" w:rsidR="005E2135" w:rsidRPr="00591686" w:rsidRDefault="00E54028">
      <w:pPr>
        <w:spacing w:after="240"/>
        <w:jc w:val="both"/>
        <w:rPr>
          <w:rFonts w:ascii="Segoe UI" w:hAnsi="Segoe UI" w:cs="Segoe UI"/>
          <w:color w:val="0D0D0D"/>
          <w:shd w:val="clear" w:color="auto" w:fill="FFFFFF"/>
        </w:rPr>
      </w:pPr>
      <w:r w:rsidRPr="00591686">
        <w:rPr>
          <w:rFonts w:ascii="Times New Roman" w:eastAsiaTheme="minorEastAsia" w:hAnsi="Times New Roman" w:cs="Times New Roman"/>
          <w:sz w:val="20"/>
          <w:szCs w:val="20"/>
        </w:rPr>
        <w:t xml:space="preserve">We illustrate these </w:t>
      </w:r>
      <w:r w:rsidR="00E93152">
        <w:rPr>
          <w:rFonts w:ascii="Times New Roman" w:eastAsiaTheme="minorEastAsia" w:hAnsi="Times New Roman" w:cs="Times New Roman"/>
          <w:sz w:val="20"/>
          <w:szCs w:val="20"/>
        </w:rPr>
        <w:t>points</w:t>
      </w:r>
      <w:r w:rsidRPr="00591686">
        <w:rPr>
          <w:rFonts w:ascii="Times New Roman" w:eastAsiaTheme="minorEastAsia" w:hAnsi="Times New Roman" w:cs="Times New Roman"/>
          <w:sz w:val="20"/>
          <w:szCs w:val="20"/>
        </w:rPr>
        <w:t xml:space="preserve"> through several examples in this section, where </w:t>
      </w:r>
      <w:proofErr w:type="spellStart"/>
      <w:r w:rsidRPr="00591686">
        <w:rPr>
          <w:rFonts w:ascii="Times New Roman" w:eastAsiaTheme="minorEastAsia" w:hAnsi="Times New Roman" w:cs="Times New Roman"/>
          <w:sz w:val="20"/>
          <w:szCs w:val="20"/>
        </w:rPr>
        <w:t>Hermite</w:t>
      </w:r>
      <w:proofErr w:type="spellEnd"/>
      <w:r w:rsidRPr="00591686">
        <w:rPr>
          <w:rFonts w:ascii="Times New Roman" w:eastAsiaTheme="minorEastAsia" w:hAnsi="Times New Roman" w:cs="Times New Roman"/>
          <w:sz w:val="20"/>
          <w:szCs w:val="20"/>
        </w:rPr>
        <w:t xml:space="preserve"> reconstruction is applied to three datasets: one generated by a linear</w:t>
      </w:r>
      <w:r w:rsidR="00E23DFF">
        <w:rPr>
          <w:rFonts w:ascii="Times New Roman" w:eastAsiaTheme="minorEastAsia" w:hAnsi="Times New Roman" w:cs="Times New Roman"/>
          <w:sz w:val="20"/>
          <w:szCs w:val="20"/>
        </w:rPr>
        <w:t xml:space="preserve"> OU</w:t>
      </w:r>
      <w:r w:rsidRPr="00591686">
        <w:rPr>
          <w:rFonts w:ascii="Times New Roman" w:eastAsiaTheme="minorEastAsia" w:hAnsi="Times New Roman" w:cs="Times New Roman"/>
          <w:sz w:val="20"/>
          <w:szCs w:val="20"/>
        </w:rPr>
        <w:t xml:space="preserve"> model, another by a nonlinear </w:t>
      </w:r>
      <w:r w:rsidR="00E23DFF">
        <w:rPr>
          <w:rFonts w:ascii="Times New Roman" w:eastAsiaTheme="minorEastAsia" w:hAnsi="Times New Roman" w:cs="Times New Roman"/>
          <w:sz w:val="20"/>
          <w:szCs w:val="20"/>
        </w:rPr>
        <w:t xml:space="preserve">May </w:t>
      </w:r>
      <w:r w:rsidRPr="00591686">
        <w:rPr>
          <w:rFonts w:ascii="Times New Roman" w:eastAsiaTheme="minorEastAsia" w:hAnsi="Times New Roman" w:cs="Times New Roman"/>
          <w:sz w:val="20"/>
          <w:szCs w:val="20"/>
        </w:rPr>
        <w:t xml:space="preserve">model, and </w:t>
      </w:r>
      <w:r w:rsidR="00E23DFF">
        <w:rPr>
          <w:rFonts w:ascii="Times New Roman" w:eastAsiaTheme="minorEastAsia" w:hAnsi="Times New Roman" w:cs="Times New Roman"/>
          <w:sz w:val="20"/>
          <w:szCs w:val="20"/>
        </w:rPr>
        <w:t>an</w:t>
      </w:r>
      <w:r w:rsidRPr="00591686">
        <w:rPr>
          <w:rFonts w:ascii="Times New Roman" w:eastAsiaTheme="minorEastAsia" w:hAnsi="Times New Roman" w:cs="Times New Roman"/>
          <w:sz w:val="20"/>
          <w:szCs w:val="20"/>
        </w:rPr>
        <w:t xml:space="preserve"> ice-core climate data</w:t>
      </w:r>
      <w:r w:rsidR="00E23DFF">
        <w:rPr>
          <w:rFonts w:ascii="Times New Roman" w:eastAsiaTheme="minorEastAsia" w:hAnsi="Times New Roman" w:cs="Times New Roman"/>
          <w:sz w:val="20"/>
          <w:szCs w:val="20"/>
        </w:rPr>
        <w:t>set</w:t>
      </w:r>
      <w:r w:rsidRPr="00591686">
        <w:rPr>
          <w:rFonts w:ascii="Times New Roman" w:eastAsiaTheme="minorEastAsia" w:hAnsi="Times New Roman" w:cs="Times New Roman"/>
          <w:sz w:val="20"/>
          <w:szCs w:val="20"/>
        </w:rPr>
        <w:t xml:space="preserve">. </w:t>
      </w:r>
      <w:r w:rsidR="00EE7430" w:rsidRPr="00591686">
        <w:rPr>
          <w:rFonts w:ascii="Segoe UI" w:hAnsi="Segoe UI" w:cs="Segoe UI"/>
          <w:color w:val="0D0D0D"/>
          <w:shd w:val="clear" w:color="auto" w:fill="FFFFFF"/>
        </w:rPr>
        <w:t xml:space="preserve"> </w:t>
      </w:r>
    </w:p>
    <w:p w14:paraId="4CF2A7BB" w14:textId="5183E125" w:rsidR="007A6193" w:rsidRPr="00591686" w:rsidRDefault="007A6193" w:rsidP="00811515">
      <w:pPr>
        <w:pStyle w:val="Heading2"/>
        <w:spacing w:after="120"/>
        <w:ind w:left="346" w:hanging="159"/>
        <w:rPr>
          <w:b/>
          <w:bCs/>
          <w:sz w:val="20"/>
          <w:szCs w:val="20"/>
        </w:rPr>
      </w:pPr>
      <w:bookmarkStart w:id="49" w:name="Subsection112"/>
      <w:bookmarkStart w:id="50" w:name="Subsection102"/>
      <w:r w:rsidRPr="00591686">
        <w:rPr>
          <w:b/>
          <w:bCs/>
          <w:sz w:val="20"/>
          <w:szCs w:val="20"/>
        </w:rPr>
        <w:t>Reconstructing a dataset simulated from a linear model</w:t>
      </w:r>
    </w:p>
    <w:p w14:paraId="6E754263" w14:textId="59400332" w:rsidR="00DD0DCA" w:rsidRDefault="009C1E02" w:rsidP="00DD0DCA">
      <w:pPr>
        <w:jc w:val="both"/>
        <w:rPr>
          <w:rFonts w:ascii="Times New Roman" w:hAnsi="Times New Roman" w:cs="Times New Roman"/>
          <w:sz w:val="20"/>
          <w:szCs w:val="20"/>
        </w:rPr>
      </w:pPr>
      <w:bookmarkStart w:id="51" w:name="Example7"/>
      <w:bookmarkEnd w:id="49"/>
      <w:bookmarkEnd w:id="50"/>
      <w:r w:rsidRPr="00591686">
        <w:rPr>
          <w:rFonts w:ascii="Times New Roman" w:eastAsia="Times New Roman" w:hAnsi="Times New Roman" w:cs="Times New Roman"/>
          <w:b/>
          <w:bCs/>
          <w:sz w:val="20"/>
          <w:szCs w:val="20"/>
        </w:rPr>
        <w:t xml:space="preserve">Example </w:t>
      </w:r>
      <w:r w:rsidR="00171A30">
        <w:rPr>
          <w:rFonts w:ascii="Times New Roman" w:eastAsia="Times New Roman" w:hAnsi="Times New Roman" w:cs="Times New Roman"/>
          <w:b/>
          <w:bCs/>
          <w:sz w:val="20"/>
          <w:szCs w:val="20"/>
        </w:rPr>
        <w:t>7</w:t>
      </w:r>
      <w:bookmarkEnd w:id="51"/>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00DA70BD" w:rsidRPr="00591686">
        <w:rPr>
          <w:rFonts w:ascii="Times New Roman" w:hAnsi="Times New Roman" w:cs="Times New Roman"/>
          <w:sz w:val="20"/>
          <w:szCs w:val="20"/>
        </w:rPr>
        <w:t>In this example</w:t>
      </w:r>
      <w:r w:rsidR="001374C9" w:rsidRPr="00591686">
        <w:rPr>
          <w:rFonts w:ascii="Times New Roman" w:hAnsi="Times New Roman" w:cs="Times New Roman"/>
          <w:sz w:val="20"/>
          <w:szCs w:val="20"/>
        </w:rPr>
        <w:t>,</w:t>
      </w:r>
      <w:r w:rsidR="00DC5157" w:rsidRPr="00591686">
        <w:rPr>
          <w:rFonts w:ascii="Times New Roman" w:hAnsi="Times New Roman" w:cs="Times New Roman"/>
          <w:sz w:val="20"/>
          <w:szCs w:val="20"/>
        </w:rPr>
        <w:t xml:space="preserve"> we </w:t>
      </w:r>
      <w:r w:rsidR="00A95BB3" w:rsidRPr="00591686">
        <w:rPr>
          <w:rFonts w:ascii="Times New Roman" w:hAnsi="Times New Roman" w:cs="Times New Roman"/>
          <w:sz w:val="20"/>
          <w:szCs w:val="20"/>
        </w:rPr>
        <w:t xml:space="preserve">apply </w:t>
      </w:r>
      <w:proofErr w:type="spellStart"/>
      <w:r w:rsidR="00A95BB3" w:rsidRPr="00591686">
        <w:rPr>
          <w:rFonts w:ascii="Times New Roman" w:hAnsi="Times New Roman" w:cs="Times New Roman"/>
          <w:sz w:val="20"/>
          <w:szCs w:val="20"/>
        </w:rPr>
        <w:t>Hermite</w:t>
      </w:r>
      <w:proofErr w:type="spellEnd"/>
      <w:r w:rsidR="00A95BB3" w:rsidRPr="00591686">
        <w:rPr>
          <w:rFonts w:ascii="Times New Roman" w:hAnsi="Times New Roman" w:cs="Times New Roman"/>
          <w:sz w:val="20"/>
          <w:szCs w:val="20"/>
        </w:rPr>
        <w:t xml:space="preserve"> reconstruction to the same dataset</w:t>
      </w:r>
      <w:r w:rsidR="001374C9" w:rsidRPr="00591686">
        <w:rPr>
          <w:rFonts w:ascii="Times New Roman" w:hAnsi="Times New Roman" w:cs="Times New Roman"/>
          <w:sz w:val="20"/>
          <w:szCs w:val="20"/>
        </w:rPr>
        <w:t xml:space="preserve"> </w:t>
      </w:r>
      <w:r w:rsidR="00D74D97">
        <w:rPr>
          <w:rFonts w:ascii="Times New Roman" w:hAnsi="Times New Roman" w:cs="Times New Roman"/>
          <w:sz w:val="20"/>
          <w:szCs w:val="20"/>
        </w:rPr>
        <w:t xml:space="preserve">used </w:t>
      </w:r>
      <w:r w:rsidR="00A95BB3" w:rsidRPr="00591686">
        <w:rPr>
          <w:rFonts w:ascii="Times New Roman" w:hAnsi="Times New Roman" w:cs="Times New Roman"/>
          <w:sz w:val="20"/>
          <w:szCs w:val="20"/>
        </w:rPr>
        <w:t>in</w:t>
      </w:r>
      <w:r w:rsidR="005D6D48" w:rsidRPr="00591686">
        <w:rPr>
          <w:rFonts w:ascii="Times New Roman" w:hAnsi="Times New Roman" w:cs="Times New Roman"/>
          <w:sz w:val="20"/>
          <w:szCs w:val="20"/>
        </w:rPr>
        <w:t xml:space="preserve"> </w:t>
      </w:r>
      <w:r w:rsidR="005D6D48" w:rsidRPr="00591686">
        <w:rPr>
          <w:rFonts w:ascii="Times New Roman" w:hAnsi="Times New Roman" w:cs="Times New Roman"/>
          <w:sz w:val="20"/>
          <w:szCs w:val="20"/>
        </w:rPr>
        <w:fldChar w:fldCharType="begin"/>
      </w:r>
      <w:r w:rsidR="005D6D48" w:rsidRPr="00591686">
        <w:rPr>
          <w:rFonts w:ascii="Times New Roman" w:hAnsi="Times New Roman" w:cs="Times New Roman"/>
          <w:sz w:val="20"/>
          <w:szCs w:val="20"/>
        </w:rPr>
        <w:instrText xml:space="preserve"> REF Example1 \h </w:instrText>
      </w:r>
      <w:r w:rsidR="005D6D48" w:rsidRPr="00591686">
        <w:rPr>
          <w:rFonts w:ascii="Times New Roman" w:hAnsi="Times New Roman" w:cs="Times New Roman"/>
          <w:sz w:val="20"/>
          <w:szCs w:val="20"/>
        </w:rPr>
      </w:r>
      <w:r w:rsidR="005D6D48" w:rsidRPr="00591686">
        <w:rPr>
          <w:rFonts w:ascii="Times New Roman" w:hAnsi="Times New Roman" w:cs="Times New Roman"/>
          <w:sz w:val="20"/>
          <w:szCs w:val="20"/>
        </w:rPr>
        <w:fldChar w:fldCharType="separate"/>
      </w:r>
      <w:r w:rsidR="005D6D48" w:rsidRPr="00591686">
        <w:rPr>
          <w:rFonts w:ascii="Times New Roman" w:eastAsia="Times New Roman" w:hAnsi="Times New Roman" w:cs="Times New Roman"/>
          <w:b/>
          <w:bCs/>
          <w:sz w:val="20"/>
          <w:szCs w:val="20"/>
        </w:rPr>
        <w:t>Example 1</w:t>
      </w:r>
      <w:r w:rsidR="005D6D48" w:rsidRPr="00591686">
        <w:rPr>
          <w:rFonts w:ascii="Times New Roman" w:hAnsi="Times New Roman" w:cs="Times New Roman"/>
          <w:sz w:val="20"/>
          <w:szCs w:val="20"/>
        </w:rPr>
        <w:fldChar w:fldCharType="end"/>
      </w:r>
      <w:r w:rsidR="00A95BB3" w:rsidRPr="00591686">
        <w:rPr>
          <w:rFonts w:ascii="Times New Roman" w:hAnsi="Times New Roman" w:cs="Times New Roman"/>
          <w:sz w:val="20"/>
          <w:szCs w:val="20"/>
        </w:rPr>
        <w:t xml:space="preserve"> </w:t>
      </w:r>
      <w:r w:rsidR="001374C9" w:rsidRPr="00591686">
        <w:rPr>
          <w:rFonts w:ascii="Times New Roman" w:hAnsi="Times New Roman" w:cs="Times New Roman"/>
          <w:sz w:val="20"/>
          <w:szCs w:val="20"/>
        </w:rPr>
        <w:t xml:space="preserve">which was generated from the OU </w:t>
      </w:r>
      <w:r w:rsidR="00CF3955" w:rsidRPr="00591686">
        <w:rPr>
          <w:rFonts w:ascii="Times New Roman" w:hAnsi="Times New Roman" w:cs="Times New Roman"/>
          <w:sz w:val="20"/>
          <w:szCs w:val="20"/>
        </w:rPr>
        <w:t>model</w:t>
      </w:r>
      <w:r w:rsidR="00A95BB3" w:rsidRPr="00591686">
        <w:rPr>
          <w:rFonts w:ascii="Times New Roman" w:hAnsi="Times New Roman" w:cs="Times New Roman"/>
          <w:sz w:val="20"/>
          <w:szCs w:val="20"/>
        </w:rPr>
        <w:t xml:space="preserve"> </w:t>
      </w:r>
      <m:oMath>
        <m:r>
          <w:rPr>
            <w:rFonts w:ascii="Cambria Math" w:hAnsi="Cambria Math" w:cs="Times New Roman"/>
            <w:sz w:val="20"/>
            <w:szCs w:val="20"/>
          </w:rPr>
          <m:t>dx=μx dt+σdW</m:t>
        </m:r>
      </m:oMath>
      <w:r w:rsidR="00A95BB3" w:rsidRPr="00591686">
        <w:rPr>
          <w:rFonts w:ascii="Times New Roman" w:hAnsi="Times New Roman" w:cs="Times New Roman"/>
          <w:sz w:val="20"/>
          <w:szCs w:val="20"/>
        </w:rPr>
        <w:t xml:space="preserve"> </w:t>
      </w:r>
      <w:r w:rsidR="001374C9" w:rsidRPr="00591686">
        <w:rPr>
          <w:rFonts w:ascii="Times New Roman" w:hAnsi="Times New Roman" w:cs="Times New Roman"/>
          <w:sz w:val="20"/>
          <w:szCs w:val="20"/>
        </w:rPr>
        <w:t>with parameters</w:t>
      </w:r>
      <w:r w:rsidR="00A95BB3" w:rsidRPr="00591686">
        <w:rPr>
          <w:rFonts w:ascii="Times New Roman" w:hAnsi="Times New Roman" w:cs="Times New Roman"/>
          <w:sz w:val="20"/>
          <w:szCs w:val="20"/>
        </w:rPr>
        <w:t xml:space="preserve">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A95BB3"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1374C9" w:rsidRPr="00591686">
        <w:rPr>
          <w:rFonts w:ascii="Times New Roman" w:eastAsiaTheme="minorEastAsia" w:hAnsi="Times New Roman" w:cs="Times New Roman"/>
          <w:sz w:val="20"/>
          <w:szCs w:val="20"/>
        </w:rPr>
        <w:t xml:space="preserve">. </w:t>
      </w:r>
      <w:r w:rsidR="00E15106">
        <w:rPr>
          <w:rFonts w:ascii="Times New Roman" w:eastAsiaTheme="minorEastAsia" w:hAnsi="Times New Roman" w:cs="Times New Roman"/>
          <w:sz w:val="20"/>
          <w:szCs w:val="20"/>
        </w:rPr>
        <w:t xml:space="preserve">Here, we use parametric reconstruction. </w:t>
      </w:r>
      <w:r w:rsidR="001374C9" w:rsidRPr="00591686">
        <w:rPr>
          <w:rFonts w:ascii="Times New Roman" w:eastAsiaTheme="minorEastAsia" w:hAnsi="Times New Roman" w:cs="Times New Roman"/>
          <w:sz w:val="20"/>
          <w:szCs w:val="20"/>
        </w:rPr>
        <w:t>The dataset has</w:t>
      </w:r>
      <w:r w:rsidR="00D36F02" w:rsidRPr="00591686">
        <w:rPr>
          <w:rFonts w:ascii="Times New Roman" w:eastAsiaTheme="minorEastAsia" w:hAnsi="Times New Roman" w:cs="Times New Roman"/>
          <w:sz w:val="20"/>
          <w:szCs w:val="20"/>
        </w:rPr>
        <w:t xml:space="preserve"> a </w:t>
      </w:r>
      <w:r w:rsidR="00A95BB3" w:rsidRPr="00591686">
        <w:rPr>
          <w:rFonts w:ascii="Times New Roman" w:eastAsiaTheme="minorEastAsia" w:hAnsi="Times New Roman" w:cs="Times New Roman"/>
          <w:sz w:val="20"/>
          <w:szCs w:val="20"/>
        </w:rPr>
        <w:t>time step</w:t>
      </w:r>
      <w:r w:rsidR="00D36F02" w:rsidRPr="00591686">
        <w:rPr>
          <w:rFonts w:ascii="Times New Roman" w:eastAsiaTheme="minorEastAsia" w:hAnsi="Times New Roman" w:cs="Times New Roman"/>
          <w:sz w:val="20"/>
          <w:szCs w:val="20"/>
        </w:rPr>
        <w:t xml:space="preserve"> of</w:t>
      </w:r>
      <w:r w:rsidR="00CF3955" w:rsidRPr="00591686">
        <w:rPr>
          <w:rFonts w:ascii="Times New Roman" w:eastAsiaTheme="minorEastAsia" w:hAnsi="Times New Roman" w:cs="Times New Roman"/>
          <w:sz w:val="20"/>
          <w:szCs w:val="20"/>
        </w:rPr>
        <w:t xml:space="preserve"> </w:t>
      </w:r>
      <w:proofErr w:type="spellStart"/>
      <w:r w:rsidR="00CF3955" w:rsidRPr="00591686">
        <w:rPr>
          <w:rFonts w:ascii="Consolas" w:eastAsia="Times New Roman" w:hAnsi="Consolas" w:cs="Calibri"/>
          <w:sz w:val="20"/>
          <w:szCs w:val="20"/>
        </w:rPr>
        <w:t>dt</w:t>
      </w:r>
      <w:proofErr w:type="spellEnd"/>
      <w:r w:rsidR="00CF3955" w:rsidRPr="00591686">
        <w:rPr>
          <w:rFonts w:ascii="Consolas" w:eastAsia="Times New Roman" w:hAnsi="Consolas" w:cs="Calibri"/>
          <w:sz w:val="20"/>
          <w:szCs w:val="20"/>
        </w:rPr>
        <w:t>=0.01</w:t>
      </w:r>
      <w:r w:rsidR="00A95BB3" w:rsidRPr="00591686">
        <w:rPr>
          <w:rFonts w:ascii="Times New Roman" w:eastAsiaTheme="minorEastAsia" w:hAnsi="Times New Roman" w:cs="Times New Roman"/>
          <w:sz w:val="20"/>
          <w:szCs w:val="20"/>
        </w:rPr>
        <w:t xml:space="preserve"> </w:t>
      </w:r>
      <w:r w:rsidR="00CF3955" w:rsidRPr="00591686">
        <w:rPr>
          <w:rFonts w:ascii="Times New Roman" w:eastAsiaTheme="minorEastAsia" w:hAnsi="Times New Roman" w:cs="Times New Roman"/>
          <w:sz w:val="20"/>
          <w:szCs w:val="20"/>
        </w:rPr>
        <w:t>and</w:t>
      </w:r>
      <w:r w:rsidR="00417D22" w:rsidRPr="00591686">
        <w:rPr>
          <w:rFonts w:ascii="Times New Roman" w:eastAsiaTheme="minorEastAsia" w:hAnsi="Times New Roman" w:cs="Times New Roman"/>
          <w:sz w:val="20"/>
          <w:szCs w:val="20"/>
        </w:rPr>
        <w:t xml:space="preserve"> </w:t>
      </w:r>
      <w:r w:rsidR="00D36F02" w:rsidRPr="00591686">
        <w:rPr>
          <w:rFonts w:ascii="Times New Roman" w:eastAsiaTheme="minorEastAsia" w:hAnsi="Times New Roman" w:cs="Times New Roman"/>
          <w:sz w:val="20"/>
          <w:szCs w:val="20"/>
        </w:rPr>
        <w:t>contains</w:t>
      </w:r>
      <w:r w:rsidR="00CF3955" w:rsidRPr="00591686">
        <w:rPr>
          <w:rFonts w:ascii="Times New Roman" w:eastAsiaTheme="minorEastAsia" w:hAnsi="Times New Roman" w:cs="Times New Roman"/>
          <w:sz w:val="20"/>
          <w:szCs w:val="20"/>
        </w:rPr>
        <w:t xml:space="preserve"> </w:t>
      </w:r>
      <w:r w:rsidR="00CF3955" w:rsidRPr="00591686">
        <w:rPr>
          <w:rFonts w:ascii="Consolas" w:eastAsia="Times New Roman" w:hAnsi="Consolas" w:cs="Calibri"/>
          <w:sz w:val="20"/>
          <w:szCs w:val="20"/>
        </w:rPr>
        <w:t>T=10</w:t>
      </w:r>
      <w:r w:rsidR="00417D22" w:rsidRPr="00591686">
        <w:rPr>
          <w:rFonts w:ascii="Consolas" w:eastAsia="Times New Roman" w:hAnsi="Consolas" w:cs="Calibri"/>
          <w:sz w:val="20"/>
          <w:szCs w:val="20"/>
          <w:vertAlign w:val="superscript"/>
        </w:rPr>
        <w:t>6</w:t>
      </w:r>
      <w:r w:rsidR="00CF3955" w:rsidRPr="00591686">
        <w:rPr>
          <w:rFonts w:ascii="Times New Roman" w:eastAsiaTheme="minorEastAsia" w:hAnsi="Times New Roman" w:cs="Times New Roman"/>
          <w:sz w:val="20"/>
          <w:szCs w:val="20"/>
        </w:rPr>
        <w:t xml:space="preserve"> </w:t>
      </w:r>
      <w:r w:rsidR="00417D22" w:rsidRPr="00591686">
        <w:rPr>
          <w:rFonts w:ascii="Times New Roman" w:eastAsiaTheme="minorEastAsia" w:hAnsi="Times New Roman" w:cs="Times New Roman"/>
          <w:sz w:val="20"/>
          <w:szCs w:val="20"/>
        </w:rPr>
        <w:t>data points</w:t>
      </w:r>
      <w:r w:rsidR="00EF7D77" w:rsidRPr="00591686">
        <w:rPr>
          <w:rFonts w:ascii="Times New Roman" w:eastAsiaTheme="minorEastAsia" w:hAnsi="Times New Roman" w:cs="Times New Roman"/>
          <w:sz w:val="20"/>
          <w:szCs w:val="20"/>
        </w:rPr>
        <w:t xml:space="preserve">. </w:t>
      </w:r>
      <w:r w:rsidR="00D36F02" w:rsidRPr="00591686">
        <w:rPr>
          <w:rFonts w:ascii="Times New Roman" w:eastAsiaTheme="minorEastAsia" w:hAnsi="Times New Roman" w:cs="Times New Roman"/>
          <w:sz w:val="20"/>
          <w:szCs w:val="20"/>
        </w:rPr>
        <w:t>However, we select every</w:t>
      </w:r>
      <w:r w:rsidR="00A95BB3" w:rsidRPr="00591686">
        <w:rPr>
          <w:rFonts w:ascii="Times New Roman" w:hAnsi="Times New Roman" w:cs="Times New Roman"/>
          <w:sz w:val="20"/>
          <w:szCs w:val="20"/>
        </w:rPr>
        <w:t xml:space="preserve"> 100</w:t>
      </w:r>
      <w:r w:rsidR="00A95BB3" w:rsidRPr="00591686">
        <w:rPr>
          <w:rFonts w:ascii="Times New Roman" w:hAnsi="Times New Roman" w:cs="Times New Roman"/>
          <w:sz w:val="20"/>
          <w:szCs w:val="20"/>
          <w:vertAlign w:val="superscript"/>
        </w:rPr>
        <w:t>th</w:t>
      </w:r>
      <w:r w:rsidR="00A95BB3" w:rsidRPr="00591686">
        <w:rPr>
          <w:rFonts w:ascii="Times New Roman" w:hAnsi="Times New Roman" w:cs="Times New Roman"/>
          <w:b/>
          <w:bCs/>
          <w:sz w:val="24"/>
          <w:szCs w:val="24"/>
          <w:vertAlign w:val="superscript"/>
        </w:rPr>
        <w:t xml:space="preserve"> </w:t>
      </w:r>
      <w:r w:rsidR="00A95BB3" w:rsidRPr="00591686">
        <w:rPr>
          <w:rFonts w:ascii="Times New Roman" w:hAnsi="Times New Roman" w:cs="Times New Roman"/>
          <w:sz w:val="20"/>
          <w:szCs w:val="20"/>
        </w:rPr>
        <w:t>data point</w:t>
      </w:r>
      <w:r w:rsidR="00D36F02" w:rsidRPr="00591686">
        <w:rPr>
          <w:rFonts w:ascii="Times New Roman" w:hAnsi="Times New Roman" w:cs="Times New Roman"/>
          <w:sz w:val="20"/>
          <w:szCs w:val="20"/>
        </w:rPr>
        <w:t>, resulting in an extremely</w:t>
      </w:r>
      <w:r w:rsidR="00EF7D77" w:rsidRPr="00591686">
        <w:rPr>
          <w:rFonts w:ascii="Times New Roman" w:hAnsi="Times New Roman" w:cs="Times New Roman"/>
          <w:sz w:val="20"/>
          <w:szCs w:val="20"/>
        </w:rPr>
        <w:t xml:space="preserve"> low-resolution dataset</w:t>
      </w:r>
      <w:r w:rsidR="007D11C8" w:rsidRPr="00591686">
        <w:rPr>
          <w:rFonts w:ascii="Times New Roman" w:hAnsi="Times New Roman" w:cs="Times New Roman"/>
          <w:sz w:val="20"/>
          <w:szCs w:val="20"/>
        </w:rPr>
        <w:t xml:space="preserve"> with</w:t>
      </w:r>
      <w:r w:rsidR="00D36F02" w:rsidRPr="00591686">
        <w:rPr>
          <w:rFonts w:ascii="Times New Roman" w:hAnsi="Times New Roman" w:cs="Times New Roman"/>
          <w:sz w:val="20"/>
          <w:szCs w:val="20"/>
        </w:rPr>
        <w:t xml:space="preserve"> a time step of</w:t>
      </w:r>
      <w:r w:rsidR="00EF7D77" w:rsidRPr="00591686">
        <w:rPr>
          <w:rFonts w:ascii="Times New Roman" w:hAnsi="Times New Roman" w:cs="Times New Roman"/>
          <w:sz w:val="20"/>
          <w:szCs w:val="20"/>
        </w:rPr>
        <w:t xml:space="preserve"> </w:t>
      </w:r>
      <w:proofErr w:type="spellStart"/>
      <w:r w:rsidR="00EF7D77" w:rsidRPr="00591686">
        <w:rPr>
          <w:rFonts w:ascii="Consolas" w:eastAsia="Times New Roman" w:hAnsi="Consolas" w:cs="Calibri"/>
          <w:sz w:val="20"/>
          <w:szCs w:val="20"/>
        </w:rPr>
        <w:t>dt</w:t>
      </w:r>
      <w:proofErr w:type="spellEnd"/>
      <w:r w:rsidR="00EF7D77" w:rsidRPr="00591686">
        <w:rPr>
          <w:rFonts w:ascii="Consolas" w:eastAsia="Times New Roman" w:hAnsi="Consolas" w:cs="Calibri"/>
          <w:sz w:val="20"/>
          <w:szCs w:val="20"/>
        </w:rPr>
        <w:t>=1</w:t>
      </w:r>
      <w:r w:rsidR="00EF7D77" w:rsidRPr="00591686">
        <w:rPr>
          <w:rFonts w:ascii="Times New Roman" w:eastAsiaTheme="minorEastAsia" w:hAnsi="Times New Roman" w:cs="Times New Roman"/>
          <w:sz w:val="20"/>
          <w:szCs w:val="20"/>
        </w:rPr>
        <w:t xml:space="preserve"> and </w:t>
      </w:r>
      <w:r w:rsidR="00EF7D77" w:rsidRPr="00591686">
        <w:rPr>
          <w:rFonts w:ascii="Consolas" w:eastAsia="Times New Roman" w:hAnsi="Consolas" w:cs="Calibri"/>
          <w:sz w:val="20"/>
          <w:szCs w:val="20"/>
        </w:rPr>
        <w:t>T=10</w:t>
      </w:r>
      <w:r w:rsidR="00EF7D77" w:rsidRPr="00591686">
        <w:rPr>
          <w:rFonts w:ascii="Consolas" w:eastAsia="Times New Roman" w:hAnsi="Consolas" w:cs="Calibri"/>
          <w:sz w:val="20"/>
          <w:szCs w:val="20"/>
          <w:vertAlign w:val="superscript"/>
        </w:rPr>
        <w:t>4</w:t>
      </w:r>
      <w:r w:rsidR="00EF7D77" w:rsidRPr="00591686">
        <w:rPr>
          <w:rFonts w:ascii="Times New Roman" w:eastAsiaTheme="minorEastAsia" w:hAnsi="Times New Roman" w:cs="Times New Roman"/>
          <w:sz w:val="20"/>
          <w:szCs w:val="20"/>
        </w:rPr>
        <w:t xml:space="preserve"> data points</w:t>
      </w:r>
      <w:r w:rsidR="00EF7D77" w:rsidRPr="00591686">
        <w:rPr>
          <w:rFonts w:ascii="Times New Roman" w:hAnsi="Times New Roman" w:cs="Times New Roman"/>
          <w:sz w:val="20"/>
          <w:szCs w:val="20"/>
        </w:rPr>
        <w:t>.</w:t>
      </w:r>
      <w:r w:rsidR="00DD0DCA">
        <w:rPr>
          <w:rFonts w:ascii="Times New Roman" w:hAnsi="Times New Roman" w:cs="Times New Roman"/>
          <w:sz w:val="20"/>
          <w:szCs w:val="20"/>
        </w:rPr>
        <w:t xml:space="preserve"> The resolution of this dataset is the minimum resolution required for any reconstruction algorithm to function properly in theory. This is so because the relaxation time (see section 6.3 for details) for this dataset is </w:t>
      </w:r>
      <w:r w:rsidR="00DD0DCA" w:rsidRPr="00591686">
        <w:rPr>
          <w:rFonts w:ascii="Consolas" w:eastAsia="Times New Roman" w:hAnsi="Consolas" w:cs="Calibri"/>
          <w:sz w:val="20"/>
          <w:szCs w:val="20"/>
        </w:rPr>
        <w:t>1</w:t>
      </w:r>
      <w:r w:rsidR="00DD0DCA" w:rsidRPr="00591686">
        <w:rPr>
          <w:rFonts w:ascii="Times New Roman" w:hAnsi="Times New Roman" w:cs="Times New Roman"/>
          <w:sz w:val="20"/>
          <w:szCs w:val="20"/>
        </w:rPr>
        <w:t>. To see this, type the following commands</w:t>
      </w:r>
    </w:p>
    <w:p w14:paraId="6F226435" w14:textId="77777777" w:rsidR="00330C8B" w:rsidRDefault="00B95A69" w:rsidP="00B95A69">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w:t>
      </w:r>
      <w:r w:rsidR="00330C8B">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330C8B">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32D64815" w14:textId="76C8C0A2" w:rsidR="00B95A69" w:rsidRPr="00591686" w:rsidRDefault="00330C8B" w:rsidP="00B95A69">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w:t>
      </w:r>
      <w:r w:rsidR="00B95A69"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B95A69"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00B95A69" w:rsidRPr="00591686">
        <w:rPr>
          <w:rFonts w:ascii="Consolas" w:eastAsia="Times New Roman" w:hAnsi="Consolas" w:cs="Times New Roman"/>
          <w:sz w:val="20"/>
          <w:szCs w:val="20"/>
        </w:rPr>
        <w:t>S.data</w:t>
      </w:r>
      <w:proofErr w:type="spellEnd"/>
      <w:r w:rsidR="00B95A69" w:rsidRPr="00591686">
        <w:rPr>
          <w:rFonts w:ascii="Consolas" w:eastAsia="Times New Roman" w:hAnsi="Consolas" w:cs="Times New Roman"/>
          <w:sz w:val="20"/>
          <w:szCs w:val="20"/>
        </w:rPr>
        <w:t>;</w:t>
      </w:r>
    </w:p>
    <w:p w14:paraId="61982452" w14:textId="0E92F719" w:rsidR="00B95A69" w:rsidRPr="00591686" w:rsidRDefault="00330C8B" w:rsidP="00B95A69">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w:t>
      </w:r>
      <w:r w:rsidR="00B95A69"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B95A69"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B95A69" w:rsidRPr="00591686">
        <w:rPr>
          <w:rFonts w:ascii="Consolas" w:eastAsia="Times New Roman" w:hAnsi="Consolas" w:cs="Times New Roman"/>
          <w:sz w:val="20"/>
          <w:szCs w:val="20"/>
        </w:rPr>
        <w:t>data(</w:t>
      </w:r>
      <w:proofErr w:type="gramStart"/>
      <w:r w:rsidR="00B95A69" w:rsidRPr="00591686">
        <w:rPr>
          <w:rFonts w:ascii="Consolas" w:eastAsia="Times New Roman" w:hAnsi="Consolas" w:cs="Times New Roman"/>
          <w:sz w:val="20"/>
          <w:szCs w:val="20"/>
        </w:rPr>
        <w:t>1:100:end</w:t>
      </w:r>
      <w:proofErr w:type="gramEnd"/>
      <w:r w:rsidR="00B95A69" w:rsidRPr="00591686">
        <w:rPr>
          <w:rFonts w:ascii="Consolas" w:eastAsia="Times New Roman" w:hAnsi="Consolas" w:cs="Times New Roman"/>
          <w:sz w:val="20"/>
          <w:szCs w:val="20"/>
        </w:rPr>
        <w:t>);</w:t>
      </w:r>
    </w:p>
    <w:p w14:paraId="24B63DB3" w14:textId="5E001C7B" w:rsidR="00B95A69" w:rsidRPr="00591686" w:rsidRDefault="00B95A69" w:rsidP="00B95A69">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w:t>
      </w:r>
      <w:r w:rsidR="00330C8B">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330C8B">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RelaxationTime</w:t>
      </w:r>
      <w:proofErr w:type="spellEnd"/>
      <w:r w:rsidRPr="00591686">
        <w:rPr>
          <w:rFonts w:ascii="Consolas" w:eastAsia="Times New Roman" w:hAnsi="Consolas" w:cs="Times New Roman"/>
          <w:sz w:val="20"/>
          <w:szCs w:val="20"/>
        </w:rPr>
        <w:t>(data</w:t>
      </w:r>
      <w:proofErr w:type="gramStart"/>
      <w:r w:rsidRPr="00591686">
        <w:rPr>
          <w:rFonts w:ascii="Consolas" w:eastAsia="Times New Roman" w:hAnsi="Consolas" w:cs="Times New Roman"/>
          <w:sz w:val="20"/>
          <w:szCs w:val="20"/>
        </w:rPr>
        <w:t>);R</w:t>
      </w:r>
      <w:proofErr w:type="gramEnd"/>
    </w:p>
    <w:p w14:paraId="122EA947" w14:textId="77777777" w:rsidR="00B95A69" w:rsidRPr="00591686" w:rsidRDefault="00B95A69" w:rsidP="00B95A69">
      <w:pPr>
        <w:spacing w:after="0" w:line="240" w:lineRule="auto"/>
        <w:rPr>
          <w:rFonts w:ascii="Consolas" w:eastAsia="Times New Roman" w:hAnsi="Consolas" w:cs="Times New Roman"/>
          <w:sz w:val="20"/>
          <w:szCs w:val="20"/>
        </w:rPr>
      </w:pPr>
    </w:p>
    <w:p w14:paraId="4E7F86C4" w14:textId="11F567FA" w:rsidR="007D11C8" w:rsidRPr="00591686" w:rsidRDefault="00B95A69" w:rsidP="00B71D69">
      <w:pPr>
        <w:spacing w:after="120"/>
        <w:jc w:val="both"/>
        <w:rPr>
          <w:rFonts w:ascii="Consolas" w:hAnsi="Consolas" w:cs="Times New Roman"/>
          <w:sz w:val="20"/>
          <w:szCs w:val="20"/>
        </w:rPr>
      </w:pPr>
      <w:r w:rsidRPr="00591686">
        <w:rPr>
          <w:rFonts w:ascii="Consolas" w:hAnsi="Consolas" w:cs="Times New Roman"/>
          <w:sz w:val="20"/>
          <w:szCs w:val="20"/>
        </w:rPr>
        <w:t>1.0073</w:t>
      </w:r>
    </w:p>
    <w:p w14:paraId="030B6CAF" w14:textId="31AEF224" w:rsidR="00034CAB" w:rsidRPr="00591686" w:rsidRDefault="00B95A69" w:rsidP="00766EEC">
      <w:pPr>
        <w:spacing w:line="240" w:lineRule="auto"/>
        <w:jc w:val="both"/>
        <w:rPr>
          <w:rFonts w:ascii="Times New Roman" w:hAnsi="Times New Roman" w:cs="Times New Roman"/>
          <w:b/>
          <w:bCs/>
          <w:sz w:val="24"/>
          <w:szCs w:val="24"/>
        </w:rPr>
      </w:pPr>
      <w:r w:rsidRPr="00591686">
        <w:rPr>
          <w:rFonts w:ascii="Times New Roman" w:hAnsi="Times New Roman" w:cs="Times New Roman"/>
          <w:sz w:val="20"/>
          <w:szCs w:val="20"/>
        </w:rPr>
        <w:t xml:space="preserve">Where </w:t>
      </w:r>
      <w:r w:rsidRPr="00591686">
        <w:rPr>
          <w:rFonts w:ascii="Consolas" w:eastAsia="Times New Roman" w:hAnsi="Consolas" w:cs="Times New Roman"/>
          <w:sz w:val="20"/>
          <w:szCs w:val="20"/>
        </w:rPr>
        <w:t xml:space="preserve">R </w:t>
      </w:r>
      <w:r w:rsidRPr="00591686">
        <w:rPr>
          <w:rFonts w:ascii="Times New Roman" w:hAnsi="Times New Roman" w:cs="Times New Roman"/>
          <w:sz w:val="20"/>
          <w:szCs w:val="20"/>
        </w:rPr>
        <w:t xml:space="preserve">should, in theory, be </w:t>
      </w:r>
      <w:r w:rsidRPr="00591686">
        <w:rPr>
          <w:rFonts w:ascii="Consolas" w:hAnsi="Consolas" w:cs="Times New Roman"/>
          <w:sz w:val="20"/>
          <w:szCs w:val="20"/>
        </w:rPr>
        <w:t>1</w:t>
      </w:r>
      <w:r w:rsidRPr="00591686">
        <w:rPr>
          <w:rFonts w:ascii="Times New Roman" w:hAnsi="Times New Roman" w:cs="Times New Roman"/>
          <w:sz w:val="20"/>
          <w:szCs w:val="20"/>
        </w:rPr>
        <w:t xml:space="preserve"> if we </w:t>
      </w:r>
      <w:r w:rsidR="005200A1" w:rsidRPr="00591686">
        <w:rPr>
          <w:rFonts w:ascii="Times New Roman" w:hAnsi="Times New Roman" w:cs="Times New Roman"/>
          <w:sz w:val="20"/>
          <w:szCs w:val="20"/>
        </w:rPr>
        <w:t>had</w:t>
      </w:r>
      <w:r w:rsidRPr="00591686">
        <w:rPr>
          <w:rFonts w:ascii="Times New Roman" w:hAnsi="Times New Roman" w:cs="Times New Roman"/>
          <w:sz w:val="20"/>
          <w:szCs w:val="20"/>
        </w:rPr>
        <w:t xml:space="preserve"> a longer dataset. </w:t>
      </w:r>
      <w:r w:rsidR="00604F6A" w:rsidRPr="00591686">
        <w:rPr>
          <w:rFonts w:ascii="Times New Roman" w:hAnsi="Times New Roman" w:cs="Times New Roman"/>
          <w:sz w:val="20"/>
          <w:szCs w:val="20"/>
        </w:rPr>
        <w:t>This relaxation time signifies the lowest resolution</w:t>
      </w:r>
      <w:r w:rsidR="00DD0DCA">
        <w:rPr>
          <w:rFonts w:ascii="Times New Roman" w:hAnsi="Times New Roman" w:cs="Times New Roman"/>
          <w:sz w:val="20"/>
          <w:szCs w:val="20"/>
        </w:rPr>
        <w:t xml:space="preserve"> threshold (</w:t>
      </w:r>
      <w:r w:rsidR="00604F6A" w:rsidRPr="00591686">
        <w:rPr>
          <w:rFonts w:ascii="Times New Roman" w:hAnsi="Times New Roman" w:cs="Times New Roman"/>
          <w:sz w:val="20"/>
          <w:szCs w:val="20"/>
        </w:rPr>
        <w:t>in theory</w:t>
      </w:r>
      <w:r w:rsidR="00DD0DCA">
        <w:rPr>
          <w:rFonts w:ascii="Times New Roman" w:hAnsi="Times New Roman" w:cs="Times New Roman"/>
          <w:sz w:val="20"/>
          <w:szCs w:val="20"/>
        </w:rPr>
        <w:t xml:space="preserve">) blow which </w:t>
      </w:r>
      <w:r w:rsidR="00604F6A" w:rsidRPr="00591686">
        <w:rPr>
          <w:rFonts w:ascii="Times New Roman" w:hAnsi="Times New Roman" w:cs="Times New Roman"/>
          <w:sz w:val="20"/>
          <w:szCs w:val="20"/>
        </w:rPr>
        <w:t xml:space="preserve">all reconstruction procedures fail. </w:t>
      </w:r>
      <w:r w:rsidR="00214D80" w:rsidRPr="00591686">
        <w:rPr>
          <w:rFonts w:ascii="Times New Roman" w:hAnsi="Times New Roman" w:cs="Times New Roman"/>
          <w:sz w:val="20"/>
          <w:szCs w:val="20"/>
        </w:rPr>
        <w:t>N</w:t>
      </w:r>
      <w:r w:rsidR="004F0A9B" w:rsidRPr="00591686">
        <w:rPr>
          <w:rFonts w:ascii="Times New Roman" w:hAnsi="Times New Roman" w:cs="Times New Roman"/>
          <w:sz w:val="20"/>
          <w:szCs w:val="20"/>
        </w:rPr>
        <w:t>ow</w:t>
      </w:r>
      <w:r w:rsidR="00214D80" w:rsidRPr="00591686">
        <w:rPr>
          <w:rFonts w:ascii="Times New Roman" w:hAnsi="Times New Roman" w:cs="Times New Roman"/>
          <w:sz w:val="20"/>
          <w:szCs w:val="20"/>
        </w:rPr>
        <w:t>, we</w:t>
      </w:r>
      <w:r w:rsidR="00EF7D77" w:rsidRPr="00591686">
        <w:rPr>
          <w:rFonts w:ascii="Times New Roman" w:hAnsi="Times New Roman" w:cs="Times New Roman"/>
          <w:sz w:val="20"/>
          <w:szCs w:val="20"/>
        </w:rPr>
        <w:t xml:space="preserve"> </w:t>
      </w:r>
      <w:r w:rsidR="005200A1" w:rsidRPr="00591686">
        <w:rPr>
          <w:rFonts w:ascii="Times New Roman" w:hAnsi="Times New Roman" w:cs="Times New Roman"/>
          <w:sz w:val="20"/>
          <w:szCs w:val="20"/>
        </w:rPr>
        <w:t xml:space="preserve">perform </w:t>
      </w:r>
      <w:r w:rsidR="00EF7D77" w:rsidRPr="00591686">
        <w:rPr>
          <w:rFonts w:ascii="Times New Roman" w:hAnsi="Times New Roman" w:cs="Times New Roman"/>
          <w:sz w:val="20"/>
          <w:szCs w:val="20"/>
        </w:rPr>
        <w:t>Euler reconstruction</w:t>
      </w:r>
      <w:r w:rsidR="005200A1" w:rsidRPr="00591686">
        <w:rPr>
          <w:rFonts w:ascii="Times New Roman" w:hAnsi="Times New Roman" w:cs="Times New Roman"/>
          <w:sz w:val="20"/>
          <w:szCs w:val="20"/>
        </w:rPr>
        <w:t xml:space="preserve"> (first phase)</w:t>
      </w:r>
      <w:r w:rsidR="00EF7D77" w:rsidRPr="00591686">
        <w:rPr>
          <w:rFonts w:ascii="Times New Roman" w:hAnsi="Times New Roman" w:cs="Times New Roman"/>
          <w:sz w:val="20"/>
          <w:szCs w:val="20"/>
        </w:rPr>
        <w:t>. Type the following commands</w:t>
      </w:r>
      <w:r w:rsidR="007E43D5" w:rsidRPr="00591686">
        <w:rPr>
          <w:rFonts w:ascii="Times New Roman" w:hAnsi="Times New Roman" w:cs="Times New Roman"/>
          <w:sz w:val="20"/>
          <w:szCs w:val="20"/>
        </w:rPr>
        <w:t xml:space="preserve"> </w:t>
      </w:r>
      <w:r w:rsidR="00EF7D77" w:rsidRPr="00591686">
        <w:rPr>
          <w:rFonts w:ascii="Times New Roman" w:hAnsi="Times New Roman" w:cs="Times New Roman"/>
          <w:sz w:val="20"/>
          <w:szCs w:val="20"/>
        </w:rPr>
        <w:t xml:space="preserve"> </w:t>
      </w:r>
      <w:r w:rsidR="00A95BB3" w:rsidRPr="00591686">
        <w:rPr>
          <w:rFonts w:ascii="Times New Roman" w:hAnsi="Times New Roman" w:cs="Times New Roman"/>
          <w:b/>
          <w:bCs/>
          <w:sz w:val="24"/>
          <w:szCs w:val="24"/>
        </w:rPr>
        <w:t xml:space="preserve"> </w:t>
      </w:r>
    </w:p>
    <w:p w14:paraId="36805842" w14:textId="77777777" w:rsidR="00635B0F" w:rsidRDefault="00766EEC" w:rsidP="008047A7">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3C622A88" w14:textId="38B2980F" w:rsidR="00766EEC" w:rsidRPr="00591686" w:rsidRDefault="00766EEC" w:rsidP="008047A7">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S.</w:t>
      </w:r>
      <w:proofErr w:type="gramStart"/>
      <w:r w:rsidRPr="00591686">
        <w:rPr>
          <w:rFonts w:ascii="Consolas" w:eastAsia="Times New Roman" w:hAnsi="Consolas" w:cs="Times New Roman"/>
          <w:sz w:val="20"/>
          <w:szCs w:val="20"/>
        </w:rPr>
        <w:t>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load the data</w:t>
      </w:r>
    </w:p>
    <w:p w14:paraId="1D06850A" w14:textId="08B8BD88" w:rsidR="00766EEC" w:rsidRPr="00591686" w:rsidRDefault="00766EEC" w:rsidP="008047A7">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data</w:t>
      </w:r>
      <w:r w:rsidR="002769B8">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2769B8">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data(</w:t>
      </w:r>
      <w:proofErr w:type="gramStart"/>
      <w:r w:rsidRPr="00591686">
        <w:rPr>
          <w:rFonts w:ascii="Consolas" w:eastAsia="Times New Roman" w:hAnsi="Consolas" w:cs="Times New Roman"/>
          <w:sz w:val="20"/>
          <w:szCs w:val="20"/>
        </w:rPr>
        <w:t>1:100:end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Only every 100 data points are considered</w:t>
      </w:r>
    </w:p>
    <w:p w14:paraId="1E2A9E1C" w14:textId="2B57F329" w:rsidR="00766EEC" w:rsidRPr="00591686" w:rsidRDefault="00766EEC" w:rsidP="008047A7">
      <w:pPr>
        <w:spacing w:after="0" w:line="240" w:lineRule="auto"/>
        <w:jc w:val="both"/>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 1; </w:t>
      </w:r>
      <w:r w:rsidRPr="00591686">
        <w:rPr>
          <w:rFonts w:ascii="Consolas" w:eastAsia="Times New Roman" w:hAnsi="Consolas" w:cs="Times New Roman"/>
          <w:color w:val="008013"/>
          <w:sz w:val="20"/>
          <w:szCs w:val="20"/>
        </w:rPr>
        <w:t xml:space="preserve">% note that the </w:t>
      </w:r>
      <w:ins w:id="52" w:author="Babak" w:date="2025-08-07T15:30:00Z">
        <w:r w:rsidR="00DB27AA">
          <w:rPr>
            <w:rFonts w:ascii="Consolas" w:eastAsia="Times New Roman" w:hAnsi="Consolas" w:cs="Times New Roman"/>
            <w:color w:val="008013"/>
            <w:sz w:val="20"/>
            <w:szCs w:val="20"/>
          </w:rPr>
          <w:t>original</w:t>
        </w:r>
      </w:ins>
      <w:del w:id="53" w:author="Babak" w:date="2025-08-07T15:30:00Z">
        <w:r w:rsidRPr="00591686" w:rsidDel="00DB27AA">
          <w:rPr>
            <w:rFonts w:ascii="Consolas" w:eastAsia="Times New Roman" w:hAnsi="Consolas" w:cs="Times New Roman"/>
            <w:color w:val="008013"/>
            <w:sz w:val="20"/>
            <w:szCs w:val="20"/>
          </w:rPr>
          <w:delText>mother</w:delText>
        </w:r>
      </w:del>
      <w:r w:rsidRPr="00591686">
        <w:rPr>
          <w:rFonts w:ascii="Consolas" w:eastAsia="Times New Roman" w:hAnsi="Consolas" w:cs="Times New Roman"/>
          <w:color w:val="008013"/>
          <w:sz w:val="20"/>
          <w:szCs w:val="20"/>
        </w:rPr>
        <w:t xml:space="preserve"> dataset has the time step of </w:t>
      </w:r>
      <w:proofErr w:type="spellStart"/>
      <w:r w:rsidRPr="00591686">
        <w:rPr>
          <w:rFonts w:ascii="Consolas" w:eastAsia="Times New Roman" w:hAnsi="Consolas" w:cs="Times New Roman"/>
          <w:color w:val="008013"/>
          <w:sz w:val="20"/>
          <w:szCs w:val="20"/>
        </w:rPr>
        <w:t>dt</w:t>
      </w:r>
      <w:proofErr w:type="spellEnd"/>
      <w:r w:rsidRPr="00591686">
        <w:rPr>
          <w:rFonts w:ascii="Consolas" w:eastAsia="Times New Roman" w:hAnsi="Consolas" w:cs="Times New Roman"/>
          <w:color w:val="008013"/>
          <w:sz w:val="20"/>
          <w:szCs w:val="20"/>
        </w:rPr>
        <w:t xml:space="preserve">=0.01 which is multiplied </w:t>
      </w:r>
      <w:r w:rsidR="008047A7" w:rsidRPr="00591686">
        <w:rPr>
          <w:rFonts w:ascii="Consolas" w:eastAsia="Times New Roman" w:hAnsi="Consolas" w:cs="Times New Roman"/>
          <w:color w:val="008013"/>
          <w:sz w:val="20"/>
          <w:szCs w:val="20"/>
        </w:rPr>
        <w:t>%</w:t>
      </w:r>
      <w:r w:rsidRPr="00591686">
        <w:rPr>
          <w:rFonts w:ascii="Consolas" w:eastAsia="Times New Roman" w:hAnsi="Consolas" w:cs="Times New Roman"/>
          <w:color w:val="008013"/>
          <w:sz w:val="20"/>
          <w:szCs w:val="20"/>
        </w:rPr>
        <w:t>by 100 to match the time scale of this sample</w:t>
      </w:r>
    </w:p>
    <w:p w14:paraId="64006AF7" w14:textId="77777777" w:rsidR="00766EEC" w:rsidRPr="00E055AD" w:rsidRDefault="00766EEC" w:rsidP="008047A7">
      <w:pPr>
        <w:spacing w:after="0" w:line="240" w:lineRule="auto"/>
        <w:jc w:val="both"/>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w:t>
      </w:r>
      <w:proofErr w:type="spellStart"/>
      <w:proofErr w:type="gramStart"/>
      <w:r w:rsidRPr="00E055AD">
        <w:rPr>
          <w:rFonts w:ascii="Consolas" w:eastAsia="Times New Roman" w:hAnsi="Consolas" w:cs="Times New Roman"/>
          <w:sz w:val="20"/>
          <w:szCs w:val="20"/>
          <w:lang w:val="es-ES"/>
        </w:rPr>
        <w:t>x,par</w:t>
      </w:r>
      <w:proofErr w:type="spellEnd"/>
      <w:proofErr w:type="gramEnd"/>
      <w:r w:rsidRPr="00E055AD">
        <w:rPr>
          <w:rFonts w:ascii="Consolas" w:eastAsia="Times New Roman" w:hAnsi="Consolas" w:cs="Times New Roman"/>
          <w:sz w:val="20"/>
          <w:szCs w:val="20"/>
          <w:lang w:val="es-ES"/>
        </w:rPr>
        <w:t>)par(1).*</w:t>
      </w:r>
      <w:proofErr w:type="spellStart"/>
      <w:r w:rsidRPr="00E055AD">
        <w:rPr>
          <w:rFonts w:ascii="Consolas" w:eastAsia="Times New Roman" w:hAnsi="Consolas" w:cs="Times New Roman"/>
          <w:sz w:val="20"/>
          <w:szCs w:val="20"/>
          <w:lang w:val="es-ES"/>
        </w:rPr>
        <w:t>x;sigma</w:t>
      </w:r>
      <w:proofErr w:type="spellEnd"/>
      <w:r w:rsidRPr="00E055AD">
        <w:rPr>
          <w:rFonts w:ascii="Consolas" w:eastAsia="Times New Roman" w:hAnsi="Consolas" w:cs="Times New Roman"/>
          <w:sz w:val="20"/>
          <w:szCs w:val="20"/>
          <w:lang w:val="es-ES"/>
        </w:rPr>
        <w:t xml:space="preserve"> = @(</w:t>
      </w:r>
      <w:proofErr w:type="spellStart"/>
      <w:r w:rsidRPr="00E055AD">
        <w:rPr>
          <w:rFonts w:ascii="Consolas" w:eastAsia="Times New Roman" w:hAnsi="Consolas" w:cs="Times New Roman"/>
          <w:sz w:val="20"/>
          <w:szCs w:val="20"/>
          <w:lang w:val="es-ES"/>
        </w:rPr>
        <w:t>x,par</w:t>
      </w:r>
      <w:proofErr w:type="spellEnd"/>
      <w:r w:rsidRPr="00E055AD">
        <w:rPr>
          <w:rFonts w:ascii="Consolas" w:eastAsia="Times New Roman" w:hAnsi="Consolas" w:cs="Times New Roman"/>
          <w:sz w:val="20"/>
          <w:szCs w:val="20"/>
          <w:lang w:val="es-ES"/>
        </w:rPr>
        <w:t>)par(2);</w:t>
      </w:r>
    </w:p>
    <w:p w14:paraId="4FBC6682" w14:textId="1F8C12F7" w:rsidR="00766EEC" w:rsidRPr="00E055AD" w:rsidRDefault="00766EEC" w:rsidP="00F47C81">
      <w:pPr>
        <w:spacing w:line="240" w:lineRule="auto"/>
        <w:jc w:val="both"/>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lastRenderedPageBreak/>
        <w:t>result</w:t>
      </w:r>
      <w:r w:rsidR="00A153BF">
        <w:rPr>
          <w:rFonts w:ascii="Consolas" w:eastAsia="Times New Roman" w:hAnsi="Consolas" w:cs="Times New Roman"/>
          <w:sz w:val="20"/>
          <w:szCs w:val="20"/>
          <w:lang w:val="es-ES"/>
        </w:rPr>
        <w:t>6</w:t>
      </w:r>
      <w:r w:rsidRPr="00E055AD">
        <w:rPr>
          <w:rFonts w:ascii="Consolas" w:eastAsia="Times New Roman" w:hAnsi="Consolas" w:cs="Times New Roman"/>
          <w:sz w:val="20"/>
          <w:szCs w:val="20"/>
          <w:lang w:val="es-ES"/>
        </w:rPr>
        <w:t xml:space="preserve"> = </w:t>
      </w:r>
      <w:proofErr w:type="spellStart"/>
      <w:r w:rsidRPr="00E055AD">
        <w:rPr>
          <w:rFonts w:ascii="Consolas" w:eastAsia="Times New Roman" w:hAnsi="Consolas" w:cs="Times New Roman"/>
          <w:sz w:val="20"/>
          <w:szCs w:val="20"/>
          <w:lang w:val="es-ES"/>
        </w:rPr>
        <w:t>euler_</w:t>
      </w:r>
      <w:proofErr w:type="gramStart"/>
      <w:r w:rsidRPr="00E055AD">
        <w:rPr>
          <w:rFonts w:ascii="Consolas" w:eastAsia="Times New Roman" w:hAnsi="Consolas" w:cs="Times New Roman"/>
          <w:sz w:val="20"/>
          <w:szCs w:val="20"/>
          <w:lang w:val="es-ES"/>
        </w:rPr>
        <w:t>reconstruction</w:t>
      </w:r>
      <w:proofErr w:type="spellEnd"/>
      <w:r w:rsidRPr="00E055AD">
        <w:rPr>
          <w:rFonts w:ascii="Consolas" w:eastAsia="Times New Roman" w:hAnsi="Consolas" w:cs="Times New Roman"/>
          <w:sz w:val="20"/>
          <w:szCs w:val="20"/>
          <w:lang w:val="es-ES"/>
        </w:rPr>
        <w:t>(</w:t>
      </w:r>
      <w:proofErr w:type="gramEnd"/>
      <w:r w:rsidRPr="00E055AD">
        <w:rPr>
          <w:rFonts w:ascii="Consolas" w:eastAsia="Times New Roman" w:hAnsi="Consolas" w:cs="Times New Roman"/>
          <w:sz w:val="20"/>
          <w:szCs w:val="20"/>
          <w:lang w:val="es-ES"/>
        </w:rPr>
        <w:t xml:space="preserve">data, </w:t>
      </w:r>
      <w:proofErr w:type="spellStart"/>
      <w:r w:rsidRPr="00E055AD">
        <w:rPr>
          <w:rFonts w:ascii="Consolas" w:eastAsia="Times New Roman" w:hAnsi="Consolas" w:cs="Times New Roman"/>
          <w:sz w:val="20"/>
          <w:szCs w:val="20"/>
          <w:lang w:val="es-ES"/>
        </w:rPr>
        <w:t>dt</w:t>
      </w:r>
      <w:proofErr w:type="spellEnd"/>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'mu'</w:t>
      </w:r>
      <w:r w:rsidRPr="00E055AD">
        <w:rPr>
          <w:rFonts w:ascii="Consolas" w:eastAsia="Times New Roman" w:hAnsi="Consolas" w:cs="Times New Roman"/>
          <w:sz w:val="20"/>
          <w:szCs w:val="20"/>
          <w:lang w:val="es-ES"/>
        </w:rPr>
        <w:t xml:space="preserve">, mu, </w:t>
      </w:r>
      <w:r w:rsidRPr="00E055AD">
        <w:rPr>
          <w:rFonts w:ascii="Consolas" w:eastAsia="Times New Roman" w:hAnsi="Consolas" w:cs="Times New Roman"/>
          <w:color w:val="A709F5"/>
          <w:sz w:val="20"/>
          <w:szCs w:val="20"/>
          <w:lang w:val="es-ES"/>
        </w:rPr>
        <w:t>'sigma'</w:t>
      </w:r>
      <w:r w:rsidRPr="00E055AD">
        <w:rPr>
          <w:rFonts w:ascii="Consolas" w:eastAsia="Times New Roman" w:hAnsi="Consolas" w:cs="Times New Roman"/>
          <w:sz w:val="20"/>
          <w:szCs w:val="20"/>
          <w:lang w:val="es-ES"/>
        </w:rPr>
        <w:t xml:space="preserve">, sigma,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gradient_fun</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proofErr w:type="spellStart"/>
      <w:r w:rsidRPr="00E055AD">
        <w:rPr>
          <w:rFonts w:ascii="Consolas" w:eastAsia="Times New Roman" w:hAnsi="Consolas" w:cs="Times New Roman"/>
          <w:sz w:val="20"/>
          <w:szCs w:val="20"/>
          <w:lang w:val="es-ES"/>
        </w:rPr>
        <w:t>eulergrad</w:t>
      </w:r>
      <w:proofErr w:type="spellEnd"/>
      <w:r w:rsidRPr="00E055AD">
        <w:rPr>
          <w:rFonts w:ascii="Consolas" w:eastAsia="Times New Roman" w:hAnsi="Consolas" w:cs="Times New Roman"/>
          <w:sz w:val="20"/>
          <w:szCs w:val="20"/>
          <w:lang w:val="es-ES"/>
        </w:rPr>
        <w:t xml:space="preserve">(mu, sigma), </w:t>
      </w:r>
      <w:r w:rsidRPr="00E055AD">
        <w:rPr>
          <w:rFonts w:ascii="Consolas" w:eastAsia="Times New Roman" w:hAnsi="Consolas" w:cs="Times New Roman"/>
          <w:color w:val="A709F5"/>
          <w:sz w:val="20"/>
          <w:szCs w:val="20"/>
          <w:lang w:val="es-ES"/>
        </w:rPr>
        <w:t>'lb'</w:t>
      </w:r>
      <w:r w:rsidRPr="00E055AD">
        <w:rPr>
          <w:rFonts w:ascii="Consolas" w:eastAsia="Times New Roman" w:hAnsi="Consolas" w:cs="Times New Roman"/>
          <w:sz w:val="20"/>
          <w:szCs w:val="20"/>
          <w:lang w:val="es-ES"/>
        </w:rPr>
        <w:t xml:space="preserve">, [-200 </w:t>
      </w:r>
      <w:proofErr w:type="spellStart"/>
      <w:r w:rsidRPr="00E055AD">
        <w:rPr>
          <w:rFonts w:ascii="Consolas" w:eastAsia="Times New Roman" w:hAnsi="Consolas" w:cs="Times New Roman"/>
          <w:sz w:val="20"/>
          <w:szCs w:val="20"/>
          <w:lang w:val="es-ES"/>
        </w:rPr>
        <w:t>eps</w:t>
      </w:r>
      <w:proofErr w:type="spellEnd"/>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ub</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[200 200],</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useparallel</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,true,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solver</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fmincon</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search_agents</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5);</w:t>
      </w:r>
    </w:p>
    <w:p w14:paraId="5C8256D9" w14:textId="5C3EF094" w:rsidR="00A95BB3" w:rsidRPr="00591686" w:rsidRDefault="00F47C81" w:rsidP="00B71D69">
      <w:pPr>
        <w:spacing w:after="120"/>
        <w:jc w:val="both"/>
        <w:rPr>
          <w:rFonts w:ascii="Times New Roman" w:hAnsi="Times New Roman" w:cs="Times New Roman"/>
          <w:sz w:val="20"/>
          <w:szCs w:val="20"/>
        </w:rPr>
      </w:pPr>
      <w:r w:rsidRPr="00591686">
        <w:rPr>
          <w:rFonts w:ascii="Times New Roman" w:hAnsi="Times New Roman" w:cs="Times New Roman"/>
          <w:sz w:val="20"/>
          <w:szCs w:val="20"/>
        </w:rPr>
        <w:t>and you get</w:t>
      </w:r>
    </w:p>
    <w:p w14:paraId="698A013C" w14:textId="77777777" w:rsidR="00F47C81" w:rsidRPr="00591686" w:rsidRDefault="00F47C81" w:rsidP="00F47C81">
      <w:pPr>
        <w:spacing w:after="0"/>
        <w:jc w:val="both"/>
        <w:rPr>
          <w:rFonts w:ascii="Consolas" w:hAnsi="Consolas" w:cs="Times New Roman"/>
          <w:sz w:val="20"/>
          <w:szCs w:val="20"/>
        </w:rPr>
      </w:pPr>
      <w:r w:rsidRPr="00591686">
        <w:rPr>
          <w:rFonts w:ascii="Consolas" w:hAnsi="Consolas" w:cs="Times New Roman"/>
          <w:sz w:val="20"/>
          <w:szCs w:val="20"/>
        </w:rPr>
        <w:t xml:space="preserve">Estimated </w:t>
      </w:r>
      <w:proofErr w:type="gramStart"/>
      <w:r w:rsidRPr="00591686">
        <w:rPr>
          <w:rFonts w:ascii="Consolas" w:hAnsi="Consolas" w:cs="Times New Roman"/>
          <w:sz w:val="20"/>
          <w:szCs w:val="20"/>
        </w:rPr>
        <w:t>parameters :</w:t>
      </w:r>
      <w:proofErr w:type="gramEnd"/>
      <w:r w:rsidRPr="00591686">
        <w:rPr>
          <w:rFonts w:ascii="Consolas" w:hAnsi="Consolas" w:cs="Times New Roman"/>
          <w:sz w:val="20"/>
          <w:szCs w:val="20"/>
        </w:rPr>
        <w:t xml:space="preserve"> </w:t>
      </w:r>
    </w:p>
    <w:p w14:paraId="6E5E5C7F" w14:textId="77777777" w:rsidR="00F47C81" w:rsidRPr="00591686" w:rsidRDefault="00F47C81" w:rsidP="00F47C81">
      <w:pPr>
        <w:spacing w:after="0"/>
        <w:jc w:val="both"/>
        <w:rPr>
          <w:rFonts w:ascii="Consolas" w:hAnsi="Consolas" w:cs="Times New Roman"/>
          <w:sz w:val="20"/>
          <w:szCs w:val="20"/>
        </w:rPr>
      </w:pPr>
      <w:r w:rsidRPr="00591686">
        <w:rPr>
          <w:rFonts w:ascii="Consolas" w:hAnsi="Consolas" w:cs="Times New Roman"/>
          <w:sz w:val="20"/>
          <w:szCs w:val="20"/>
        </w:rPr>
        <w:t>-0.63555     0.65456</w:t>
      </w:r>
    </w:p>
    <w:p w14:paraId="75A037D4" w14:textId="6492130A" w:rsidR="00F47C81" w:rsidRPr="00591686" w:rsidRDefault="00F47C81" w:rsidP="00FD375C">
      <w:pPr>
        <w:jc w:val="both"/>
        <w:rPr>
          <w:rFonts w:ascii="Consolas" w:hAnsi="Consolas" w:cs="Times New Roman"/>
          <w:sz w:val="20"/>
          <w:szCs w:val="20"/>
        </w:rPr>
      </w:pPr>
      <w:r w:rsidRPr="00591686">
        <w:rPr>
          <w:rFonts w:ascii="Consolas" w:hAnsi="Consolas" w:cs="Times New Roman"/>
          <w:sz w:val="20"/>
          <w:szCs w:val="20"/>
        </w:rPr>
        <w:t>- sum of log-likelihoods): 9950.4726</w:t>
      </w:r>
    </w:p>
    <w:p w14:paraId="4650B075" w14:textId="0635487D" w:rsidR="005D12F3" w:rsidRDefault="00FD375C" w:rsidP="000235E5">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sz w:val="20"/>
          <w:szCs w:val="20"/>
        </w:rPr>
        <w:t xml:space="preserve">This estimate deviates </w:t>
      </w:r>
      <w:r w:rsidR="00BA6607" w:rsidRPr="00591686">
        <w:rPr>
          <w:rFonts w:ascii="Times New Roman" w:hAnsi="Times New Roman" w:cs="Times New Roman"/>
          <w:sz w:val="20"/>
          <w:szCs w:val="20"/>
        </w:rPr>
        <w:t>significantly</w:t>
      </w:r>
      <w:r w:rsidRPr="00591686">
        <w:rPr>
          <w:rFonts w:ascii="Times New Roman" w:hAnsi="Times New Roman" w:cs="Times New Roman"/>
          <w:sz w:val="20"/>
          <w:szCs w:val="20"/>
        </w:rPr>
        <w:t xml:space="preserve"> from the true parameter values</w:t>
      </w:r>
      <w:r w:rsidR="00BA6607" w:rsidRPr="00591686">
        <w:rPr>
          <w:rFonts w:ascii="Times New Roman" w:hAnsi="Times New Roman" w:cs="Times New Roman"/>
          <w:sz w:val="20"/>
          <w:szCs w:val="20"/>
        </w:rPr>
        <w:t xml:space="preserve"> due to the fact that we rarified the original dataset</w:t>
      </w:r>
      <w:r w:rsidR="009E18E4" w:rsidRPr="00591686">
        <w:rPr>
          <w:rFonts w:ascii="Times New Roman" w:hAnsi="Times New Roman" w:cs="Times New Roman"/>
          <w:sz w:val="20"/>
          <w:szCs w:val="20"/>
        </w:rPr>
        <w:t xml:space="preserve"> to create this low-resolution dataset.</w:t>
      </w:r>
      <w:r w:rsidR="009A2AD5" w:rsidRPr="00591686">
        <w:rPr>
          <w:rFonts w:ascii="Times New Roman" w:hAnsi="Times New Roman" w:cs="Times New Roman"/>
          <w:sz w:val="20"/>
          <w:szCs w:val="20"/>
        </w:rPr>
        <w:t xml:space="preserve"> This</w:t>
      </w:r>
      <w:r w:rsidR="00BA6607" w:rsidRPr="00591686">
        <w:rPr>
          <w:rFonts w:ascii="Times New Roman" w:hAnsi="Times New Roman" w:cs="Times New Roman"/>
          <w:sz w:val="20"/>
          <w:szCs w:val="20"/>
        </w:rPr>
        <w:t xml:space="preserve"> (Euler reconstruction) marks the completion of the first phase. Moving on to the second phase, we employ</w:t>
      </w:r>
      <w:r w:rsidR="00661EF2" w:rsidRPr="00591686">
        <w:rPr>
          <w:rFonts w:ascii="Times New Roman" w:hAnsi="Times New Roman" w:cs="Times New Roman"/>
          <w:sz w:val="20"/>
          <w:szCs w:val="20"/>
        </w:rPr>
        <w:t xml:space="preserve"> </w:t>
      </w:r>
      <w:proofErr w:type="spellStart"/>
      <w:r w:rsidR="00661EF2" w:rsidRPr="00591686">
        <w:rPr>
          <w:rFonts w:ascii="Times New Roman" w:hAnsi="Times New Roman" w:cs="Times New Roman"/>
          <w:sz w:val="20"/>
          <w:szCs w:val="20"/>
        </w:rPr>
        <w:t>Hermite</w:t>
      </w:r>
      <w:proofErr w:type="spellEnd"/>
      <w:r w:rsidR="00661EF2" w:rsidRPr="00591686">
        <w:rPr>
          <w:rFonts w:ascii="Times New Roman" w:hAnsi="Times New Roman" w:cs="Times New Roman"/>
          <w:sz w:val="20"/>
          <w:szCs w:val="20"/>
        </w:rPr>
        <w:t xml:space="preserve"> reconstruction</w:t>
      </w:r>
      <w:r w:rsidR="00BA6607" w:rsidRPr="00591686">
        <w:rPr>
          <w:rFonts w:ascii="Times New Roman" w:hAnsi="Times New Roman" w:cs="Times New Roman"/>
          <w:sz w:val="20"/>
          <w:szCs w:val="20"/>
        </w:rPr>
        <w:t xml:space="preserve">, wherein the package explores in the vicinity of the Euler estimation to improve it. At this stage you have two choices to pick an optimization solver: </w:t>
      </w:r>
      <w:proofErr w:type="spellStart"/>
      <w:r w:rsidR="00BA6607" w:rsidRPr="00591686">
        <w:rPr>
          <w:rFonts w:ascii="Consolas" w:eastAsia="Times New Roman" w:hAnsi="Consolas" w:cs="Times New Roman"/>
          <w:color w:val="000000" w:themeColor="text1"/>
          <w:sz w:val="20"/>
          <w:szCs w:val="20"/>
        </w:rPr>
        <w:t>fmincon</w:t>
      </w:r>
      <w:proofErr w:type="spellEnd"/>
      <w:r w:rsidR="00BA6607" w:rsidRPr="00591686">
        <w:rPr>
          <w:rFonts w:ascii="Times New Roman" w:hAnsi="Times New Roman" w:cs="Times New Roman"/>
          <w:sz w:val="20"/>
          <w:szCs w:val="20"/>
        </w:rPr>
        <w:t xml:space="preserve"> or </w:t>
      </w:r>
      <w:proofErr w:type="spellStart"/>
      <w:r w:rsidR="00BA6607" w:rsidRPr="00591686">
        <w:rPr>
          <w:rFonts w:ascii="Consolas" w:eastAsia="Times New Roman" w:hAnsi="Consolas" w:cs="Times New Roman"/>
          <w:color w:val="000000" w:themeColor="text1"/>
          <w:sz w:val="20"/>
          <w:szCs w:val="20"/>
        </w:rPr>
        <w:t>gwo</w:t>
      </w:r>
      <w:proofErr w:type="spellEnd"/>
      <w:r w:rsidR="00BA6607" w:rsidRPr="00591686">
        <w:rPr>
          <w:rFonts w:ascii="Times New Roman" w:hAnsi="Times New Roman" w:cs="Times New Roman"/>
          <w:sz w:val="20"/>
          <w:szCs w:val="20"/>
        </w:rPr>
        <w:t xml:space="preserve">. Opting for </w:t>
      </w:r>
      <w:proofErr w:type="spellStart"/>
      <w:r w:rsidR="00623116" w:rsidRPr="00591686">
        <w:rPr>
          <w:rFonts w:ascii="Consolas" w:eastAsia="Times New Roman" w:hAnsi="Consolas" w:cs="Times New Roman"/>
          <w:color w:val="000000" w:themeColor="text1"/>
          <w:sz w:val="20"/>
          <w:szCs w:val="20"/>
        </w:rPr>
        <w:t>fmincon</w:t>
      </w:r>
      <w:proofErr w:type="spellEnd"/>
      <w:r w:rsidR="00623116" w:rsidRPr="00591686">
        <w:rPr>
          <w:rFonts w:ascii="Times New Roman" w:hAnsi="Times New Roman" w:cs="Times New Roman"/>
          <w:sz w:val="20"/>
          <w:szCs w:val="20"/>
        </w:rPr>
        <w:t xml:space="preserve"> (recommended)</w:t>
      </w:r>
      <w:r w:rsidR="00BA6607" w:rsidRPr="00591686">
        <w:rPr>
          <w:rFonts w:ascii="Times New Roman" w:hAnsi="Times New Roman" w:cs="Times New Roman"/>
          <w:sz w:val="20"/>
          <w:szCs w:val="20"/>
        </w:rPr>
        <w:t xml:space="preserve"> involves an initial step of running the function </w:t>
      </w:r>
      <w:proofErr w:type="spellStart"/>
      <w:r w:rsidR="00623116" w:rsidRPr="00591686">
        <w:rPr>
          <w:rFonts w:ascii="Consolas" w:eastAsia="Times New Roman" w:hAnsi="Consolas" w:cs="Times New Roman"/>
          <w:color w:val="000000" w:themeColor="text1"/>
          <w:sz w:val="20"/>
          <w:szCs w:val="20"/>
        </w:rPr>
        <w:t>legitimate_points</w:t>
      </w:r>
      <w:proofErr w:type="spellEnd"/>
      <w:r w:rsidR="00623116" w:rsidRPr="00591686">
        <w:rPr>
          <w:rFonts w:ascii="Consolas" w:eastAsia="Times New Roman" w:hAnsi="Consolas" w:cs="Times New Roman"/>
          <w:color w:val="000000" w:themeColor="text1"/>
          <w:sz w:val="20"/>
          <w:szCs w:val="20"/>
        </w:rPr>
        <w:t xml:space="preserve"> </w:t>
      </w:r>
      <w:r w:rsidR="00BA6607" w:rsidRPr="00591686">
        <w:rPr>
          <w:rFonts w:ascii="Times New Roman" w:hAnsi="Times New Roman" w:cs="Times New Roman"/>
          <w:sz w:val="20"/>
          <w:szCs w:val="20"/>
        </w:rPr>
        <w:t xml:space="preserve">to find </w:t>
      </w:r>
      <w:r w:rsidR="00183E6F" w:rsidRPr="00591686">
        <w:rPr>
          <w:rFonts w:ascii="Times New Roman" w:hAnsi="Times New Roman" w:cs="Times New Roman"/>
          <w:sz w:val="20"/>
          <w:szCs w:val="20"/>
        </w:rPr>
        <w:t xml:space="preserve">at least </w:t>
      </w:r>
      <w:r w:rsidR="00183E6F" w:rsidRPr="00591686">
        <w:rPr>
          <w:rFonts w:ascii="Consolas" w:eastAsia="Times New Roman" w:hAnsi="Consolas" w:cs="Times New Roman"/>
          <w:color w:val="000000" w:themeColor="text1"/>
          <w:sz w:val="20"/>
          <w:szCs w:val="20"/>
        </w:rPr>
        <w:t xml:space="preserve">N = </w:t>
      </w:r>
      <w:proofErr w:type="spellStart"/>
      <w:r w:rsidR="00183E6F" w:rsidRPr="00591686">
        <w:rPr>
          <w:rFonts w:ascii="Consolas" w:eastAsia="Times New Roman" w:hAnsi="Consolas" w:cs="Times New Roman"/>
          <w:sz w:val="20"/>
          <w:szCs w:val="20"/>
        </w:rPr>
        <w:t>search_agents</w:t>
      </w:r>
      <w:proofErr w:type="spellEnd"/>
      <w:r w:rsidR="00BA6607" w:rsidRPr="00591686">
        <w:rPr>
          <w:rFonts w:ascii="Times New Roman" w:hAnsi="Times New Roman" w:cs="Times New Roman"/>
          <w:sz w:val="20"/>
          <w:szCs w:val="20"/>
        </w:rPr>
        <w:t xml:space="preserve"> </w:t>
      </w:r>
      <w:r w:rsidR="00183E6F" w:rsidRPr="00591686">
        <w:rPr>
          <w:rFonts w:ascii="Times New Roman" w:hAnsi="Times New Roman" w:cs="Times New Roman"/>
          <w:sz w:val="20"/>
          <w:szCs w:val="20"/>
        </w:rPr>
        <w:t>legitimate</w:t>
      </w:r>
      <w:r w:rsidR="00BA6607" w:rsidRPr="00591686">
        <w:rPr>
          <w:rFonts w:ascii="Times New Roman" w:hAnsi="Times New Roman" w:cs="Times New Roman"/>
          <w:sz w:val="20"/>
          <w:szCs w:val="20"/>
        </w:rPr>
        <w:t xml:space="preserve"> starting points before proceeding to solve the underlying optimization problem (MLE). </w:t>
      </w:r>
      <w:r w:rsidR="003D3261" w:rsidRPr="00591686">
        <w:rPr>
          <w:rFonts w:ascii="Times New Roman" w:hAnsi="Times New Roman" w:cs="Times New Roman"/>
          <w:sz w:val="20"/>
          <w:szCs w:val="20"/>
        </w:rPr>
        <w:t xml:space="preserve">Subsequently, you can execute the main function </w:t>
      </w:r>
      <w:proofErr w:type="spellStart"/>
      <w:r w:rsidR="003D3261" w:rsidRPr="00591686">
        <w:rPr>
          <w:rFonts w:ascii="Consolas" w:eastAsia="Times New Roman" w:hAnsi="Consolas" w:cs="Times New Roman"/>
          <w:sz w:val="20"/>
          <w:szCs w:val="20"/>
        </w:rPr>
        <w:t>hermite_reconstruction</w:t>
      </w:r>
      <w:proofErr w:type="spellEnd"/>
      <w:r w:rsidR="0011289E" w:rsidRPr="00591686">
        <w:rPr>
          <w:rFonts w:ascii="Times New Roman" w:hAnsi="Times New Roman" w:cs="Times New Roman"/>
          <w:sz w:val="20"/>
          <w:szCs w:val="20"/>
        </w:rPr>
        <w:t xml:space="preserve"> </w:t>
      </w:r>
      <w:r w:rsidR="003D3261" w:rsidRPr="00591686">
        <w:rPr>
          <w:rFonts w:ascii="Times New Roman" w:hAnsi="Times New Roman" w:cs="Times New Roman"/>
          <w:sz w:val="20"/>
          <w:szCs w:val="20"/>
        </w:rPr>
        <w:t xml:space="preserve">to estimate the optimal parameter values. </w:t>
      </w:r>
      <w:r w:rsidR="00DB799C" w:rsidRPr="00591686">
        <w:rPr>
          <w:rFonts w:ascii="Times New Roman" w:hAnsi="Times New Roman" w:cs="Times New Roman"/>
          <w:sz w:val="20"/>
          <w:szCs w:val="20"/>
        </w:rPr>
        <w:t xml:space="preserve">This sequential approach is essential because </w:t>
      </w:r>
      <w:proofErr w:type="spellStart"/>
      <w:r w:rsidR="00DB799C" w:rsidRPr="00591686">
        <w:rPr>
          <w:rFonts w:ascii="Consolas" w:eastAsia="Times New Roman" w:hAnsi="Consolas" w:cs="Times New Roman"/>
          <w:color w:val="000000" w:themeColor="text1"/>
          <w:sz w:val="20"/>
          <w:szCs w:val="20"/>
        </w:rPr>
        <w:t>fmincon</w:t>
      </w:r>
      <w:proofErr w:type="spellEnd"/>
      <w:r w:rsidR="00DB799C" w:rsidRPr="00591686">
        <w:rPr>
          <w:rFonts w:ascii="Times New Roman" w:hAnsi="Times New Roman" w:cs="Times New Roman"/>
          <w:sz w:val="20"/>
          <w:szCs w:val="20"/>
        </w:rPr>
        <w:t xml:space="preserve"> cannot </w:t>
      </w:r>
      <w:r w:rsidR="00070C83">
        <w:rPr>
          <w:rFonts w:ascii="Times New Roman" w:hAnsi="Times New Roman" w:cs="Times New Roman"/>
          <w:sz w:val="20"/>
          <w:szCs w:val="20"/>
        </w:rPr>
        <w:t>start</w:t>
      </w:r>
      <w:r w:rsidR="00DB799C" w:rsidRPr="00591686">
        <w:rPr>
          <w:rFonts w:ascii="Times New Roman" w:hAnsi="Times New Roman" w:cs="Times New Roman"/>
          <w:sz w:val="20"/>
          <w:szCs w:val="20"/>
        </w:rPr>
        <w:t xml:space="preserve"> optimization with an infeasible </w:t>
      </w:r>
      <w:r w:rsidR="001F4F10" w:rsidRPr="00591686">
        <w:rPr>
          <w:rFonts w:ascii="Times New Roman" w:hAnsi="Times New Roman" w:cs="Times New Roman"/>
          <w:sz w:val="20"/>
          <w:szCs w:val="20"/>
        </w:rPr>
        <w:t>solution</w:t>
      </w:r>
      <w:r w:rsidR="00DB799C" w:rsidRPr="00591686">
        <w:rPr>
          <w:rFonts w:ascii="Times New Roman" w:hAnsi="Times New Roman" w:cs="Times New Roman"/>
          <w:sz w:val="20"/>
          <w:szCs w:val="20"/>
        </w:rPr>
        <w:t>, although it can</w:t>
      </w:r>
      <w:r w:rsidR="00080064" w:rsidRPr="00591686">
        <w:rPr>
          <w:rFonts w:ascii="Times New Roman" w:hAnsi="Times New Roman" w:cs="Times New Roman"/>
          <w:sz w:val="20"/>
          <w:szCs w:val="20"/>
        </w:rPr>
        <w:t xml:space="preserve"> fortunately</w:t>
      </w:r>
      <w:r w:rsidR="00DB799C" w:rsidRPr="00591686">
        <w:rPr>
          <w:rFonts w:ascii="Times New Roman" w:hAnsi="Times New Roman" w:cs="Times New Roman"/>
          <w:sz w:val="20"/>
          <w:szCs w:val="20"/>
        </w:rPr>
        <w:t xml:space="preserve"> </w:t>
      </w:r>
      <w:r w:rsidR="00F90BB2" w:rsidRPr="00591686">
        <w:rPr>
          <w:rFonts w:ascii="Times New Roman" w:hAnsi="Times New Roman" w:cs="Times New Roman"/>
          <w:sz w:val="20"/>
          <w:szCs w:val="20"/>
        </w:rPr>
        <w:t>cope with</w:t>
      </w:r>
      <w:r w:rsidR="00070C83">
        <w:rPr>
          <w:rFonts w:ascii="Times New Roman" w:hAnsi="Times New Roman" w:cs="Times New Roman"/>
          <w:sz w:val="20"/>
          <w:szCs w:val="20"/>
        </w:rPr>
        <w:t xml:space="preserve"> intermediate</w:t>
      </w:r>
      <w:r w:rsidR="00DB799C" w:rsidRPr="00591686">
        <w:rPr>
          <w:rFonts w:ascii="Times New Roman" w:hAnsi="Times New Roman" w:cs="Times New Roman"/>
          <w:sz w:val="20"/>
          <w:szCs w:val="20"/>
        </w:rPr>
        <w:t xml:space="preserve"> infeasible </w:t>
      </w:r>
      <w:r w:rsidR="001F4F10" w:rsidRPr="00591686">
        <w:rPr>
          <w:rFonts w:ascii="Times New Roman" w:hAnsi="Times New Roman" w:cs="Times New Roman"/>
          <w:sz w:val="20"/>
          <w:szCs w:val="20"/>
        </w:rPr>
        <w:t>solutions</w:t>
      </w:r>
      <w:r w:rsidR="00080064" w:rsidRPr="00591686">
        <w:rPr>
          <w:rFonts w:ascii="Times New Roman" w:hAnsi="Times New Roman" w:cs="Times New Roman"/>
          <w:sz w:val="20"/>
          <w:szCs w:val="20"/>
        </w:rPr>
        <w:t>, to some extent,</w:t>
      </w:r>
      <w:r w:rsidR="00DB799C" w:rsidRPr="00591686">
        <w:rPr>
          <w:rFonts w:ascii="Times New Roman" w:hAnsi="Times New Roman" w:cs="Times New Roman"/>
          <w:sz w:val="20"/>
          <w:szCs w:val="20"/>
        </w:rPr>
        <w:t xml:space="preserve"> all the way to the optimal parameter values. </w:t>
      </w:r>
      <w:r w:rsidR="00E328FC" w:rsidRPr="00591686">
        <w:rPr>
          <w:rFonts w:ascii="Times New Roman" w:hAnsi="Times New Roman" w:cs="Times New Roman"/>
          <w:color w:val="0D0D0D"/>
          <w:sz w:val="20"/>
          <w:szCs w:val="20"/>
          <w:shd w:val="clear" w:color="auto" w:fill="FFFFFF"/>
        </w:rPr>
        <w:t xml:space="preserve">However, </w:t>
      </w:r>
      <w:r w:rsidR="00062170">
        <w:rPr>
          <w:rFonts w:ascii="Times New Roman" w:hAnsi="Times New Roman" w:cs="Times New Roman"/>
          <w:color w:val="0D0D0D"/>
          <w:sz w:val="20"/>
          <w:szCs w:val="20"/>
          <w:shd w:val="clear" w:color="auto" w:fill="FFFFFF"/>
        </w:rPr>
        <w:t>for extremely</w:t>
      </w:r>
      <w:r w:rsidR="00E328FC" w:rsidRPr="00591686">
        <w:rPr>
          <w:rFonts w:ascii="Times New Roman" w:hAnsi="Times New Roman" w:cs="Times New Roman"/>
          <w:color w:val="0D0D0D"/>
          <w:sz w:val="20"/>
          <w:szCs w:val="20"/>
          <w:shd w:val="clear" w:color="auto" w:fill="FFFFFF"/>
        </w:rPr>
        <w:t xml:space="preserve"> low-resolution data and nonlinear models, there's a higher risk of the </w:t>
      </w:r>
      <w:proofErr w:type="spellStart"/>
      <w:r w:rsidR="00E328FC" w:rsidRPr="00591686">
        <w:rPr>
          <w:rFonts w:ascii="Consolas" w:eastAsia="Times New Roman" w:hAnsi="Consolas" w:cs="Times New Roman"/>
          <w:color w:val="000000" w:themeColor="text1"/>
          <w:sz w:val="20"/>
          <w:szCs w:val="20"/>
        </w:rPr>
        <w:t>fmincon</w:t>
      </w:r>
      <w:proofErr w:type="spellEnd"/>
      <w:r w:rsidR="00E328FC" w:rsidRPr="00591686">
        <w:rPr>
          <w:rFonts w:ascii="Times New Roman" w:hAnsi="Times New Roman" w:cs="Times New Roman"/>
          <w:color w:val="0D0D0D"/>
          <w:sz w:val="20"/>
          <w:szCs w:val="20"/>
          <w:shd w:val="clear" w:color="auto" w:fill="FFFFFF"/>
        </w:rPr>
        <w:t xml:space="preserve"> solver crashing, whereas the </w:t>
      </w:r>
      <w:proofErr w:type="spellStart"/>
      <w:r w:rsidR="00E328FC" w:rsidRPr="00591686">
        <w:rPr>
          <w:rFonts w:ascii="Consolas" w:eastAsia="Times New Roman" w:hAnsi="Consolas" w:cs="Times New Roman"/>
          <w:color w:val="000000" w:themeColor="text1"/>
          <w:sz w:val="20"/>
          <w:szCs w:val="20"/>
        </w:rPr>
        <w:t>gwo</w:t>
      </w:r>
      <w:proofErr w:type="spellEnd"/>
      <w:r w:rsidR="00E328FC" w:rsidRPr="00591686">
        <w:rPr>
          <w:rFonts w:ascii="Times New Roman" w:hAnsi="Times New Roman" w:cs="Times New Roman"/>
          <w:color w:val="0D0D0D"/>
          <w:sz w:val="20"/>
          <w:szCs w:val="20"/>
          <w:shd w:val="clear" w:color="auto" w:fill="FFFFFF"/>
        </w:rPr>
        <w:t xml:space="preserve"> solver, although resilient to crashes, may be considerably slower in such scenarios. Therefore, our recommendation </w:t>
      </w:r>
      <w:r w:rsidR="00A13FBC">
        <w:rPr>
          <w:rFonts w:ascii="Times New Roman" w:hAnsi="Times New Roman" w:cs="Times New Roman"/>
          <w:color w:val="0D0D0D"/>
          <w:sz w:val="20"/>
          <w:szCs w:val="20"/>
          <w:shd w:val="clear" w:color="auto" w:fill="FFFFFF"/>
        </w:rPr>
        <w:t>is</w:t>
      </w:r>
      <w:r w:rsidR="00E328FC" w:rsidRPr="00591686">
        <w:rPr>
          <w:rFonts w:ascii="Times New Roman" w:hAnsi="Times New Roman" w:cs="Times New Roman"/>
          <w:color w:val="0D0D0D"/>
          <w:sz w:val="20"/>
          <w:szCs w:val="20"/>
          <w:shd w:val="clear" w:color="auto" w:fill="FFFFFF"/>
        </w:rPr>
        <w:t xml:space="preserve"> to </w:t>
      </w:r>
      <w:r w:rsidR="00A13FBC">
        <w:rPr>
          <w:rFonts w:ascii="Times New Roman" w:hAnsi="Times New Roman" w:cs="Times New Roman"/>
          <w:color w:val="0D0D0D"/>
          <w:sz w:val="20"/>
          <w:szCs w:val="20"/>
          <w:shd w:val="clear" w:color="auto" w:fill="FFFFFF"/>
        </w:rPr>
        <w:t>try</w:t>
      </w:r>
      <w:r w:rsidR="00E328FC" w:rsidRPr="00591686">
        <w:rPr>
          <w:rFonts w:ascii="Times New Roman" w:hAnsi="Times New Roman" w:cs="Times New Roman"/>
          <w:color w:val="0D0D0D"/>
          <w:sz w:val="20"/>
          <w:szCs w:val="20"/>
          <w:shd w:val="clear" w:color="auto" w:fill="FFFFFF"/>
        </w:rPr>
        <w:t xml:space="preserve"> </w:t>
      </w:r>
      <w:proofErr w:type="spellStart"/>
      <w:r w:rsidR="00E328FC" w:rsidRPr="00591686">
        <w:rPr>
          <w:rFonts w:ascii="Consolas" w:eastAsia="Times New Roman" w:hAnsi="Consolas" w:cs="Times New Roman"/>
          <w:color w:val="000000" w:themeColor="text1"/>
          <w:sz w:val="20"/>
          <w:szCs w:val="20"/>
        </w:rPr>
        <w:t>fmincon</w:t>
      </w:r>
      <w:proofErr w:type="spellEnd"/>
      <w:r w:rsidR="00A13FBC">
        <w:rPr>
          <w:rFonts w:ascii="Times New Roman" w:hAnsi="Times New Roman" w:cs="Times New Roman"/>
          <w:color w:val="0D0D0D"/>
          <w:sz w:val="20"/>
          <w:szCs w:val="20"/>
          <w:shd w:val="clear" w:color="auto" w:fill="FFFFFF"/>
        </w:rPr>
        <w:t xml:space="preserve"> first.</w:t>
      </w:r>
      <w:r w:rsidR="00E328FC" w:rsidRPr="00591686">
        <w:rPr>
          <w:rFonts w:ascii="Times New Roman" w:hAnsi="Times New Roman" w:cs="Times New Roman"/>
          <w:color w:val="0D0D0D"/>
          <w:sz w:val="20"/>
          <w:szCs w:val="20"/>
          <w:shd w:val="clear" w:color="auto" w:fill="FFFFFF"/>
        </w:rPr>
        <w:t xml:space="preserve"> Nonetheless, if you prefer to utilize the </w:t>
      </w:r>
      <w:proofErr w:type="spellStart"/>
      <w:r w:rsidR="00E328FC" w:rsidRPr="00591686">
        <w:rPr>
          <w:rFonts w:ascii="Consolas" w:eastAsia="Times New Roman" w:hAnsi="Consolas" w:cs="Times New Roman"/>
          <w:color w:val="000000" w:themeColor="text1"/>
          <w:sz w:val="20"/>
          <w:szCs w:val="20"/>
        </w:rPr>
        <w:t>gwo</w:t>
      </w:r>
      <w:proofErr w:type="spellEnd"/>
      <w:r w:rsidR="00E328FC" w:rsidRPr="00591686">
        <w:rPr>
          <w:rFonts w:ascii="Times New Roman" w:hAnsi="Times New Roman" w:cs="Times New Roman"/>
          <w:color w:val="0D0D0D"/>
          <w:sz w:val="20"/>
          <w:szCs w:val="20"/>
          <w:shd w:val="clear" w:color="auto" w:fill="FFFFFF"/>
        </w:rPr>
        <w:t xml:space="preserve"> solver, you can directly proceed with the </w:t>
      </w:r>
      <w:proofErr w:type="spellStart"/>
      <w:r w:rsidR="00E328FC" w:rsidRPr="00591686">
        <w:rPr>
          <w:rFonts w:ascii="Consolas" w:eastAsia="Times New Roman" w:hAnsi="Consolas" w:cs="Times New Roman"/>
          <w:sz w:val="20"/>
          <w:szCs w:val="20"/>
        </w:rPr>
        <w:t>hermite_reconstruction</w:t>
      </w:r>
      <w:proofErr w:type="spellEnd"/>
      <w:r w:rsidR="00E328FC" w:rsidRPr="00591686">
        <w:rPr>
          <w:rFonts w:ascii="Times New Roman" w:hAnsi="Times New Roman" w:cs="Times New Roman"/>
          <w:sz w:val="20"/>
          <w:szCs w:val="20"/>
        </w:rPr>
        <w:t xml:space="preserve"> </w:t>
      </w:r>
      <w:r w:rsidR="00E328FC" w:rsidRPr="00591686">
        <w:rPr>
          <w:rFonts w:ascii="Times New Roman" w:hAnsi="Times New Roman" w:cs="Times New Roman"/>
          <w:color w:val="0D0D0D"/>
          <w:sz w:val="20"/>
          <w:szCs w:val="20"/>
          <w:shd w:val="clear" w:color="auto" w:fill="FFFFFF"/>
        </w:rPr>
        <w:t>function and skip</w:t>
      </w:r>
      <w:r w:rsidR="00E72327" w:rsidRPr="00591686">
        <w:rPr>
          <w:rFonts w:ascii="Times New Roman" w:hAnsi="Times New Roman" w:cs="Times New Roman"/>
          <w:color w:val="0D0D0D"/>
          <w:sz w:val="20"/>
          <w:szCs w:val="20"/>
          <w:shd w:val="clear" w:color="auto" w:fill="FFFFFF"/>
        </w:rPr>
        <w:t xml:space="preserve"> </w:t>
      </w:r>
      <w:r w:rsidR="00D70E06" w:rsidRPr="00591686">
        <w:rPr>
          <w:rFonts w:ascii="Times New Roman" w:hAnsi="Times New Roman" w:cs="Times New Roman"/>
          <w:color w:val="0D0D0D"/>
          <w:sz w:val="20"/>
          <w:szCs w:val="20"/>
          <w:shd w:val="clear" w:color="auto" w:fill="FFFFFF"/>
        </w:rPr>
        <w:t>executing</w:t>
      </w:r>
      <w:r w:rsidR="00E328FC" w:rsidRPr="00591686">
        <w:rPr>
          <w:rFonts w:ascii="Times New Roman" w:hAnsi="Times New Roman" w:cs="Times New Roman"/>
          <w:color w:val="0D0D0D"/>
          <w:sz w:val="20"/>
          <w:szCs w:val="20"/>
          <w:shd w:val="clear" w:color="auto" w:fill="FFFFFF"/>
        </w:rPr>
        <w:t xml:space="preserve"> </w:t>
      </w:r>
      <w:proofErr w:type="spellStart"/>
      <w:r w:rsidR="00642884" w:rsidRPr="00591686">
        <w:rPr>
          <w:rFonts w:ascii="Consolas" w:eastAsia="Times New Roman" w:hAnsi="Consolas" w:cs="Times New Roman"/>
          <w:color w:val="000000" w:themeColor="text1"/>
          <w:sz w:val="20"/>
          <w:szCs w:val="20"/>
        </w:rPr>
        <w:t>legitimate_points</w:t>
      </w:r>
      <w:proofErr w:type="spellEnd"/>
      <w:r w:rsidR="009517C5" w:rsidRPr="00591686">
        <w:rPr>
          <w:rFonts w:ascii="Consolas" w:eastAsia="Times New Roman" w:hAnsi="Consolas" w:cs="Times New Roman"/>
          <w:color w:val="000000" w:themeColor="text1"/>
          <w:sz w:val="20"/>
          <w:szCs w:val="20"/>
        </w:rPr>
        <w:t xml:space="preserve"> </w:t>
      </w:r>
      <w:r w:rsidR="009517C5" w:rsidRPr="00591686">
        <w:rPr>
          <w:rFonts w:ascii="Times New Roman" w:hAnsi="Times New Roman" w:cs="Times New Roman"/>
          <w:color w:val="0D0D0D"/>
          <w:sz w:val="20"/>
          <w:szCs w:val="20"/>
          <w:shd w:val="clear" w:color="auto" w:fill="FFFFFF"/>
        </w:rPr>
        <w:t xml:space="preserve">since </w:t>
      </w:r>
      <w:proofErr w:type="spellStart"/>
      <w:r w:rsidR="009517C5" w:rsidRPr="00591686">
        <w:rPr>
          <w:rFonts w:ascii="Consolas" w:eastAsia="Times New Roman" w:hAnsi="Consolas" w:cs="Times New Roman"/>
          <w:color w:val="000000" w:themeColor="text1"/>
          <w:sz w:val="20"/>
          <w:szCs w:val="20"/>
        </w:rPr>
        <w:t>gwo</w:t>
      </w:r>
      <w:proofErr w:type="spellEnd"/>
      <w:r w:rsidR="009517C5" w:rsidRPr="00591686">
        <w:rPr>
          <w:rFonts w:ascii="Times New Roman" w:hAnsi="Times New Roman" w:cs="Times New Roman"/>
          <w:color w:val="0D0D0D"/>
          <w:sz w:val="20"/>
          <w:szCs w:val="20"/>
          <w:shd w:val="clear" w:color="auto" w:fill="FFFFFF"/>
        </w:rPr>
        <w:t xml:space="preserve"> internally calls it.</w:t>
      </w:r>
    </w:p>
    <w:p w14:paraId="082B8C54" w14:textId="0E4D0FBE" w:rsidR="005D12F3" w:rsidRDefault="000D7F3A" w:rsidP="005D12F3">
      <w:pPr>
        <w:jc w:val="both"/>
        <w:rPr>
          <w:rFonts w:ascii="Times New Roman" w:hAnsi="Times New Roman" w:cs="Times New Roman"/>
          <w:sz w:val="20"/>
          <w:szCs w:val="20"/>
        </w:rPr>
      </w:pPr>
      <w:r w:rsidRPr="00591686">
        <w:rPr>
          <w:rFonts w:ascii="Times New Roman" w:hAnsi="Times New Roman" w:cs="Times New Roman"/>
          <w:color w:val="0D0D0D"/>
          <w:sz w:val="20"/>
          <w:szCs w:val="20"/>
          <w:shd w:val="clear" w:color="auto" w:fill="FFFFFF"/>
        </w:rPr>
        <w:t xml:space="preserve">Another </w:t>
      </w:r>
      <w:r w:rsidR="00823C78" w:rsidRPr="00591686">
        <w:rPr>
          <w:rFonts w:ascii="Times New Roman" w:hAnsi="Times New Roman" w:cs="Times New Roman"/>
          <w:color w:val="0D0D0D"/>
          <w:sz w:val="20"/>
          <w:szCs w:val="20"/>
          <w:shd w:val="clear" w:color="auto" w:fill="FFFFFF"/>
        </w:rPr>
        <w:t>consideration</w:t>
      </w:r>
      <w:r w:rsidRPr="00591686">
        <w:rPr>
          <w:rFonts w:ascii="Times New Roman" w:hAnsi="Times New Roman" w:cs="Times New Roman"/>
          <w:color w:val="0D0D0D"/>
          <w:sz w:val="20"/>
          <w:szCs w:val="20"/>
          <w:shd w:val="clear" w:color="auto" w:fill="FFFFFF"/>
        </w:rPr>
        <w:t xml:space="preserve"> is th</w:t>
      </w:r>
      <w:r w:rsidR="00823C78" w:rsidRPr="00591686">
        <w:rPr>
          <w:rFonts w:ascii="Times New Roman" w:hAnsi="Times New Roman" w:cs="Times New Roman"/>
          <w:color w:val="0D0D0D"/>
          <w:sz w:val="20"/>
          <w:szCs w:val="20"/>
          <w:shd w:val="clear" w:color="auto" w:fill="FFFFFF"/>
        </w:rPr>
        <w:t>e selection of</w:t>
      </w:r>
      <w:r w:rsidRPr="00591686">
        <w:rPr>
          <w:rFonts w:ascii="Times New Roman" w:hAnsi="Times New Roman" w:cs="Times New Roman"/>
          <w:color w:val="0D0D0D"/>
          <w:sz w:val="20"/>
          <w:szCs w:val="20"/>
          <w:shd w:val="clear" w:color="auto" w:fill="FFFFFF"/>
        </w:rPr>
        <w:t xml:space="preserve"> two parameters </w:t>
      </w:r>
      <w:r w:rsidRPr="00591686">
        <w:rPr>
          <w:rFonts w:ascii="Consolas" w:hAnsi="Consolas" w:cs="Times New Roman"/>
          <w:sz w:val="20"/>
          <w:szCs w:val="20"/>
        </w:rPr>
        <w:t>J</w:t>
      </w:r>
      <w:r w:rsidR="00C27989" w:rsidRPr="00591686">
        <w:rPr>
          <w:rFonts w:ascii="Consolas" w:hAnsi="Consolas" w:cs="Times New Roman"/>
          <w:sz w:val="20"/>
          <w:szCs w:val="20"/>
        </w:rPr>
        <w:t xml:space="preserve"> </w:t>
      </w:r>
      <w:r w:rsidR="00C27989" w:rsidRPr="00591686">
        <w:rPr>
          <w:rFonts w:ascii="Times New Roman" w:hAnsi="Times New Roman" w:cs="Times New Roman"/>
          <w:sz w:val="20"/>
          <w:szCs w:val="20"/>
        </w:rPr>
        <w:t>(</w:t>
      </w:r>
      <w:r w:rsidR="00C27989" w:rsidRPr="00591686">
        <w:rPr>
          <w:rFonts w:ascii="Consolas" w:hAnsi="Consolas" w:cs="Times New Roman"/>
          <w:sz w:val="20"/>
          <w:szCs w:val="20"/>
        </w:rPr>
        <w:t>J</w:t>
      </w:r>
      <m:oMath>
        <m:r>
          <w:rPr>
            <w:rFonts w:ascii="Cambria Math" w:hAnsi="Cambria Math" w:cs="Times New Roman"/>
            <w:sz w:val="20"/>
            <w:szCs w:val="20"/>
          </w:rPr>
          <m:t>≥3</m:t>
        </m:r>
      </m:oMath>
      <w:r w:rsidR="00C27989" w:rsidRPr="00591686">
        <w:rPr>
          <w:rFonts w:ascii="Times New Roman" w:hAnsi="Times New Roman" w:cs="Times New Roman"/>
          <w:sz w:val="20"/>
          <w:szCs w:val="20"/>
        </w:rPr>
        <w:t>)</w:t>
      </w:r>
      <w:r w:rsidRPr="00591686">
        <w:rPr>
          <w:rFonts w:ascii="Times New Roman" w:hAnsi="Times New Roman" w:cs="Times New Roman"/>
          <w:color w:val="0D0D0D"/>
          <w:sz w:val="20"/>
          <w:szCs w:val="20"/>
          <w:shd w:val="clear" w:color="auto" w:fill="FFFFFF"/>
        </w:rPr>
        <w:t xml:space="preserve"> and </w:t>
      </w:r>
      <w:r w:rsidRPr="00591686">
        <w:rPr>
          <w:rFonts w:ascii="Consolas" w:eastAsiaTheme="minorEastAsia" w:hAnsi="Consolas" w:cs="Times New Roman"/>
          <w:sz w:val="20"/>
          <w:szCs w:val="20"/>
        </w:rPr>
        <w:t>K</w:t>
      </w:r>
      <w:r w:rsidR="00C27989" w:rsidRPr="00591686">
        <w:rPr>
          <w:rFonts w:ascii="Consolas" w:eastAsiaTheme="minorEastAsia" w:hAnsi="Consolas" w:cs="Times New Roman"/>
          <w:sz w:val="20"/>
          <w:szCs w:val="20"/>
        </w:rPr>
        <w:t xml:space="preserve"> </w:t>
      </w:r>
      <w:r w:rsidR="00C27989" w:rsidRPr="00591686">
        <w:rPr>
          <w:rFonts w:ascii="Times New Roman" w:eastAsiaTheme="minorEastAsia" w:hAnsi="Times New Roman" w:cs="Times New Roman"/>
          <w:sz w:val="20"/>
          <w:szCs w:val="20"/>
        </w:rPr>
        <w:t>(</w:t>
      </w:r>
      <w:r w:rsidR="00C27989" w:rsidRPr="00591686">
        <w:rPr>
          <w:rFonts w:ascii="Consolas" w:eastAsiaTheme="minorEastAsia" w:hAnsi="Consolas" w:cs="Times New Roman"/>
          <w:sz w:val="20"/>
          <w:szCs w:val="20"/>
        </w:rPr>
        <w:t>K</w:t>
      </w:r>
      <m:oMath>
        <m:r>
          <w:rPr>
            <w:rFonts w:ascii="Cambria Math" w:hAnsi="Cambria Math" w:cs="Times New Roman"/>
            <w:sz w:val="20"/>
            <w:szCs w:val="20"/>
          </w:rPr>
          <m:t>≥1</m:t>
        </m:r>
      </m:oMath>
      <w:r w:rsidR="00C27989" w:rsidRPr="00591686">
        <w:rPr>
          <w:rFonts w:ascii="Times New Roman" w:eastAsiaTheme="minorEastAsia" w:hAnsi="Times New Roman" w:cs="Times New Roman"/>
          <w:sz w:val="20"/>
          <w:szCs w:val="20"/>
        </w:rPr>
        <w:t>)</w:t>
      </w:r>
      <w:r w:rsidR="00823C78" w:rsidRPr="00591686">
        <w:rPr>
          <w:rFonts w:ascii="Times New Roman" w:eastAsiaTheme="minorEastAsia" w:hAnsi="Times New Roman" w:cs="Times New Roman"/>
          <w:sz w:val="20"/>
          <w:szCs w:val="20"/>
        </w:rPr>
        <w:t>,</w:t>
      </w:r>
      <w:r w:rsidRPr="00591686">
        <w:rPr>
          <w:rFonts w:ascii="Times New Roman" w:hAnsi="Times New Roman" w:cs="Times New Roman"/>
          <w:color w:val="0D0D0D"/>
          <w:sz w:val="20"/>
          <w:szCs w:val="20"/>
          <w:shd w:val="clear" w:color="auto" w:fill="FFFFFF"/>
        </w:rPr>
        <w:t xml:space="preserve"> which</w:t>
      </w:r>
      <w:r w:rsidR="00823C78" w:rsidRPr="00591686">
        <w:rPr>
          <w:rFonts w:ascii="Times New Roman" w:hAnsi="Times New Roman" w:cs="Times New Roman"/>
          <w:color w:val="0D0D0D"/>
          <w:sz w:val="20"/>
          <w:szCs w:val="20"/>
          <w:shd w:val="clear" w:color="auto" w:fill="FFFFFF"/>
        </w:rPr>
        <w:t xml:space="preserve"> are required for the implementation of </w:t>
      </w:r>
      <w:proofErr w:type="spellStart"/>
      <w:r w:rsidRPr="00591686">
        <w:rPr>
          <w:rFonts w:ascii="Times New Roman" w:hAnsi="Times New Roman" w:cs="Times New Roman"/>
          <w:color w:val="0D0D0D"/>
          <w:sz w:val="20"/>
          <w:szCs w:val="20"/>
          <w:shd w:val="clear" w:color="auto" w:fill="FFFFFF"/>
        </w:rPr>
        <w:t>Hermite</w:t>
      </w:r>
      <w:proofErr w:type="spellEnd"/>
      <w:r w:rsidRPr="00591686">
        <w:rPr>
          <w:rFonts w:ascii="Times New Roman" w:hAnsi="Times New Roman" w:cs="Times New Roman"/>
          <w:color w:val="0D0D0D"/>
          <w:sz w:val="20"/>
          <w:szCs w:val="20"/>
          <w:shd w:val="clear" w:color="auto" w:fill="FFFFFF"/>
        </w:rPr>
        <w:t xml:space="preserve"> reconstruction</w:t>
      </w:r>
      <w:r w:rsidR="00823C78" w:rsidRPr="00591686">
        <w:rPr>
          <w:rFonts w:ascii="Times New Roman" w:hAnsi="Times New Roman" w:cs="Times New Roman"/>
          <w:color w:val="0D0D0D"/>
          <w:sz w:val="20"/>
          <w:szCs w:val="20"/>
          <w:shd w:val="clear" w:color="auto" w:fill="FFFFFF"/>
        </w:rPr>
        <w:t>.</w:t>
      </w:r>
      <w:r w:rsidR="003D121B">
        <w:rPr>
          <w:rFonts w:ascii="Times New Roman" w:hAnsi="Times New Roman" w:cs="Times New Roman"/>
          <w:color w:val="0D0D0D"/>
          <w:sz w:val="20"/>
          <w:szCs w:val="20"/>
          <w:shd w:val="clear" w:color="auto" w:fill="FFFFFF"/>
        </w:rPr>
        <w:t xml:space="preserve"> In the second paragraph of this section we elaborated on appropriate choices of these two parameters but here we recall it briefly. The bigger these parameters are the more accurate result we get but this comes at the expense of higher computational time. Therefore, </w:t>
      </w:r>
      <w:r w:rsidR="005D12F3">
        <w:rPr>
          <w:rFonts w:ascii="Times New Roman" w:hAnsi="Times New Roman" w:cs="Times New Roman"/>
          <w:color w:val="0D0D0D"/>
          <w:sz w:val="20"/>
          <w:szCs w:val="20"/>
          <w:shd w:val="clear" w:color="auto" w:fill="FFFFFF"/>
        </w:rPr>
        <w:t>appropriate values should be assigned to these parameters based on the data resolution.</w:t>
      </w:r>
      <w:r w:rsidR="003D121B">
        <w:rPr>
          <w:rFonts w:ascii="Times New Roman" w:hAnsi="Times New Roman" w:cs="Times New Roman"/>
          <w:color w:val="0D0D0D"/>
          <w:sz w:val="20"/>
          <w:szCs w:val="20"/>
          <w:shd w:val="clear" w:color="auto" w:fill="FFFFFF"/>
        </w:rPr>
        <w:t xml:space="preserve"> </w:t>
      </w:r>
      <w:r w:rsidR="00823C78" w:rsidRPr="00811515">
        <w:rPr>
          <w:rFonts w:ascii="Times New Roman" w:hAnsi="Times New Roman" w:cs="Times New Roman"/>
          <w:bCs/>
          <w:i/>
          <w:iCs/>
          <w:color w:val="0D0D0D"/>
          <w:sz w:val="20"/>
          <w:szCs w:val="20"/>
          <w:shd w:val="clear" w:color="auto" w:fill="FFFFFF"/>
        </w:rPr>
        <w:t>Typically,</w:t>
      </w:r>
      <w:r w:rsidR="00C27989" w:rsidRPr="00811515">
        <w:rPr>
          <w:rFonts w:ascii="Times New Roman" w:hAnsi="Times New Roman" w:cs="Times New Roman"/>
          <w:bCs/>
          <w:i/>
          <w:iCs/>
          <w:color w:val="0D0D0D"/>
          <w:sz w:val="20"/>
          <w:szCs w:val="20"/>
          <w:shd w:val="clear" w:color="auto" w:fill="FFFFFF"/>
        </w:rPr>
        <w:t xml:space="preserve"> </w:t>
      </w:r>
      <w:r w:rsidR="00C27989" w:rsidRPr="00811515">
        <w:rPr>
          <w:rFonts w:ascii="Consolas" w:hAnsi="Consolas" w:cs="Times New Roman"/>
          <w:bCs/>
          <w:i/>
          <w:iCs/>
          <w:sz w:val="20"/>
          <w:szCs w:val="20"/>
        </w:rPr>
        <w:t>J=3</w:t>
      </w:r>
      <w:r w:rsidRPr="00811515">
        <w:rPr>
          <w:rFonts w:ascii="Times New Roman" w:hAnsi="Times New Roman" w:cs="Times New Roman"/>
          <w:bCs/>
          <w:i/>
          <w:iCs/>
          <w:color w:val="0D0D0D"/>
          <w:sz w:val="20"/>
          <w:szCs w:val="20"/>
          <w:shd w:val="clear" w:color="auto" w:fill="FFFFFF"/>
        </w:rPr>
        <w:t xml:space="preserve"> </w:t>
      </w:r>
      <w:r w:rsidR="00C27989" w:rsidRPr="00811515">
        <w:rPr>
          <w:rFonts w:ascii="Times New Roman" w:hAnsi="Times New Roman" w:cs="Times New Roman"/>
          <w:bCs/>
          <w:i/>
          <w:iCs/>
          <w:color w:val="0D0D0D"/>
          <w:sz w:val="20"/>
          <w:szCs w:val="20"/>
          <w:shd w:val="clear" w:color="auto" w:fill="FFFFFF"/>
        </w:rPr>
        <w:t>is sufficient</w:t>
      </w:r>
      <w:r w:rsidR="00C27989" w:rsidRPr="004D66BE">
        <w:rPr>
          <w:rFonts w:ascii="Times New Roman" w:hAnsi="Times New Roman" w:cs="Times New Roman"/>
          <w:color w:val="0D0D0D"/>
          <w:sz w:val="20"/>
          <w:szCs w:val="20"/>
          <w:shd w:val="clear" w:color="auto" w:fill="FFFFFF"/>
        </w:rPr>
        <w:t>.</w:t>
      </w:r>
      <w:r w:rsidR="00C27989" w:rsidRPr="00591686">
        <w:rPr>
          <w:rFonts w:ascii="Times New Roman" w:hAnsi="Times New Roman" w:cs="Times New Roman"/>
          <w:color w:val="0D0D0D"/>
          <w:sz w:val="20"/>
          <w:szCs w:val="20"/>
          <w:shd w:val="clear" w:color="auto" w:fill="FFFFFF"/>
        </w:rPr>
        <w:t xml:space="preserve"> </w:t>
      </w:r>
      <w:r w:rsidR="00823C78" w:rsidRPr="00591686">
        <w:rPr>
          <w:rFonts w:ascii="Times New Roman" w:hAnsi="Times New Roman" w:cs="Times New Roman"/>
          <w:color w:val="0D0D0D"/>
          <w:sz w:val="20"/>
          <w:szCs w:val="20"/>
          <w:shd w:val="clear" w:color="auto" w:fill="FFFFFF"/>
        </w:rPr>
        <w:t>However</w:t>
      </w:r>
      <w:r w:rsidR="00C27989" w:rsidRPr="00591686">
        <w:rPr>
          <w:rFonts w:ascii="Times New Roman" w:hAnsi="Times New Roman" w:cs="Times New Roman"/>
          <w:color w:val="0D0D0D"/>
          <w:sz w:val="20"/>
          <w:szCs w:val="20"/>
          <w:shd w:val="clear" w:color="auto" w:fill="FFFFFF"/>
        </w:rPr>
        <w:t xml:space="preserve">, </w:t>
      </w:r>
      <w:r w:rsidR="00823C78" w:rsidRPr="00591686">
        <w:rPr>
          <w:rFonts w:ascii="Times New Roman" w:hAnsi="Times New Roman" w:cs="Times New Roman"/>
          <w:color w:val="0D0D0D"/>
          <w:sz w:val="20"/>
          <w:szCs w:val="20"/>
          <w:shd w:val="clear" w:color="auto" w:fill="FFFFFF"/>
        </w:rPr>
        <w:t>for enhanced</w:t>
      </w:r>
      <w:r w:rsidR="00C27989" w:rsidRPr="00591686">
        <w:rPr>
          <w:rFonts w:ascii="Times New Roman" w:hAnsi="Times New Roman" w:cs="Times New Roman"/>
          <w:color w:val="0D0D0D"/>
          <w:sz w:val="20"/>
          <w:szCs w:val="20"/>
          <w:shd w:val="clear" w:color="auto" w:fill="FFFFFF"/>
        </w:rPr>
        <w:t xml:space="preserve"> </w:t>
      </w:r>
      <w:r w:rsidR="007C23D7" w:rsidRPr="00591686">
        <w:rPr>
          <w:rFonts w:ascii="Times New Roman" w:hAnsi="Times New Roman" w:cs="Times New Roman"/>
          <w:color w:val="0D0D0D"/>
          <w:sz w:val="20"/>
          <w:szCs w:val="20"/>
          <w:shd w:val="clear" w:color="auto" w:fill="FFFFFF"/>
        </w:rPr>
        <w:t>parameter estimation</w:t>
      </w:r>
      <w:r w:rsidR="00823C78" w:rsidRPr="00591686">
        <w:rPr>
          <w:rFonts w:ascii="Times New Roman" w:hAnsi="Times New Roman" w:cs="Times New Roman"/>
          <w:color w:val="0D0D0D"/>
          <w:sz w:val="20"/>
          <w:szCs w:val="20"/>
          <w:shd w:val="clear" w:color="auto" w:fill="FFFFFF"/>
        </w:rPr>
        <w:t xml:space="preserve">, a larger value of </w:t>
      </w:r>
      <w:r w:rsidR="007C23D7" w:rsidRPr="00591686">
        <w:rPr>
          <w:rFonts w:ascii="Consolas" w:eastAsiaTheme="minorEastAsia" w:hAnsi="Consolas" w:cs="Times New Roman"/>
          <w:sz w:val="20"/>
          <w:szCs w:val="20"/>
        </w:rPr>
        <w:t>K</w:t>
      </w:r>
      <w:r w:rsidR="00823C78" w:rsidRPr="00591686">
        <w:rPr>
          <w:rFonts w:ascii="Times New Roman" w:hAnsi="Times New Roman" w:cs="Times New Roman"/>
          <w:color w:val="0D0D0D"/>
          <w:sz w:val="20"/>
          <w:szCs w:val="20"/>
          <w:shd w:val="clear" w:color="auto" w:fill="FFFFFF"/>
        </w:rPr>
        <w:t xml:space="preserve"> is necessary.</w:t>
      </w:r>
      <w:r w:rsidR="003D121B">
        <w:rPr>
          <w:rFonts w:ascii="Times New Roman" w:hAnsi="Times New Roman" w:cs="Times New Roman"/>
          <w:color w:val="0D0D0D"/>
          <w:sz w:val="20"/>
          <w:szCs w:val="20"/>
          <w:shd w:val="clear" w:color="auto" w:fill="FFFFFF"/>
        </w:rPr>
        <w:t xml:space="preserve"> For high-resolution data </w:t>
      </w:r>
      <w:r w:rsidR="005D12F3" w:rsidRPr="00C311EE">
        <w:rPr>
          <w:rFonts w:ascii="Times New Roman" w:hAnsi="Times New Roman" w:cs="Times New Roman"/>
          <w:sz w:val="20"/>
          <w:szCs w:val="20"/>
        </w:rPr>
        <w:t>K≤6</w:t>
      </w:r>
      <w:r w:rsidR="005D12F3">
        <w:rPr>
          <w:rFonts w:ascii="Times New Roman" w:hAnsi="Times New Roman" w:cs="Times New Roman"/>
          <w:sz w:val="20"/>
          <w:szCs w:val="20"/>
        </w:rPr>
        <w:t xml:space="preserve"> is sufficient</w:t>
      </w:r>
      <w:r w:rsidR="005D12F3" w:rsidRPr="00C311EE">
        <w:rPr>
          <w:rFonts w:ascii="Times New Roman" w:hAnsi="Times New Roman" w:cs="Times New Roman"/>
          <w:sz w:val="20"/>
          <w:szCs w:val="20"/>
        </w:rPr>
        <w:t xml:space="preserve"> </w:t>
      </w:r>
      <w:r w:rsidR="005D12F3">
        <w:rPr>
          <w:rFonts w:ascii="Times New Roman" w:hAnsi="Times New Roman" w:cs="Times New Roman"/>
          <w:sz w:val="20"/>
          <w:szCs w:val="20"/>
        </w:rPr>
        <w:t xml:space="preserve">while for low-resolution data </w:t>
      </w:r>
      <w:r w:rsidR="005D12F3" w:rsidRPr="00C311EE">
        <w:rPr>
          <w:rFonts w:ascii="Times New Roman" w:hAnsi="Times New Roman" w:cs="Times New Roman"/>
          <w:sz w:val="20"/>
          <w:szCs w:val="20"/>
        </w:rPr>
        <w:t>9</w:t>
      </w:r>
      <w:r w:rsidR="00E07EC2" w:rsidRPr="00C311EE">
        <w:rPr>
          <w:rFonts w:ascii="Times New Roman" w:hAnsi="Times New Roman" w:cs="Times New Roman"/>
          <w:sz w:val="20"/>
          <w:szCs w:val="20"/>
        </w:rPr>
        <w:t>≤</w:t>
      </w:r>
      <w:r w:rsidR="005D12F3" w:rsidRPr="00C311EE">
        <w:rPr>
          <w:rFonts w:ascii="Times New Roman" w:hAnsi="Times New Roman" w:cs="Times New Roman"/>
          <w:sz w:val="20"/>
          <w:szCs w:val="20"/>
        </w:rPr>
        <w:t>K≤12 may be necessary</w:t>
      </w:r>
      <w:r w:rsidR="005D12F3">
        <w:rPr>
          <w:rFonts w:ascii="Times New Roman" w:hAnsi="Times New Roman" w:cs="Times New Roman"/>
          <w:sz w:val="20"/>
          <w:szCs w:val="20"/>
        </w:rPr>
        <w:t>. For low-resolution data we often use K=12 when 1) the model is structurally simple (e.g., spline models or models that are linear in their parameters as is the case in this example), and 2) the dataset is not large (e.g., the number of data points &lt; 10</w:t>
      </w:r>
      <w:r w:rsidR="005D12F3">
        <w:rPr>
          <w:rFonts w:ascii="Times New Roman" w:hAnsi="Times New Roman" w:cs="Times New Roman"/>
          <w:sz w:val="20"/>
          <w:szCs w:val="20"/>
          <w:vertAlign w:val="superscript"/>
        </w:rPr>
        <w:t>4</w:t>
      </w:r>
      <w:r w:rsidR="005D12F3">
        <w:rPr>
          <w:rFonts w:ascii="Times New Roman" w:hAnsi="Times New Roman" w:cs="Times New Roman"/>
          <w:sz w:val="20"/>
          <w:szCs w:val="20"/>
        </w:rPr>
        <w:t xml:space="preserve">). </w:t>
      </w:r>
      <w:r w:rsidR="004B323B">
        <w:rPr>
          <w:rFonts w:ascii="Times New Roman" w:hAnsi="Times New Roman" w:cs="Times New Roman"/>
          <w:sz w:val="20"/>
          <w:szCs w:val="20"/>
        </w:rPr>
        <w:t xml:space="preserve">This includes all the examples in this section except </w:t>
      </w:r>
      <w:r w:rsidR="004B323B" w:rsidRPr="00811515">
        <w:rPr>
          <w:rFonts w:ascii="Times New Roman" w:hAnsi="Times New Roman" w:cs="Times New Roman"/>
          <w:b/>
          <w:sz w:val="20"/>
          <w:szCs w:val="20"/>
        </w:rPr>
        <w:t>Example 8</w:t>
      </w:r>
      <w:r w:rsidR="00E07EC2">
        <w:rPr>
          <w:rFonts w:ascii="Times New Roman" w:hAnsi="Times New Roman" w:cs="Times New Roman"/>
          <w:sz w:val="20"/>
          <w:szCs w:val="20"/>
        </w:rPr>
        <w:t xml:space="preserve"> </w:t>
      </w:r>
      <w:r w:rsidR="0001747D">
        <w:rPr>
          <w:rFonts w:ascii="Times New Roman" w:hAnsi="Times New Roman" w:cs="Times New Roman"/>
          <w:sz w:val="20"/>
          <w:szCs w:val="20"/>
        </w:rPr>
        <w:t>where we used K=9.</w:t>
      </w:r>
      <w:r w:rsidR="004A6517">
        <w:rPr>
          <w:rFonts w:ascii="Times New Roman" w:hAnsi="Times New Roman" w:cs="Times New Roman"/>
          <w:sz w:val="20"/>
          <w:szCs w:val="20"/>
        </w:rPr>
        <w:t xml:space="preserve"> </w:t>
      </w:r>
    </w:p>
    <w:p w14:paraId="294B2F84" w14:textId="05A8286E" w:rsidR="005D12F3" w:rsidRDefault="005D12F3" w:rsidP="005D12F3">
      <w:pPr>
        <w:jc w:val="both"/>
        <w:rPr>
          <w:rFonts w:ascii="Times New Roman" w:hAnsi="Times New Roman" w:cs="Times New Roman"/>
          <w:sz w:val="20"/>
          <w:szCs w:val="20"/>
        </w:rPr>
      </w:pPr>
      <w:r>
        <w:rPr>
          <w:rFonts w:ascii="Times New Roman" w:hAnsi="Times New Roman" w:cs="Times New Roman"/>
          <w:sz w:val="20"/>
          <w:szCs w:val="20"/>
        </w:rPr>
        <w:t>Now, we proceed with finding some legitimate solutions (read subsection 10.1 for details) using the following command</w:t>
      </w:r>
    </w:p>
    <w:p w14:paraId="7C5023F8" w14:textId="6AD61A69" w:rsidR="000235E5" w:rsidRPr="00591686" w:rsidRDefault="000235E5" w:rsidP="00811515">
      <w:pPr>
        <w:jc w:val="both"/>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legitimate_</w:t>
      </w:r>
      <w:proofErr w:type="gramStart"/>
      <w:r w:rsidRPr="00591686">
        <w:rPr>
          <w:rFonts w:ascii="Consolas" w:eastAsia="Times New Roman" w:hAnsi="Consolas" w:cs="Times New Roman"/>
          <w:sz w:val="20"/>
          <w:szCs w:val="20"/>
        </w:rPr>
        <w:t>points</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result</w:t>
      </w:r>
      <w:r w:rsidR="00A153BF">
        <w:rPr>
          <w:rFonts w:ascii="Consolas" w:eastAsia="Times New Roman" w:hAnsi="Consolas" w:cs="Times New Roman"/>
          <w:sz w:val="20"/>
          <w:szCs w:val="20"/>
        </w:rPr>
        <w:t>6</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prev_range</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xml:space="preserve">, </w:t>
      </w:r>
      <w:r w:rsidR="005D12F3">
        <w:rPr>
          <w:rFonts w:ascii="Consolas" w:eastAsia="Times New Roman" w:hAnsi="Consolas" w:cs="Times New Roman"/>
          <w:sz w:val="20"/>
          <w:szCs w:val="20"/>
        </w:rPr>
        <w:t>12</w:t>
      </w:r>
      <w:r w:rsidRPr="00591686">
        <w:rPr>
          <w:rFonts w:ascii="Consolas" w:eastAsia="Times New Roman" w:hAnsi="Consolas" w:cs="Times New Roman"/>
          <w:sz w:val="20"/>
          <w:szCs w:val="20"/>
        </w:rPr>
        <w:t>);</w:t>
      </w:r>
    </w:p>
    <w:p w14:paraId="4F6FBC71" w14:textId="32C02A74" w:rsidR="000235E5" w:rsidRPr="00591686" w:rsidRDefault="005D12F3" w:rsidP="00975320">
      <w:pPr>
        <w:jc w:val="both"/>
        <w:rPr>
          <w:rFonts w:ascii="Times New Roman" w:hAnsi="Times New Roman" w:cs="Times New Roman"/>
          <w:sz w:val="20"/>
          <w:szCs w:val="20"/>
        </w:rPr>
      </w:pPr>
      <w:r>
        <w:rPr>
          <w:rFonts w:ascii="Times New Roman" w:hAnsi="Times New Roman" w:cs="Times New Roman"/>
          <w:sz w:val="20"/>
          <w:szCs w:val="20"/>
        </w:rPr>
        <w:t>Finally</w:t>
      </w:r>
      <w:r w:rsidR="000235E5" w:rsidRPr="00591686">
        <w:rPr>
          <w:rFonts w:ascii="Times New Roman" w:hAnsi="Times New Roman" w:cs="Times New Roman"/>
          <w:sz w:val="20"/>
          <w:szCs w:val="20"/>
        </w:rPr>
        <w:t xml:space="preserve">, </w:t>
      </w:r>
      <w:r>
        <w:rPr>
          <w:rFonts w:ascii="Times New Roman" w:hAnsi="Times New Roman" w:cs="Times New Roman"/>
          <w:sz w:val="20"/>
          <w:szCs w:val="20"/>
        </w:rPr>
        <w:t xml:space="preserve">to implement </w:t>
      </w:r>
      <w:proofErr w:type="spellStart"/>
      <w:r>
        <w:rPr>
          <w:rFonts w:ascii="Times New Roman" w:hAnsi="Times New Roman" w:cs="Times New Roman"/>
          <w:sz w:val="20"/>
          <w:szCs w:val="20"/>
        </w:rPr>
        <w:t>Hermite</w:t>
      </w:r>
      <w:proofErr w:type="spellEnd"/>
      <w:r>
        <w:rPr>
          <w:rFonts w:ascii="Times New Roman" w:hAnsi="Times New Roman" w:cs="Times New Roman"/>
          <w:sz w:val="20"/>
          <w:szCs w:val="20"/>
        </w:rPr>
        <w:t xml:space="preserve"> reconstruction </w:t>
      </w:r>
      <w:r w:rsidR="000235E5" w:rsidRPr="00591686">
        <w:rPr>
          <w:rFonts w:ascii="Times New Roman" w:hAnsi="Times New Roman" w:cs="Times New Roman"/>
          <w:sz w:val="20"/>
          <w:szCs w:val="20"/>
        </w:rPr>
        <w:t>type the following command</w:t>
      </w:r>
    </w:p>
    <w:p w14:paraId="1C8071D8" w14:textId="112964CF" w:rsidR="00975320" w:rsidRPr="00591686" w:rsidRDefault="00975320" w:rsidP="00264A09">
      <w:pPr>
        <w:spacing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result_her</w:t>
      </w:r>
      <w:r w:rsidR="00A153BF">
        <w:rPr>
          <w:rFonts w:ascii="Consolas" w:eastAsia="Times New Roman" w:hAnsi="Consolas" w:cs="Times New Roman"/>
          <w:sz w:val="20"/>
          <w:szCs w:val="20"/>
        </w:rPr>
        <w:t>6</w:t>
      </w:r>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hermite_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data,</w:t>
      </w:r>
      <w:r w:rsidR="00226002"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w:t>
      </w:r>
    </w:p>
    <w:p w14:paraId="7817113E" w14:textId="3728C239" w:rsidR="005200A1" w:rsidRPr="00591686" w:rsidRDefault="00975320" w:rsidP="0092774C">
      <w:pPr>
        <w:jc w:val="both"/>
        <w:rPr>
          <w:rFonts w:ascii="Times New Roman" w:hAnsi="Times New Roman" w:cs="Times New Roman"/>
          <w:sz w:val="20"/>
          <w:szCs w:val="20"/>
        </w:rPr>
      </w:pPr>
      <w:r w:rsidRPr="00591686">
        <w:rPr>
          <w:rFonts w:ascii="Times New Roman" w:hAnsi="Times New Roman" w:cs="Times New Roman"/>
          <w:sz w:val="20"/>
          <w:szCs w:val="20"/>
        </w:rPr>
        <w:t>and you get the following great result</w:t>
      </w:r>
    </w:p>
    <w:p w14:paraId="4B334B6E" w14:textId="7CF283B3" w:rsidR="00BC73A6" w:rsidRPr="00BC73A6" w:rsidRDefault="00BC73A6" w:rsidP="00811515">
      <w:pPr>
        <w:spacing w:after="0" w:line="240" w:lineRule="auto"/>
        <w:jc w:val="both"/>
        <w:rPr>
          <w:rFonts w:ascii="Consolas" w:hAnsi="Consolas" w:cs="Courier New"/>
          <w:sz w:val="20"/>
          <w:szCs w:val="20"/>
        </w:rPr>
      </w:pPr>
      <w:r w:rsidRPr="00BC73A6">
        <w:rPr>
          <w:rFonts w:ascii="Consolas" w:hAnsi="Consolas" w:cs="Courier New"/>
          <w:sz w:val="20"/>
          <w:szCs w:val="20"/>
        </w:rPr>
        <w:t xml:space="preserve">Estimated </w:t>
      </w:r>
      <w:proofErr w:type="gramStart"/>
      <w:r w:rsidRPr="00BC73A6">
        <w:rPr>
          <w:rFonts w:ascii="Consolas" w:hAnsi="Consolas" w:cs="Courier New"/>
          <w:sz w:val="20"/>
          <w:szCs w:val="20"/>
        </w:rPr>
        <w:t>parameters :</w:t>
      </w:r>
      <w:proofErr w:type="gramEnd"/>
      <w:r w:rsidRPr="00BC73A6">
        <w:rPr>
          <w:rFonts w:ascii="Consolas" w:hAnsi="Consolas" w:cs="Courier New"/>
          <w:sz w:val="20"/>
          <w:szCs w:val="20"/>
        </w:rPr>
        <w:t xml:space="preserve"> </w:t>
      </w:r>
    </w:p>
    <w:p w14:paraId="09E192A1" w14:textId="77777777" w:rsidR="00BC73A6" w:rsidRPr="00BC73A6" w:rsidRDefault="00BC73A6" w:rsidP="00811515">
      <w:pPr>
        <w:spacing w:after="0" w:line="240" w:lineRule="auto"/>
        <w:jc w:val="both"/>
        <w:rPr>
          <w:rFonts w:ascii="Consolas" w:hAnsi="Consolas" w:cs="Courier New"/>
          <w:sz w:val="20"/>
          <w:szCs w:val="20"/>
        </w:rPr>
      </w:pPr>
      <w:r w:rsidRPr="00BC73A6">
        <w:rPr>
          <w:rFonts w:ascii="Consolas" w:hAnsi="Consolas" w:cs="Courier New"/>
          <w:sz w:val="20"/>
          <w:szCs w:val="20"/>
        </w:rPr>
        <w:t>-1.0093     0.99867</w:t>
      </w:r>
    </w:p>
    <w:p w14:paraId="31AFD75B" w14:textId="2DC2F1E5" w:rsidR="00975320" w:rsidRPr="00591686" w:rsidRDefault="00BC73A6" w:rsidP="00811515">
      <w:pPr>
        <w:spacing w:after="120" w:line="240" w:lineRule="auto"/>
        <w:jc w:val="both"/>
        <w:rPr>
          <w:rFonts w:ascii="Consolas" w:hAnsi="Consolas" w:cs="Times New Roman"/>
          <w:sz w:val="20"/>
          <w:szCs w:val="20"/>
        </w:rPr>
      </w:pPr>
      <w:r w:rsidRPr="00BC73A6">
        <w:rPr>
          <w:rFonts w:ascii="Consolas" w:hAnsi="Consolas" w:cs="Courier New"/>
          <w:sz w:val="20"/>
          <w:szCs w:val="20"/>
        </w:rPr>
        <w:t>- sum of log-</w:t>
      </w:r>
      <w:proofErr w:type="gramStart"/>
      <w:r w:rsidRPr="00BC73A6">
        <w:rPr>
          <w:rFonts w:ascii="Consolas" w:hAnsi="Consolas" w:cs="Courier New"/>
          <w:sz w:val="20"/>
          <w:szCs w:val="20"/>
        </w:rPr>
        <w:t>likelihoods :</w:t>
      </w:r>
      <w:proofErr w:type="gramEnd"/>
      <w:r w:rsidRPr="00BC73A6">
        <w:rPr>
          <w:rFonts w:ascii="Consolas" w:hAnsi="Consolas" w:cs="Courier New"/>
          <w:sz w:val="20"/>
          <w:szCs w:val="20"/>
        </w:rPr>
        <w:t xml:space="preserve"> 9950.4912</w:t>
      </w:r>
      <w:r w:rsidR="00EE6651" w:rsidRPr="00591686">
        <w:rPr>
          <w:rFonts w:ascii="Consolas" w:hAnsi="Consolas" w:cs="Courier New"/>
          <w:sz w:val="20"/>
          <w:szCs w:val="20"/>
        </w:rPr>
        <w:t xml:space="preserve"> </w:t>
      </w:r>
    </w:p>
    <w:p w14:paraId="7CEC2233" w14:textId="6A8FD87A" w:rsidR="008E59D1" w:rsidRPr="00591686" w:rsidRDefault="008E59D1" w:rsidP="008E59D1">
      <w:pPr>
        <w:spacing w:after="120"/>
        <w:jc w:val="both"/>
        <w:rPr>
          <w:rFonts w:ascii="Times New Roman" w:hAnsi="Times New Roman" w:cs="Times New Roman"/>
          <w:sz w:val="20"/>
          <w:szCs w:val="20"/>
        </w:rPr>
      </w:pPr>
      <w:bookmarkStart w:id="54" w:name="Example8"/>
      <w:r w:rsidRPr="00591686">
        <w:rPr>
          <w:rFonts w:ascii="Times New Roman" w:eastAsia="Times New Roman" w:hAnsi="Times New Roman" w:cs="Times New Roman"/>
          <w:b/>
          <w:bCs/>
          <w:sz w:val="20"/>
          <w:szCs w:val="20"/>
        </w:rPr>
        <w:t xml:space="preserve">Example </w:t>
      </w:r>
      <w:r w:rsidR="00171A30">
        <w:rPr>
          <w:rFonts w:ascii="Times New Roman" w:eastAsia="Times New Roman" w:hAnsi="Times New Roman" w:cs="Times New Roman"/>
          <w:b/>
          <w:bCs/>
          <w:sz w:val="20"/>
          <w:szCs w:val="20"/>
        </w:rPr>
        <w:t>8</w:t>
      </w:r>
      <w:bookmarkEnd w:id="54"/>
      <w:r w:rsidR="00FD63EA"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Pr="00591686">
        <w:rPr>
          <w:rFonts w:ascii="Times New Roman" w:hAnsi="Times New Roman" w:cs="Times New Roman"/>
          <w:sz w:val="20"/>
          <w:szCs w:val="20"/>
        </w:rPr>
        <w:t xml:space="preserve">Let’s now try to fit a spline model to the same dataset </w:t>
      </w:r>
      <w:r w:rsidR="00B7796C">
        <w:rPr>
          <w:rFonts w:ascii="Times New Roman" w:hAnsi="Times New Roman" w:cs="Times New Roman"/>
          <w:sz w:val="20"/>
          <w:szCs w:val="20"/>
        </w:rPr>
        <w:t xml:space="preserve">used </w:t>
      </w:r>
      <w:r w:rsidRPr="00591686">
        <w:rPr>
          <w:rFonts w:ascii="Times New Roman" w:hAnsi="Times New Roman" w:cs="Times New Roman"/>
          <w:sz w:val="20"/>
          <w:szCs w:val="20"/>
        </w:rPr>
        <w:t>in</w:t>
      </w:r>
      <w:r w:rsidR="00B54492" w:rsidRPr="00591686">
        <w:rPr>
          <w:rFonts w:ascii="Times New Roman" w:hAnsi="Times New Roman" w:cs="Times New Roman"/>
          <w:sz w:val="20"/>
          <w:szCs w:val="20"/>
        </w:rPr>
        <w:t xml:space="preserve"> </w:t>
      </w:r>
      <w:r w:rsidR="00017118">
        <w:rPr>
          <w:rFonts w:ascii="Times New Roman" w:hAnsi="Times New Roman" w:cs="Times New Roman"/>
          <w:sz w:val="20"/>
          <w:szCs w:val="20"/>
        </w:rPr>
        <w:fldChar w:fldCharType="begin"/>
      </w:r>
      <w:r w:rsidR="00017118">
        <w:rPr>
          <w:rFonts w:ascii="Times New Roman" w:hAnsi="Times New Roman" w:cs="Times New Roman"/>
          <w:sz w:val="20"/>
          <w:szCs w:val="20"/>
        </w:rPr>
        <w:instrText xml:space="preserve"> REF Example7 \h </w:instrText>
      </w:r>
      <w:r w:rsidR="00017118">
        <w:rPr>
          <w:rFonts w:ascii="Times New Roman" w:hAnsi="Times New Roman" w:cs="Times New Roman"/>
          <w:sz w:val="20"/>
          <w:szCs w:val="20"/>
        </w:rPr>
      </w:r>
      <w:r w:rsidR="00017118">
        <w:rPr>
          <w:rFonts w:ascii="Times New Roman" w:hAnsi="Times New Roman" w:cs="Times New Roman"/>
          <w:sz w:val="20"/>
          <w:szCs w:val="20"/>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7</w:t>
      </w:r>
      <w:r w:rsidR="00017118">
        <w:rPr>
          <w:rFonts w:ascii="Times New Roman" w:hAnsi="Times New Roman" w:cs="Times New Roman"/>
          <w:sz w:val="20"/>
          <w:szCs w:val="20"/>
        </w:rPr>
        <w:fldChar w:fldCharType="end"/>
      </w:r>
      <w:r w:rsidR="00863114" w:rsidRPr="00591686">
        <w:rPr>
          <w:rFonts w:ascii="Times New Roman" w:hAnsi="Times New Roman" w:cs="Times New Roman"/>
          <w:sz w:val="20"/>
          <w:szCs w:val="20"/>
        </w:rPr>
        <w:t>. F</w:t>
      </w:r>
      <w:r w:rsidR="00B54492" w:rsidRPr="00591686">
        <w:rPr>
          <w:rFonts w:ascii="Times New Roman" w:hAnsi="Times New Roman" w:cs="Times New Roman"/>
          <w:sz w:val="20"/>
          <w:szCs w:val="20"/>
        </w:rPr>
        <w:t>or the first phase</w:t>
      </w:r>
      <w:r w:rsidR="00313BD3">
        <w:rPr>
          <w:rFonts w:ascii="Times New Roman" w:hAnsi="Times New Roman" w:cs="Times New Roman"/>
          <w:sz w:val="20"/>
          <w:szCs w:val="20"/>
        </w:rPr>
        <w:t xml:space="preserve"> (Euler reconstruction)</w:t>
      </w:r>
      <w:r w:rsidR="00B54492" w:rsidRPr="00591686">
        <w:rPr>
          <w:rFonts w:ascii="Times New Roman" w:hAnsi="Times New Roman" w:cs="Times New Roman"/>
          <w:sz w:val="20"/>
          <w:szCs w:val="20"/>
        </w:rPr>
        <w:t xml:space="preserve"> type the following commands</w:t>
      </w:r>
      <w:r w:rsidR="00EE6651" w:rsidRPr="00591686">
        <w:rPr>
          <w:rFonts w:ascii="Times New Roman" w:hAnsi="Times New Roman" w:cs="Times New Roman"/>
          <w:sz w:val="20"/>
          <w:szCs w:val="20"/>
        </w:rPr>
        <w:t xml:space="preserve">   </w:t>
      </w:r>
    </w:p>
    <w:p w14:paraId="1EC85EC2" w14:textId="77777777" w:rsidR="000A4C85" w:rsidRPr="00591686" w:rsidRDefault="000A4C85" w:rsidP="000A4C85">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%load the data</w:t>
      </w:r>
    </w:p>
    <w:p w14:paraId="07E7EBF5" w14:textId="3F0FE58B" w:rsidR="000A4C85" w:rsidRPr="00591686" w:rsidRDefault="0098498A" w:rsidP="000A4C85">
      <w:pPr>
        <w:spacing w:after="0" w:line="240" w:lineRule="auto"/>
        <w:jc w:val="both"/>
        <w:rPr>
          <w:rFonts w:ascii="Consolas" w:eastAsia="Times New Roman" w:hAnsi="Consolas" w:cs="Times New Roman"/>
          <w:sz w:val="20"/>
          <w:szCs w:val="20"/>
        </w:rPr>
      </w:pPr>
      <w:r>
        <w:rPr>
          <w:rFonts w:ascii="Consolas" w:eastAsia="Times New Roman" w:hAnsi="Consolas" w:cs="Times New Roman"/>
          <w:sz w:val="20"/>
          <w:szCs w:val="20"/>
        </w:rPr>
        <w:t>d</w:t>
      </w:r>
      <w:r w:rsidR="000A4C85"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0A4C85"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A4C85" w:rsidRPr="00591686">
        <w:rPr>
          <w:rFonts w:ascii="Consolas" w:eastAsia="Times New Roman" w:hAnsi="Consolas" w:cs="Times New Roman"/>
          <w:sz w:val="20"/>
          <w:szCs w:val="20"/>
        </w:rPr>
        <w:t>data(</w:t>
      </w:r>
      <w:proofErr w:type="gramStart"/>
      <w:r w:rsidR="000A4C85" w:rsidRPr="00591686">
        <w:rPr>
          <w:rFonts w:ascii="Consolas" w:eastAsia="Times New Roman" w:hAnsi="Consolas" w:cs="Times New Roman"/>
          <w:sz w:val="20"/>
          <w:szCs w:val="20"/>
        </w:rPr>
        <w:t>1:100:end</w:t>
      </w:r>
      <w:proofErr w:type="gramEnd"/>
      <w:r w:rsidR="000A4C85" w:rsidRPr="00591686">
        <w:rPr>
          <w:rFonts w:ascii="Consolas" w:eastAsia="Times New Roman" w:hAnsi="Consolas" w:cs="Times New Roman"/>
          <w:sz w:val="20"/>
          <w:szCs w:val="20"/>
        </w:rPr>
        <w:t xml:space="preserve">); </w:t>
      </w:r>
      <w:r w:rsidR="000A4C85" w:rsidRPr="00591686">
        <w:rPr>
          <w:rFonts w:ascii="Consolas" w:eastAsia="Times New Roman" w:hAnsi="Consolas" w:cs="Times New Roman"/>
          <w:color w:val="008013"/>
          <w:sz w:val="20"/>
          <w:szCs w:val="20"/>
        </w:rPr>
        <w:t>% Only every 100 data points are considered</w:t>
      </w:r>
    </w:p>
    <w:p w14:paraId="6753C14F" w14:textId="3AADA6C5" w:rsidR="000A4C85" w:rsidRPr="00591686" w:rsidRDefault="000A4C85" w:rsidP="000A4C85">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L = -2</w:t>
      </w:r>
      <w:r w:rsidR="00452F94" w:rsidRPr="00591686">
        <w:rPr>
          <w:rFonts w:ascii="Consolas" w:eastAsia="Times New Roman" w:hAnsi="Consolas" w:cs="Times New Roman"/>
          <w:sz w:val="20"/>
          <w:szCs w:val="20"/>
        </w:rPr>
        <w:t>.</w:t>
      </w:r>
      <w:proofErr w:type="gramStart"/>
      <w:r w:rsidR="00452F94" w:rsidRPr="00591686">
        <w:rPr>
          <w:rFonts w:ascii="Consolas" w:eastAsia="Times New Roman" w:hAnsi="Consolas" w:cs="Times New Roman"/>
          <w:sz w:val="20"/>
          <w:szCs w:val="20"/>
        </w:rPr>
        <w:t>5</w:t>
      </w:r>
      <w:r w:rsidRPr="00591686">
        <w:rPr>
          <w:rFonts w:ascii="Consolas" w:eastAsia="Times New Roman" w:hAnsi="Consolas" w:cs="Times New Roman"/>
          <w:sz w:val="20"/>
          <w:szCs w:val="20"/>
        </w:rPr>
        <w:t>;R</w:t>
      </w:r>
      <w:proofErr w:type="gramEnd"/>
      <w:r w:rsidRPr="00591686">
        <w:rPr>
          <w:rFonts w:ascii="Consolas" w:eastAsia="Times New Roman" w:hAnsi="Consolas" w:cs="Times New Roman"/>
          <w:sz w:val="20"/>
          <w:szCs w:val="20"/>
        </w:rPr>
        <w:t xml:space="preserve"> = 2</w:t>
      </w:r>
      <w:r w:rsidR="00452F94" w:rsidRPr="00591686">
        <w:rPr>
          <w:rFonts w:ascii="Consolas" w:eastAsia="Times New Roman" w:hAnsi="Consolas" w:cs="Times New Roman"/>
          <w:sz w:val="20"/>
          <w:szCs w:val="20"/>
        </w:rPr>
        <w:t>.5</w:t>
      </w:r>
      <w:r w:rsidRPr="00591686">
        <w:rPr>
          <w:rFonts w:ascii="Consolas" w:eastAsia="Times New Roman" w:hAnsi="Consolas" w:cs="Times New Roman"/>
          <w:sz w:val="20"/>
          <w:szCs w:val="20"/>
        </w:rPr>
        <w:t>;</w:t>
      </w:r>
      <w:r w:rsidRPr="00591686">
        <w:rPr>
          <w:rFonts w:ascii="Consolas" w:eastAsia="Times New Roman" w:hAnsi="Consolas" w:cs="Times New Roman"/>
          <w:color w:val="008013"/>
          <w:sz w:val="20"/>
          <w:szCs w:val="20"/>
        </w:rPr>
        <w:t>%</w:t>
      </w:r>
      <w:r w:rsidR="009B6DC1" w:rsidRPr="00591686">
        <w:rPr>
          <w:rFonts w:ascii="Consolas" w:eastAsia="Times New Roman" w:hAnsi="Consolas" w:cs="Times New Roman"/>
          <w:color w:val="008013"/>
          <w:sz w:val="20"/>
          <w:szCs w:val="20"/>
        </w:rPr>
        <w:t>S</w:t>
      </w:r>
      <w:r w:rsidRPr="00591686">
        <w:rPr>
          <w:rFonts w:ascii="Consolas" w:eastAsia="Times New Roman" w:hAnsi="Consolas" w:cs="Times New Roman"/>
          <w:color w:val="008013"/>
          <w:sz w:val="20"/>
          <w:szCs w:val="20"/>
        </w:rPr>
        <w:t>ince we have a  spline  model it is better to shrink the state space</w:t>
      </w:r>
    </w:p>
    <w:p w14:paraId="132BF374" w14:textId="724265FA" w:rsidR="000A4C85" w:rsidRPr="00591686" w:rsidRDefault="00EB5786" w:rsidP="000A4C85">
      <w:pPr>
        <w:spacing w:after="0" w:line="240" w:lineRule="auto"/>
        <w:jc w:val="both"/>
        <w:rPr>
          <w:rFonts w:ascii="Consolas" w:eastAsia="Times New Roman" w:hAnsi="Consolas" w:cs="Times New Roman"/>
          <w:sz w:val="20"/>
          <w:szCs w:val="20"/>
        </w:rPr>
      </w:pPr>
      <w:proofErr w:type="gramStart"/>
      <w:r w:rsidRPr="00591686">
        <w:rPr>
          <w:rFonts w:ascii="Consolas" w:eastAsia="Times New Roman" w:hAnsi="Consolas" w:cs="Times New Roman"/>
          <w:sz w:val="20"/>
          <w:szCs w:val="20"/>
        </w:rPr>
        <w:lastRenderedPageBreak/>
        <w:t>d</w:t>
      </w:r>
      <w:r w:rsidR="000A4C85" w:rsidRPr="00591686">
        <w:rPr>
          <w:rFonts w:ascii="Consolas" w:eastAsia="Times New Roman" w:hAnsi="Consolas" w:cs="Times New Roman"/>
          <w:sz w:val="20"/>
          <w:szCs w:val="20"/>
        </w:rPr>
        <w:t>ata(</w:t>
      </w:r>
      <w:proofErr w:type="gramEnd"/>
      <w:r w:rsidR="000A4C85" w:rsidRPr="00591686">
        <w:rPr>
          <w:rFonts w:ascii="Consolas" w:eastAsia="Times New Roman" w:hAnsi="Consolas" w:cs="Times New Roman"/>
          <w:sz w:val="20"/>
          <w:szCs w:val="20"/>
        </w:rPr>
        <w:t xml:space="preserve">data&lt;L | data&gt;R) = nan;  </w:t>
      </w:r>
      <w:r w:rsidR="000A4C85" w:rsidRPr="00591686">
        <w:rPr>
          <w:rFonts w:ascii="Consolas" w:eastAsia="Times New Roman" w:hAnsi="Consolas" w:cs="Times New Roman"/>
          <w:color w:val="008013"/>
          <w:sz w:val="20"/>
          <w:szCs w:val="20"/>
        </w:rPr>
        <w:t>%This is VERY important: In spline modeling if you consider a smaller range for your data then you must assign ‘nan’ to those few data points falling outside this range.</w:t>
      </w:r>
    </w:p>
    <w:p w14:paraId="1827775E" w14:textId="77777777" w:rsidR="000A4C85" w:rsidRPr="00591686" w:rsidRDefault="000A4C85" w:rsidP="000A4C85">
      <w:pPr>
        <w:spacing w:after="0" w:line="240" w:lineRule="auto"/>
        <w:jc w:val="both"/>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 1;</w:t>
      </w:r>
    </w:p>
    <w:p w14:paraId="704B81C2" w14:textId="385E5ECF" w:rsidR="00354857" w:rsidRPr="00591686" w:rsidRDefault="00354857" w:rsidP="0035485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mu = </w:t>
      </w:r>
      <w:r w:rsidR="00D92A7A" w:rsidRPr="00591686">
        <w:rPr>
          <w:rFonts w:ascii="Consolas" w:eastAsia="Times New Roman" w:hAnsi="Consolas" w:cs="Times New Roman"/>
          <w:sz w:val="20"/>
          <w:szCs w:val="20"/>
        </w:rPr>
        <w:t>7</w:t>
      </w:r>
      <w:r w:rsidRPr="00591686">
        <w:rPr>
          <w:rFonts w:ascii="Consolas" w:eastAsia="Times New Roman" w:hAnsi="Consolas" w:cs="Times New Roman"/>
          <w:sz w:val="20"/>
          <w:szCs w:val="20"/>
        </w:rPr>
        <w:t xml:space="preserve">; sigma = </w:t>
      </w:r>
      <w:r w:rsidR="00D92A7A" w:rsidRPr="00591686">
        <w:rPr>
          <w:rFonts w:ascii="Consolas" w:eastAsia="Times New Roman" w:hAnsi="Consolas" w:cs="Times New Roman"/>
          <w:sz w:val="20"/>
          <w:szCs w:val="20"/>
        </w:rPr>
        <w:t>7</w:t>
      </w:r>
      <w:r w:rsidRPr="00591686">
        <w:rPr>
          <w:rFonts w:ascii="Consolas" w:eastAsia="Times New Roman" w:hAnsi="Consolas" w:cs="Times New Roman"/>
          <w:sz w:val="20"/>
          <w:szCs w:val="20"/>
        </w:rPr>
        <w:t>;</w:t>
      </w:r>
      <w:r w:rsidR="001D74C2" w:rsidRPr="00591686">
        <w:rPr>
          <w:rFonts w:ascii="Consolas" w:eastAsia="Times New Roman" w:hAnsi="Consolas" w:cs="Times New Roman"/>
          <w:sz w:val="20"/>
          <w:szCs w:val="20"/>
        </w:rPr>
        <w:t xml:space="preserve"> </w:t>
      </w:r>
      <w:r w:rsidR="001D74C2" w:rsidRPr="00591686">
        <w:rPr>
          <w:rFonts w:ascii="Consolas" w:eastAsia="Times New Roman" w:hAnsi="Consolas" w:cs="Times New Roman"/>
          <w:color w:val="008013"/>
          <w:sz w:val="20"/>
          <w:szCs w:val="20"/>
        </w:rPr>
        <w:t>%In spline modeling mu and sigma are nu</w:t>
      </w:r>
      <w:r w:rsidR="00C77070" w:rsidRPr="00591686">
        <w:rPr>
          <w:rFonts w:ascii="Consolas" w:eastAsia="Times New Roman" w:hAnsi="Consolas" w:cs="Times New Roman"/>
          <w:color w:val="008013"/>
          <w:sz w:val="20"/>
          <w:szCs w:val="20"/>
        </w:rPr>
        <w:t xml:space="preserve">mbers </w:t>
      </w:r>
    </w:p>
    <w:p w14:paraId="1BBDD95A" w14:textId="2B70B104" w:rsidR="00354857" w:rsidRPr="00591686" w:rsidRDefault="00354857" w:rsidP="0035485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result</w:t>
      </w:r>
      <w:r w:rsidR="00A153BF">
        <w:rPr>
          <w:rFonts w:ascii="Consolas" w:eastAsia="Times New Roman" w:hAnsi="Consolas" w:cs="Times New Roman"/>
          <w:sz w:val="20"/>
          <w:szCs w:val="20"/>
        </w:rPr>
        <w:t>7</w:t>
      </w:r>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euler_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nKnots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[mu sigma],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r w:rsidR="00E43102" w:rsidRPr="00591686">
        <w:rPr>
          <w:rFonts w:ascii="Consolas" w:eastAsia="Times New Roman" w:hAnsi="Consolas" w:cs="Times New Roman"/>
          <w:color w:val="A709F5"/>
          <w:sz w:val="20"/>
          <w:szCs w:val="20"/>
        </w:rPr>
        <w:t>QQ</w:t>
      </w:r>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'L'</w:t>
      </w:r>
      <w:r w:rsidRPr="00591686">
        <w:rPr>
          <w:rFonts w:ascii="Consolas" w:eastAsia="Times New Roman" w:hAnsi="Consolas" w:cs="Times New Roman"/>
          <w:sz w:val="20"/>
          <w:szCs w:val="20"/>
        </w:rPr>
        <w:t xml:space="preserve">, L, </w:t>
      </w:r>
      <w:r w:rsidRPr="00591686">
        <w:rPr>
          <w:rFonts w:ascii="Consolas" w:eastAsia="Times New Roman" w:hAnsi="Consolas" w:cs="Times New Roman"/>
          <w:color w:val="A709F5"/>
          <w:sz w:val="20"/>
          <w:szCs w:val="20"/>
        </w:rPr>
        <w:t>'R'</w:t>
      </w:r>
      <w:r w:rsidRPr="00591686">
        <w:rPr>
          <w:rFonts w:ascii="Consolas" w:eastAsia="Times New Roman" w:hAnsi="Consolas" w:cs="Times New Roman"/>
          <w:sz w:val="20"/>
          <w:szCs w:val="20"/>
        </w:rPr>
        <w:t xml:space="preserve">, R, </w:t>
      </w:r>
      <w:r w:rsidRPr="00591686">
        <w:rPr>
          <w:rFonts w:ascii="Consolas" w:eastAsia="Times New Roman" w:hAnsi="Consolas" w:cs="Times New Roman"/>
          <w:color w:val="0E00FF"/>
          <w:sz w:val="20"/>
          <w:szCs w:val="20"/>
        </w:rPr>
        <w:t>...</w:t>
      </w:r>
      <w:r w:rsidRPr="00591686">
        <w:rPr>
          <w:rFonts w:ascii="Consolas" w:eastAsia="Times New Roman" w:hAnsi="Consolas" w:cs="Times New Roman"/>
          <w:sz w:val="20"/>
          <w:szCs w:val="20"/>
        </w:rPr>
        <w:t>,</w:t>
      </w:r>
      <w:r w:rsidRPr="00591686">
        <w:rPr>
          <w:rFonts w:ascii="Consolas" w:eastAsia="Times New Roman" w:hAnsi="Consolas" w:cs="Times New Roman"/>
          <w:color w:val="008013"/>
          <w:sz w:val="20"/>
          <w:szCs w:val="20"/>
        </w:rPr>
        <w:t xml:space="preserve"> </w:t>
      </w:r>
    </w:p>
    <w:p w14:paraId="5D481E7F" w14:textId="77777777" w:rsidR="00354857" w:rsidRPr="00591686" w:rsidRDefault="00354857" w:rsidP="004C0E8A">
      <w:pPr>
        <w:spacing w:line="240" w:lineRule="auto"/>
        <w:rPr>
          <w:rFonts w:ascii="Consolas" w:eastAsia="Times New Roman" w:hAnsi="Consolas" w:cs="Times New Roman"/>
          <w:sz w:val="20"/>
          <w:szCs w:val="20"/>
        </w:rPr>
      </w:pP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lb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w:t>
      </w:r>
      <w:proofErr w:type="gramStart"/>
      <w:r w:rsidRPr="00591686">
        <w:rPr>
          <w:rFonts w:ascii="Consolas" w:eastAsia="Times New Roman" w:hAnsi="Consolas" w:cs="Times New Roman"/>
          <w:sz w:val="20"/>
          <w:szCs w:val="20"/>
        </w:rPr>
        <w:t>zeros(</w:t>
      </w:r>
      <w:proofErr w:type="gramEnd"/>
      <w:r w:rsidRPr="00591686">
        <w:rPr>
          <w:rFonts w:ascii="Consolas" w:eastAsia="Times New Roman" w:hAnsi="Consolas" w:cs="Times New Roman"/>
          <w:sz w:val="20"/>
          <w:szCs w:val="20"/>
        </w:rPr>
        <w:t xml:space="preserve">1, mu) - 10, zeros(1, sigma)+eps],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zeros(1, mu + sigma) + 10,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12FFCE14" w14:textId="4592106B" w:rsidR="001D1404" w:rsidRPr="00591686" w:rsidRDefault="004526ED" w:rsidP="004526ED">
      <w:pPr>
        <w:jc w:val="both"/>
        <w:rPr>
          <w:rFonts w:ascii="Times New Roman" w:hAnsi="Times New Roman" w:cs="Times New Roman"/>
          <w:sz w:val="20"/>
          <w:szCs w:val="20"/>
        </w:rPr>
      </w:pPr>
      <w:r w:rsidRPr="00591686">
        <w:rPr>
          <w:rFonts w:ascii="Times New Roman" w:hAnsi="Times New Roman" w:cs="Times New Roman"/>
          <w:sz w:val="20"/>
          <w:szCs w:val="20"/>
        </w:rPr>
        <w:t>And you always get the following solution</w:t>
      </w:r>
    </w:p>
    <w:p w14:paraId="07C0F053" w14:textId="396BC1D9" w:rsidR="00452F94" w:rsidRPr="00591686" w:rsidRDefault="00452F94" w:rsidP="00452F94">
      <w:pPr>
        <w:spacing w:after="0"/>
        <w:jc w:val="both"/>
        <w:rPr>
          <w:rFonts w:ascii="Consolas" w:hAnsi="Consolas" w:cs="Times New Roman"/>
          <w:sz w:val="20"/>
          <w:szCs w:val="20"/>
        </w:rPr>
      </w:pPr>
      <w:r w:rsidRPr="00591686">
        <w:rPr>
          <w:rFonts w:ascii="Consolas" w:hAnsi="Consolas" w:cs="Times New Roman"/>
          <w:sz w:val="20"/>
          <w:szCs w:val="20"/>
        </w:rPr>
        <w:t xml:space="preserve">Estimated parameters: </w:t>
      </w:r>
    </w:p>
    <w:p w14:paraId="4CCA8AE2" w14:textId="69236739" w:rsidR="00452F94" w:rsidRPr="00591686" w:rsidRDefault="00452F94" w:rsidP="00452F94">
      <w:pPr>
        <w:spacing w:after="0"/>
        <w:jc w:val="both"/>
        <w:rPr>
          <w:rFonts w:ascii="Consolas" w:hAnsi="Consolas" w:cs="Times New Roman"/>
          <w:sz w:val="20"/>
          <w:szCs w:val="20"/>
        </w:rPr>
      </w:pPr>
      <w:r w:rsidRPr="00591686">
        <w:rPr>
          <w:rFonts w:ascii="Consolas" w:hAnsi="Consolas" w:cs="Times New Roman"/>
          <w:sz w:val="20"/>
          <w:szCs w:val="20"/>
        </w:rPr>
        <w:t>1.7415    1.0522    0.52421    -0.0032876   -0.52616   -1.1204     -1.6048</w:t>
      </w:r>
    </w:p>
    <w:p w14:paraId="0FD04612" w14:textId="44424703" w:rsidR="00452F94" w:rsidRPr="00591686" w:rsidRDefault="00452F94" w:rsidP="00452F94">
      <w:pPr>
        <w:spacing w:after="0"/>
        <w:jc w:val="both"/>
        <w:rPr>
          <w:rFonts w:ascii="Consolas" w:hAnsi="Consolas" w:cs="Times New Roman"/>
          <w:sz w:val="20"/>
          <w:szCs w:val="20"/>
        </w:rPr>
      </w:pPr>
      <w:r w:rsidRPr="00591686">
        <w:rPr>
          <w:rFonts w:ascii="Consolas" w:hAnsi="Consolas" w:cs="Times New Roman"/>
          <w:sz w:val="20"/>
          <w:szCs w:val="20"/>
        </w:rPr>
        <w:t>0.38686   0.65803   0.65051     0.66209      0.63977    0.63572     0.48534</w:t>
      </w:r>
    </w:p>
    <w:p w14:paraId="638BBFEF" w14:textId="1FC73C94" w:rsidR="00452F94" w:rsidRPr="00591686" w:rsidRDefault="00452F94" w:rsidP="00452F94">
      <w:pPr>
        <w:jc w:val="both"/>
        <w:rPr>
          <w:rFonts w:ascii="Consolas" w:hAnsi="Consolas" w:cs="Times New Roman"/>
          <w:sz w:val="20"/>
          <w:szCs w:val="20"/>
        </w:rPr>
      </w:pPr>
      <w:r w:rsidRPr="00591686">
        <w:rPr>
          <w:rFonts w:ascii="Consolas" w:hAnsi="Consolas" w:cs="Times New Roman"/>
          <w:sz w:val="20"/>
          <w:szCs w:val="20"/>
        </w:rPr>
        <w:t>- sum of log-likelihoods): 9920.7613</w:t>
      </w:r>
    </w:p>
    <w:p w14:paraId="16B412DA" w14:textId="5B4FDFE6" w:rsidR="00964DB8" w:rsidRPr="00591686" w:rsidRDefault="003106C8" w:rsidP="00515617">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sz w:val="20"/>
          <w:szCs w:val="20"/>
        </w:rPr>
        <w:t xml:space="preserve">It is important to note that for this example, we have </w:t>
      </w:r>
      <w:r w:rsidR="00964DB8" w:rsidRPr="00591686">
        <w:rPr>
          <w:rFonts w:ascii="Times New Roman" w:hAnsi="Times New Roman" w:cs="Times New Roman"/>
          <w:sz w:val="20"/>
          <w:szCs w:val="20"/>
        </w:rPr>
        <w:t xml:space="preserve">adjusted the range of the data due to the implementation of spline modeling. Typically, the range of state space is, by default, </w:t>
      </w:r>
      <w:r w:rsidR="001A303B" w:rsidRPr="00591686">
        <w:rPr>
          <w:rFonts w:ascii="Consolas" w:hAnsi="Consolas" w:cs="Times New Roman"/>
          <w:sz w:val="20"/>
          <w:szCs w:val="20"/>
        </w:rPr>
        <w:t>[min(data) max(data)] =</w:t>
      </w:r>
      <w:r w:rsidR="001A303B" w:rsidRPr="00591686">
        <w:t xml:space="preserve"> </w:t>
      </w:r>
      <w:r w:rsidR="001A303B" w:rsidRPr="00591686">
        <w:rPr>
          <w:rFonts w:ascii="Consolas" w:hAnsi="Consolas"/>
        </w:rPr>
        <w:t>[</w:t>
      </w:r>
      <w:r w:rsidR="001A303B" w:rsidRPr="00591686">
        <w:rPr>
          <w:rFonts w:ascii="Consolas" w:hAnsi="Consolas" w:cs="Times New Roman"/>
          <w:sz w:val="20"/>
          <w:szCs w:val="20"/>
        </w:rPr>
        <w:t>-2.6289 2.9383]</w:t>
      </w:r>
      <w:r w:rsidR="00964DB8" w:rsidRPr="00591686">
        <w:rPr>
          <w:rFonts w:ascii="Times New Roman" w:hAnsi="Times New Roman" w:cs="Times New Roman"/>
          <w:sz w:val="20"/>
          <w:szCs w:val="20"/>
        </w:rPr>
        <w:t xml:space="preserve">. However, in this example, we have narrowed it down to </w:t>
      </w:r>
      <w:r w:rsidR="00964DB8" w:rsidRPr="00591686">
        <w:rPr>
          <w:rFonts w:ascii="Consolas" w:hAnsi="Consolas"/>
        </w:rPr>
        <w:t>[</w:t>
      </w:r>
      <w:r w:rsidR="00964DB8" w:rsidRPr="00591686">
        <w:rPr>
          <w:rFonts w:ascii="Consolas" w:hAnsi="Consolas" w:cs="Times New Roman"/>
          <w:sz w:val="20"/>
          <w:szCs w:val="20"/>
        </w:rPr>
        <w:t>-2</w:t>
      </w:r>
      <w:r w:rsidR="00452F94" w:rsidRPr="00591686">
        <w:rPr>
          <w:rFonts w:ascii="Consolas" w:hAnsi="Consolas" w:cs="Times New Roman"/>
          <w:sz w:val="20"/>
          <w:szCs w:val="20"/>
        </w:rPr>
        <w:t>.5</w:t>
      </w:r>
      <w:r w:rsidR="00964DB8" w:rsidRPr="00591686">
        <w:rPr>
          <w:rFonts w:ascii="Consolas" w:hAnsi="Consolas" w:cs="Times New Roman"/>
          <w:sz w:val="20"/>
          <w:szCs w:val="20"/>
        </w:rPr>
        <w:t xml:space="preserve"> 2</w:t>
      </w:r>
      <w:r w:rsidR="00452F94" w:rsidRPr="00591686">
        <w:rPr>
          <w:rFonts w:ascii="Consolas" w:hAnsi="Consolas" w:cs="Times New Roman"/>
          <w:sz w:val="20"/>
          <w:szCs w:val="20"/>
        </w:rPr>
        <w:t>.5</w:t>
      </w:r>
      <w:r w:rsidR="00964DB8" w:rsidRPr="00591686">
        <w:rPr>
          <w:rFonts w:ascii="Consolas" w:hAnsi="Consolas" w:cs="Times New Roman"/>
          <w:sz w:val="20"/>
          <w:szCs w:val="20"/>
        </w:rPr>
        <w:t>]</w:t>
      </w:r>
      <w:r w:rsidR="00964DB8" w:rsidRPr="00591686">
        <w:rPr>
          <w:rFonts w:ascii="Times New Roman" w:hAnsi="Times New Roman" w:cs="Times New Roman"/>
          <w:sz w:val="20"/>
          <w:szCs w:val="20"/>
        </w:rPr>
        <w:t xml:space="preserve">. </w:t>
      </w:r>
      <w:r w:rsidR="00964DB8" w:rsidRPr="00591686">
        <w:rPr>
          <w:rFonts w:ascii="Times New Roman" w:hAnsi="Times New Roman" w:cs="Times New Roman"/>
          <w:color w:val="0D0D0D"/>
          <w:sz w:val="20"/>
          <w:szCs w:val="20"/>
          <w:shd w:val="clear" w:color="auto" w:fill="FFFFFF"/>
        </w:rPr>
        <w:t xml:space="preserve">This decision was made because the dataset contains only </w:t>
      </w:r>
      <w:r w:rsidR="00351336" w:rsidRPr="00591686">
        <w:rPr>
          <w:rFonts w:ascii="Times New Roman" w:hAnsi="Times New Roman" w:cs="Times New Roman"/>
          <w:color w:val="0D0D0D"/>
          <w:sz w:val="20"/>
          <w:szCs w:val="20"/>
          <w:shd w:val="clear" w:color="auto" w:fill="FFFFFF"/>
        </w:rPr>
        <w:t>2</w:t>
      </w:r>
      <w:r w:rsidR="00964DB8" w:rsidRPr="00591686">
        <w:rPr>
          <w:rFonts w:ascii="Times New Roman" w:hAnsi="Times New Roman" w:cs="Times New Roman"/>
          <w:color w:val="0D0D0D"/>
          <w:sz w:val="20"/>
          <w:szCs w:val="20"/>
          <w:shd w:val="clear" w:color="auto" w:fill="FFFFFF"/>
        </w:rPr>
        <w:t xml:space="preserve"> data points larger than 2</w:t>
      </w:r>
      <w:r w:rsidR="001D120E">
        <w:rPr>
          <w:rFonts w:ascii="Times New Roman" w:hAnsi="Times New Roman" w:cs="Times New Roman"/>
          <w:color w:val="0D0D0D"/>
          <w:sz w:val="20"/>
          <w:szCs w:val="20"/>
          <w:shd w:val="clear" w:color="auto" w:fill="FFFFFF"/>
        </w:rPr>
        <w:t>.5</w:t>
      </w:r>
      <w:r w:rsidR="00964DB8" w:rsidRPr="00591686">
        <w:rPr>
          <w:rFonts w:ascii="Times New Roman" w:hAnsi="Times New Roman" w:cs="Times New Roman"/>
          <w:color w:val="0D0D0D"/>
          <w:sz w:val="20"/>
          <w:szCs w:val="20"/>
          <w:shd w:val="clear" w:color="auto" w:fill="FFFFFF"/>
        </w:rPr>
        <w:t xml:space="preserve"> and </w:t>
      </w:r>
      <w:r w:rsidR="00351336" w:rsidRPr="00591686">
        <w:rPr>
          <w:rFonts w:ascii="Times New Roman" w:hAnsi="Times New Roman" w:cs="Times New Roman"/>
          <w:color w:val="0D0D0D"/>
          <w:sz w:val="20"/>
          <w:szCs w:val="20"/>
          <w:shd w:val="clear" w:color="auto" w:fill="FFFFFF"/>
        </w:rPr>
        <w:t>2</w:t>
      </w:r>
      <w:r w:rsidR="00964DB8" w:rsidRPr="00591686">
        <w:rPr>
          <w:rFonts w:ascii="Times New Roman" w:hAnsi="Times New Roman" w:cs="Times New Roman"/>
          <w:color w:val="0D0D0D"/>
          <w:sz w:val="20"/>
          <w:szCs w:val="20"/>
          <w:shd w:val="clear" w:color="auto" w:fill="FFFFFF"/>
        </w:rPr>
        <w:t xml:space="preserve"> data points smaller than -2</w:t>
      </w:r>
      <w:r w:rsidR="001D120E">
        <w:rPr>
          <w:rFonts w:ascii="Times New Roman" w:hAnsi="Times New Roman" w:cs="Times New Roman"/>
          <w:color w:val="0D0D0D"/>
          <w:sz w:val="20"/>
          <w:szCs w:val="20"/>
          <w:shd w:val="clear" w:color="auto" w:fill="FFFFFF"/>
        </w:rPr>
        <w:t>.5</w:t>
      </w:r>
      <w:r w:rsidR="00964DB8" w:rsidRPr="00591686">
        <w:rPr>
          <w:rFonts w:ascii="Times New Roman" w:hAnsi="Times New Roman" w:cs="Times New Roman"/>
          <w:color w:val="0D0D0D"/>
          <w:sz w:val="20"/>
          <w:szCs w:val="20"/>
          <w:shd w:val="clear" w:color="auto" w:fill="FFFFFF"/>
        </w:rPr>
        <w:t xml:space="preserve"> out of a total of 10,000 data points. This situation often arises with small</w:t>
      </w:r>
      <w:r w:rsidR="00E07EC2">
        <w:rPr>
          <w:rFonts w:ascii="Times New Roman" w:hAnsi="Times New Roman" w:cs="Times New Roman"/>
          <w:color w:val="0D0D0D"/>
          <w:sz w:val="20"/>
          <w:szCs w:val="20"/>
          <w:shd w:val="clear" w:color="auto" w:fill="FFFFFF"/>
        </w:rPr>
        <w:t xml:space="preserve"> or relatively small</w:t>
      </w:r>
      <w:r w:rsidR="00964DB8" w:rsidRPr="00591686">
        <w:rPr>
          <w:rFonts w:ascii="Times New Roman" w:hAnsi="Times New Roman" w:cs="Times New Roman"/>
          <w:color w:val="0D0D0D"/>
          <w:sz w:val="20"/>
          <w:szCs w:val="20"/>
          <w:shd w:val="clear" w:color="auto" w:fill="FFFFFF"/>
        </w:rPr>
        <w:t xml:space="preserve"> datasets that have few data points near the data borders. Failing to address this issue can negatively impact the estimation process in terms of both accuracy and speed, particularly during the second phase when </w:t>
      </w:r>
      <w:proofErr w:type="spellStart"/>
      <w:r w:rsidR="00964DB8" w:rsidRPr="00591686">
        <w:rPr>
          <w:rFonts w:ascii="Times New Roman" w:hAnsi="Times New Roman" w:cs="Times New Roman"/>
          <w:color w:val="0D0D0D"/>
          <w:sz w:val="20"/>
          <w:szCs w:val="20"/>
          <w:shd w:val="clear" w:color="auto" w:fill="FFFFFF"/>
        </w:rPr>
        <w:t>Hermite</w:t>
      </w:r>
      <w:proofErr w:type="spellEnd"/>
      <w:r w:rsidR="00964DB8" w:rsidRPr="00591686">
        <w:rPr>
          <w:rFonts w:ascii="Times New Roman" w:hAnsi="Times New Roman" w:cs="Times New Roman"/>
          <w:color w:val="0D0D0D"/>
          <w:sz w:val="20"/>
          <w:szCs w:val="20"/>
          <w:shd w:val="clear" w:color="auto" w:fill="FFFFFF"/>
        </w:rPr>
        <w:t xml:space="preserve"> reconstruction</w:t>
      </w:r>
      <w:r w:rsidR="0077431B" w:rsidRPr="00591686">
        <w:rPr>
          <w:rFonts w:ascii="Times New Roman" w:hAnsi="Times New Roman" w:cs="Times New Roman"/>
          <w:color w:val="0D0D0D"/>
          <w:sz w:val="20"/>
          <w:szCs w:val="20"/>
          <w:shd w:val="clear" w:color="auto" w:fill="FFFFFF"/>
        </w:rPr>
        <w:t xml:space="preserve"> is implemented</w:t>
      </w:r>
      <w:r w:rsidR="00964DB8" w:rsidRPr="00591686">
        <w:rPr>
          <w:rFonts w:ascii="Times New Roman" w:hAnsi="Times New Roman" w:cs="Times New Roman"/>
          <w:color w:val="0D0D0D"/>
          <w:sz w:val="20"/>
          <w:szCs w:val="20"/>
          <w:shd w:val="clear" w:color="auto" w:fill="FFFFFF"/>
        </w:rPr>
        <w:t xml:space="preserve">. Additionally, note that we've assigned </w:t>
      </w:r>
      <w:r w:rsidR="00964DB8" w:rsidRPr="00591686">
        <w:rPr>
          <w:rFonts w:ascii="Consolas" w:eastAsia="Times New Roman" w:hAnsi="Consolas" w:cs="Times New Roman"/>
          <w:sz w:val="20"/>
          <w:szCs w:val="20"/>
        </w:rPr>
        <w:t>nan</w:t>
      </w:r>
      <w:r w:rsidR="00964DB8" w:rsidRPr="00591686">
        <w:rPr>
          <w:rFonts w:ascii="Times New Roman" w:hAnsi="Times New Roman" w:cs="Times New Roman"/>
          <w:color w:val="0D0D0D"/>
          <w:sz w:val="20"/>
          <w:szCs w:val="20"/>
          <w:shd w:val="clear" w:color="auto" w:fill="FFFFFF"/>
        </w:rPr>
        <w:t xml:space="preserve"> values to those few data points that fall outside </w:t>
      </w:r>
      <w:r w:rsidR="00DB26B2">
        <w:rPr>
          <w:rFonts w:ascii="Times New Roman" w:hAnsi="Times New Roman" w:cs="Times New Roman"/>
          <w:color w:val="0D0D0D"/>
          <w:sz w:val="20"/>
          <w:szCs w:val="20"/>
          <w:shd w:val="clear" w:color="auto" w:fill="FFFFFF"/>
        </w:rPr>
        <w:t>the</w:t>
      </w:r>
      <w:r w:rsidR="00964DB8" w:rsidRPr="00591686">
        <w:rPr>
          <w:rFonts w:ascii="Times New Roman" w:hAnsi="Times New Roman" w:cs="Times New Roman"/>
          <w:color w:val="0D0D0D"/>
          <w:sz w:val="20"/>
          <w:szCs w:val="20"/>
          <w:shd w:val="clear" w:color="auto" w:fill="FFFFFF"/>
        </w:rPr>
        <w:t xml:space="preserve"> considered range</w:t>
      </w:r>
      <w:r w:rsidR="009E292B">
        <w:rPr>
          <w:rFonts w:ascii="Times New Roman" w:hAnsi="Times New Roman" w:cs="Times New Roman"/>
          <w:color w:val="0D0D0D"/>
          <w:sz w:val="20"/>
          <w:szCs w:val="20"/>
          <w:shd w:val="clear" w:color="auto" w:fill="FFFFFF"/>
        </w:rPr>
        <w:t xml:space="preserve"> (</w:t>
      </w:r>
      <w:r w:rsidR="00F168CA">
        <w:rPr>
          <w:rFonts w:ascii="Times New Roman" w:hAnsi="Times New Roman" w:cs="Times New Roman"/>
          <w:color w:val="0D0D0D"/>
          <w:sz w:val="20"/>
          <w:szCs w:val="20"/>
          <w:shd w:val="clear" w:color="auto" w:fill="FFFFFF"/>
        </w:rPr>
        <w:t xml:space="preserve">i.e., </w:t>
      </w:r>
      <w:r w:rsidR="009E292B">
        <w:rPr>
          <w:rFonts w:ascii="Times New Roman" w:hAnsi="Times New Roman" w:cs="Times New Roman"/>
          <w:color w:val="0D0D0D"/>
          <w:sz w:val="20"/>
          <w:szCs w:val="20"/>
          <w:shd w:val="clear" w:color="auto" w:fill="FFFFFF"/>
        </w:rPr>
        <w:t xml:space="preserve">the code line </w:t>
      </w:r>
      <w:proofErr w:type="gramStart"/>
      <w:r w:rsidR="009E292B" w:rsidRPr="00591686">
        <w:rPr>
          <w:rFonts w:ascii="Consolas" w:eastAsia="Times New Roman" w:hAnsi="Consolas" w:cs="Times New Roman"/>
          <w:sz w:val="20"/>
          <w:szCs w:val="20"/>
        </w:rPr>
        <w:t>data(</w:t>
      </w:r>
      <w:proofErr w:type="gramEnd"/>
      <w:r w:rsidR="009E292B" w:rsidRPr="00591686">
        <w:rPr>
          <w:rFonts w:ascii="Consolas" w:eastAsia="Times New Roman" w:hAnsi="Consolas" w:cs="Times New Roman"/>
          <w:sz w:val="20"/>
          <w:szCs w:val="20"/>
        </w:rPr>
        <w:t>data&lt;L | data&gt;R) = nan</w:t>
      </w:r>
      <w:r w:rsidR="009E292B">
        <w:rPr>
          <w:rFonts w:ascii="Times New Roman" w:hAnsi="Times New Roman" w:cs="Times New Roman"/>
          <w:color w:val="0D0D0D"/>
          <w:sz w:val="20"/>
          <w:szCs w:val="20"/>
          <w:shd w:val="clear" w:color="auto" w:fill="FFFFFF"/>
        </w:rPr>
        <w:t>)</w:t>
      </w:r>
      <w:r w:rsidR="00964DB8" w:rsidRPr="00591686">
        <w:rPr>
          <w:rFonts w:ascii="Times New Roman" w:hAnsi="Times New Roman" w:cs="Times New Roman"/>
          <w:color w:val="0D0D0D"/>
          <w:sz w:val="20"/>
          <w:szCs w:val="20"/>
          <w:shd w:val="clear" w:color="auto" w:fill="FFFFFF"/>
        </w:rPr>
        <w:t>.</w:t>
      </w:r>
      <w:r w:rsidR="008F43B2" w:rsidRPr="00591686">
        <w:rPr>
          <w:rFonts w:ascii="Times New Roman" w:hAnsi="Times New Roman" w:cs="Times New Roman"/>
          <w:color w:val="0D0D0D"/>
          <w:sz w:val="20"/>
          <w:szCs w:val="20"/>
          <w:shd w:val="clear" w:color="auto" w:fill="FFFFFF"/>
        </w:rPr>
        <w:t xml:space="preserve"> </w:t>
      </w:r>
      <w:r w:rsidR="00F32A3D">
        <w:rPr>
          <w:rFonts w:ascii="Times New Roman" w:hAnsi="Times New Roman" w:cs="Times New Roman"/>
          <w:color w:val="0D0D0D"/>
          <w:sz w:val="20"/>
          <w:szCs w:val="20"/>
          <w:shd w:val="clear" w:color="auto" w:fill="FFFFFF"/>
        </w:rPr>
        <w:t>Important to note is that</w:t>
      </w:r>
      <w:r w:rsidR="00F32A3D" w:rsidRPr="00591686">
        <w:rPr>
          <w:rFonts w:ascii="Times New Roman" w:hAnsi="Times New Roman" w:cs="Times New Roman"/>
          <w:color w:val="0D0D0D"/>
          <w:sz w:val="20"/>
          <w:szCs w:val="20"/>
          <w:shd w:val="clear" w:color="auto" w:fill="FFFFFF"/>
        </w:rPr>
        <w:t xml:space="preserve"> we have chosen the spline flag </w:t>
      </w:r>
      <w:r w:rsidR="00F32A3D" w:rsidRPr="00591686">
        <w:rPr>
          <w:rFonts w:ascii="Consolas" w:eastAsia="Times New Roman" w:hAnsi="Consolas" w:cs="Times New Roman"/>
          <w:sz w:val="20"/>
          <w:szCs w:val="20"/>
        </w:rPr>
        <w:t>'QQ'</w:t>
      </w:r>
      <w:r w:rsidR="00F32A3D" w:rsidRPr="00591686">
        <w:rPr>
          <w:rFonts w:ascii="Times New Roman" w:hAnsi="Times New Roman" w:cs="Times New Roman"/>
          <w:color w:val="0D0D0D"/>
          <w:sz w:val="20"/>
          <w:szCs w:val="20"/>
          <w:shd w:val="clear" w:color="auto" w:fill="FFFFFF"/>
        </w:rPr>
        <w:t xml:space="preserve"> </w:t>
      </w:r>
      <w:r w:rsidR="00F32A3D">
        <w:rPr>
          <w:rFonts w:ascii="Times New Roman" w:hAnsi="Times New Roman" w:cs="Times New Roman"/>
          <w:color w:val="0D0D0D"/>
          <w:sz w:val="20"/>
          <w:szCs w:val="20"/>
          <w:shd w:val="clear" w:color="auto" w:fill="FFFFFF"/>
        </w:rPr>
        <w:t xml:space="preserve">(i.e., quadratic spline models for both drift and diffusion functions) </w:t>
      </w:r>
      <w:r w:rsidR="00F32A3D" w:rsidRPr="00591686">
        <w:rPr>
          <w:rFonts w:ascii="Times New Roman" w:hAnsi="Times New Roman" w:cs="Times New Roman"/>
          <w:color w:val="0D0D0D"/>
          <w:sz w:val="20"/>
          <w:szCs w:val="20"/>
          <w:shd w:val="clear" w:color="auto" w:fill="FFFFFF"/>
        </w:rPr>
        <w:t xml:space="preserve">not the typical flag </w:t>
      </w:r>
      <w:r w:rsidR="00F32A3D" w:rsidRPr="00591686">
        <w:rPr>
          <w:rFonts w:ascii="Consolas" w:eastAsia="Times New Roman" w:hAnsi="Consolas" w:cs="Times New Roman"/>
          <w:sz w:val="20"/>
          <w:szCs w:val="20"/>
        </w:rPr>
        <w:t>'CC'</w:t>
      </w:r>
      <w:r w:rsidR="00F32A3D" w:rsidRPr="00591686">
        <w:rPr>
          <w:rFonts w:ascii="Times New Roman" w:hAnsi="Times New Roman" w:cs="Times New Roman"/>
          <w:color w:val="0D0D0D"/>
          <w:sz w:val="20"/>
          <w:szCs w:val="20"/>
          <w:shd w:val="clear" w:color="auto" w:fill="FFFFFF"/>
        </w:rPr>
        <w:t xml:space="preserve"> </w:t>
      </w:r>
      <w:r w:rsidR="00F32A3D">
        <w:rPr>
          <w:rFonts w:ascii="Times New Roman" w:hAnsi="Times New Roman" w:cs="Times New Roman"/>
          <w:color w:val="0D0D0D"/>
          <w:sz w:val="20"/>
          <w:szCs w:val="20"/>
          <w:shd w:val="clear" w:color="auto" w:fill="FFFFFF"/>
        </w:rPr>
        <w:t xml:space="preserve">(cubic spline modes for both drift and diffusion functions) </w:t>
      </w:r>
      <w:r w:rsidR="00F32A3D" w:rsidRPr="00591686">
        <w:rPr>
          <w:rFonts w:ascii="Times New Roman" w:hAnsi="Times New Roman" w:cs="Times New Roman"/>
          <w:color w:val="0D0D0D"/>
          <w:sz w:val="20"/>
          <w:szCs w:val="20"/>
          <w:shd w:val="clear" w:color="auto" w:fill="FFFFFF"/>
        </w:rPr>
        <w:t xml:space="preserve">we used before. If </w:t>
      </w:r>
      <w:r w:rsidR="00F32A3D">
        <w:rPr>
          <w:rFonts w:ascii="Times New Roman" w:hAnsi="Times New Roman" w:cs="Times New Roman"/>
          <w:color w:val="0D0D0D"/>
          <w:sz w:val="20"/>
          <w:szCs w:val="20"/>
          <w:shd w:val="clear" w:color="auto" w:fill="FFFFFF"/>
        </w:rPr>
        <w:t>you</w:t>
      </w:r>
      <w:r w:rsidR="00F32A3D" w:rsidRPr="00591686">
        <w:rPr>
          <w:rFonts w:ascii="Times New Roman" w:hAnsi="Times New Roman" w:cs="Times New Roman"/>
          <w:color w:val="0D0D0D"/>
          <w:sz w:val="20"/>
          <w:szCs w:val="20"/>
          <w:shd w:val="clear" w:color="auto" w:fill="FFFFFF"/>
        </w:rPr>
        <w:t xml:space="preserve"> only wish to apply Euler reconstruction, then this choice does not matter a lot,</w:t>
      </w:r>
      <w:r w:rsidR="00F32A3D">
        <w:rPr>
          <w:rFonts w:ascii="Times New Roman" w:hAnsi="Times New Roman" w:cs="Times New Roman"/>
          <w:color w:val="0D0D0D"/>
          <w:sz w:val="20"/>
          <w:szCs w:val="20"/>
          <w:shd w:val="clear" w:color="auto" w:fill="FFFFFF"/>
        </w:rPr>
        <w:t xml:space="preserve"> so</w:t>
      </w:r>
      <w:r w:rsidR="00F32A3D" w:rsidRPr="00591686">
        <w:rPr>
          <w:rFonts w:ascii="Times New Roman" w:hAnsi="Times New Roman" w:cs="Times New Roman"/>
          <w:color w:val="0D0D0D"/>
          <w:sz w:val="20"/>
          <w:szCs w:val="20"/>
          <w:shd w:val="clear" w:color="auto" w:fill="FFFFFF"/>
        </w:rPr>
        <w:t xml:space="preserve"> </w:t>
      </w:r>
      <w:r w:rsidR="00F32A3D">
        <w:rPr>
          <w:rFonts w:ascii="Times New Roman" w:hAnsi="Times New Roman" w:cs="Times New Roman"/>
          <w:color w:val="0D0D0D"/>
          <w:sz w:val="20"/>
          <w:szCs w:val="20"/>
          <w:shd w:val="clear" w:color="auto" w:fill="FFFFFF"/>
        </w:rPr>
        <w:t>you</w:t>
      </w:r>
      <w:r w:rsidR="00F32A3D" w:rsidRPr="00591686">
        <w:rPr>
          <w:rFonts w:ascii="Times New Roman" w:hAnsi="Times New Roman" w:cs="Times New Roman"/>
          <w:color w:val="0D0D0D"/>
          <w:sz w:val="20"/>
          <w:szCs w:val="20"/>
          <w:shd w:val="clear" w:color="auto" w:fill="FFFFFF"/>
        </w:rPr>
        <w:t xml:space="preserve"> can safely use the flag </w:t>
      </w:r>
      <w:r w:rsidR="00F32A3D" w:rsidRPr="00591686">
        <w:rPr>
          <w:rFonts w:ascii="Consolas" w:eastAsia="Times New Roman" w:hAnsi="Consolas" w:cs="Times New Roman"/>
          <w:sz w:val="20"/>
          <w:szCs w:val="20"/>
        </w:rPr>
        <w:t>'CC'</w:t>
      </w:r>
      <w:r w:rsidR="00F32A3D" w:rsidRPr="00591686">
        <w:rPr>
          <w:rFonts w:ascii="Times New Roman" w:hAnsi="Times New Roman" w:cs="Times New Roman"/>
          <w:color w:val="0D0D0D"/>
          <w:sz w:val="20"/>
          <w:szCs w:val="20"/>
          <w:shd w:val="clear" w:color="auto" w:fill="FFFFFF"/>
        </w:rPr>
        <w:t xml:space="preserve">. If, however, the final goal is to apply a </w:t>
      </w:r>
      <w:proofErr w:type="spellStart"/>
      <w:r w:rsidR="00F32A3D" w:rsidRPr="00591686">
        <w:rPr>
          <w:rFonts w:ascii="Times New Roman" w:hAnsi="Times New Roman" w:cs="Times New Roman"/>
          <w:color w:val="0D0D0D"/>
          <w:sz w:val="20"/>
          <w:szCs w:val="20"/>
          <w:shd w:val="clear" w:color="auto" w:fill="FFFFFF"/>
        </w:rPr>
        <w:t>Hermite</w:t>
      </w:r>
      <w:proofErr w:type="spellEnd"/>
      <w:r w:rsidR="00F32A3D" w:rsidRPr="00591686">
        <w:rPr>
          <w:rFonts w:ascii="Times New Roman" w:hAnsi="Times New Roman" w:cs="Times New Roman"/>
          <w:color w:val="0D0D0D"/>
          <w:sz w:val="20"/>
          <w:szCs w:val="20"/>
          <w:shd w:val="clear" w:color="auto" w:fill="FFFFFF"/>
        </w:rPr>
        <w:t xml:space="preserve"> reconstruction to data then it is recommended to use the spline flag </w:t>
      </w:r>
      <w:r w:rsidR="00F32A3D" w:rsidRPr="00591686">
        <w:rPr>
          <w:rFonts w:ascii="Consolas" w:eastAsia="Times New Roman" w:hAnsi="Consolas" w:cs="Times New Roman"/>
          <w:sz w:val="20"/>
          <w:szCs w:val="20"/>
        </w:rPr>
        <w:t>'QQ'</w:t>
      </w:r>
      <w:r w:rsidR="00F32A3D" w:rsidRPr="00591686">
        <w:rPr>
          <w:rFonts w:ascii="Times New Roman" w:hAnsi="Times New Roman" w:cs="Times New Roman"/>
          <w:color w:val="0D0D0D"/>
          <w:sz w:val="20"/>
          <w:szCs w:val="20"/>
          <w:shd w:val="clear" w:color="auto" w:fill="FFFFFF"/>
        </w:rPr>
        <w:t>. This greatly speeds up the calculations, increases the chance of finding legitimate solutions and, further increases the chance of improving the legitimate solutions later.</w:t>
      </w:r>
      <w:r w:rsidR="00F32A3D">
        <w:rPr>
          <w:rFonts w:ascii="Times New Roman" w:hAnsi="Times New Roman" w:cs="Times New Roman"/>
          <w:color w:val="0D0D0D"/>
          <w:sz w:val="20"/>
          <w:szCs w:val="20"/>
          <w:shd w:val="clear" w:color="auto" w:fill="FFFFFF"/>
        </w:rPr>
        <w:t xml:space="preserve"> Note, however, that at the end the package fits cubic spline models to the obtained quadratic splines. So, you always get cubic spline results even if you choose quadratic spline modeling</w:t>
      </w:r>
      <w:r w:rsidR="00FD71CF">
        <w:rPr>
          <w:rFonts w:ascii="Times New Roman" w:hAnsi="Times New Roman" w:cs="Times New Roman"/>
          <w:color w:val="0D0D0D"/>
          <w:sz w:val="20"/>
          <w:szCs w:val="20"/>
          <w:shd w:val="clear" w:color="auto" w:fill="FFFFFF"/>
        </w:rPr>
        <w:t xml:space="preserve">. </w:t>
      </w:r>
      <w:r w:rsidR="000B2755" w:rsidRPr="00591686">
        <w:rPr>
          <w:rFonts w:ascii="Consolas" w:eastAsia="Times New Roman" w:hAnsi="Consolas" w:cs="Times New Roman"/>
          <w:sz w:val="20"/>
          <w:szCs w:val="20"/>
        </w:rPr>
        <w:t xml:space="preserve">mu = 7 </w:t>
      </w:r>
      <w:r w:rsidR="000B2755" w:rsidRPr="00591686">
        <w:rPr>
          <w:rFonts w:ascii="Times New Roman" w:hAnsi="Times New Roman" w:cs="Times New Roman"/>
          <w:color w:val="0D0D0D"/>
          <w:sz w:val="20"/>
          <w:szCs w:val="20"/>
          <w:shd w:val="clear" w:color="auto" w:fill="FFFFFF"/>
        </w:rPr>
        <w:t>and</w:t>
      </w:r>
      <w:r w:rsidR="000B2755" w:rsidRPr="00591686">
        <w:rPr>
          <w:rFonts w:ascii="Consolas" w:eastAsia="Times New Roman" w:hAnsi="Consolas" w:cs="Times New Roman"/>
          <w:sz w:val="20"/>
          <w:szCs w:val="20"/>
        </w:rPr>
        <w:t xml:space="preserve"> sigma = 7</w:t>
      </w:r>
      <w:r w:rsidR="00851D88">
        <w:rPr>
          <w:rFonts w:ascii="Times New Roman" w:hAnsi="Times New Roman" w:cs="Times New Roman"/>
          <w:color w:val="0D0D0D"/>
          <w:sz w:val="20"/>
          <w:szCs w:val="20"/>
          <w:shd w:val="clear" w:color="auto" w:fill="FFFFFF"/>
        </w:rPr>
        <w:t xml:space="preserve"> are considered.</w:t>
      </w:r>
      <w:r w:rsidR="000B2755" w:rsidRPr="00591686">
        <w:rPr>
          <w:rFonts w:ascii="Times New Roman" w:hAnsi="Times New Roman" w:cs="Times New Roman"/>
          <w:color w:val="0D0D0D"/>
          <w:sz w:val="20"/>
          <w:szCs w:val="20"/>
          <w:shd w:val="clear" w:color="auto" w:fill="FFFFFF"/>
        </w:rPr>
        <w:t xml:space="preserve"> W</w:t>
      </w:r>
      <w:r w:rsidR="00962AA8" w:rsidRPr="00591686">
        <w:rPr>
          <w:rFonts w:ascii="Times New Roman" w:hAnsi="Times New Roman" w:cs="Times New Roman"/>
          <w:color w:val="0D0D0D"/>
          <w:sz w:val="20"/>
          <w:szCs w:val="20"/>
          <w:shd w:val="clear" w:color="auto" w:fill="FFFFFF"/>
        </w:rPr>
        <w:t xml:space="preserve">e </w:t>
      </w:r>
      <w:r w:rsidR="008F43B2" w:rsidRPr="00591686">
        <w:rPr>
          <w:rFonts w:ascii="Times New Roman" w:hAnsi="Times New Roman" w:cs="Times New Roman"/>
          <w:color w:val="0D0D0D"/>
          <w:sz w:val="20"/>
          <w:szCs w:val="20"/>
          <w:shd w:val="clear" w:color="auto" w:fill="FFFFFF"/>
        </w:rPr>
        <w:t>elaborate on th</w:t>
      </w:r>
      <w:r w:rsidR="000B2755" w:rsidRPr="00591686">
        <w:rPr>
          <w:rFonts w:ascii="Times New Roman" w:hAnsi="Times New Roman" w:cs="Times New Roman"/>
          <w:color w:val="0D0D0D"/>
          <w:sz w:val="20"/>
          <w:szCs w:val="20"/>
          <w:shd w:val="clear" w:color="auto" w:fill="FFFFFF"/>
        </w:rPr>
        <w:t>ese</w:t>
      </w:r>
      <w:r w:rsidR="008F43B2" w:rsidRPr="00591686">
        <w:rPr>
          <w:rFonts w:ascii="Times New Roman" w:hAnsi="Times New Roman" w:cs="Times New Roman"/>
          <w:color w:val="0D0D0D"/>
          <w:sz w:val="20"/>
          <w:szCs w:val="20"/>
          <w:shd w:val="clear" w:color="auto" w:fill="FFFFFF"/>
        </w:rPr>
        <w:t xml:space="preserve"> choice</w:t>
      </w:r>
      <w:r w:rsidR="000B2755" w:rsidRPr="00591686">
        <w:rPr>
          <w:rFonts w:ascii="Times New Roman" w:hAnsi="Times New Roman" w:cs="Times New Roman"/>
          <w:color w:val="0D0D0D"/>
          <w:sz w:val="20"/>
          <w:szCs w:val="20"/>
          <w:shd w:val="clear" w:color="auto" w:fill="FFFFFF"/>
        </w:rPr>
        <w:t>s</w:t>
      </w:r>
      <w:r w:rsidR="008F43B2" w:rsidRPr="00591686">
        <w:rPr>
          <w:rFonts w:ascii="Times New Roman" w:hAnsi="Times New Roman" w:cs="Times New Roman"/>
          <w:color w:val="0D0D0D"/>
          <w:sz w:val="20"/>
          <w:szCs w:val="20"/>
          <w:shd w:val="clear" w:color="auto" w:fill="FFFFFF"/>
        </w:rPr>
        <w:t xml:space="preserve"> later.</w:t>
      </w:r>
      <w:r w:rsidR="00964DB8" w:rsidRPr="00591686">
        <w:rPr>
          <w:rFonts w:ascii="Times New Roman" w:hAnsi="Times New Roman" w:cs="Times New Roman"/>
          <w:color w:val="0D0D0D"/>
          <w:sz w:val="20"/>
          <w:szCs w:val="20"/>
          <w:shd w:val="clear" w:color="auto" w:fill="FFFFFF"/>
        </w:rPr>
        <w:t xml:space="preserve"> </w:t>
      </w:r>
      <w:r w:rsidR="006B4339" w:rsidRPr="00591686">
        <w:rPr>
          <w:rFonts w:ascii="Times New Roman" w:hAnsi="Times New Roman" w:cs="Times New Roman"/>
          <w:color w:val="0D0D0D"/>
          <w:sz w:val="20"/>
          <w:szCs w:val="20"/>
          <w:shd w:val="clear" w:color="auto" w:fill="FFFFFF"/>
        </w:rPr>
        <w:t>To implement the second phase, first type</w:t>
      </w:r>
      <w:r w:rsidR="00C35FF3" w:rsidRPr="00591686">
        <w:rPr>
          <w:rFonts w:ascii="Times New Roman" w:hAnsi="Times New Roman" w:cs="Times New Roman"/>
          <w:color w:val="0D0D0D"/>
          <w:sz w:val="20"/>
          <w:szCs w:val="20"/>
          <w:shd w:val="clear" w:color="auto" w:fill="FFFFFF"/>
        </w:rPr>
        <w:t xml:space="preserve"> the following command</w:t>
      </w:r>
      <w:r w:rsidR="000D0981" w:rsidRPr="00591686">
        <w:rPr>
          <w:rFonts w:ascii="Times New Roman" w:hAnsi="Times New Roman" w:cs="Times New Roman"/>
          <w:color w:val="0D0D0D"/>
          <w:sz w:val="20"/>
          <w:szCs w:val="20"/>
          <w:shd w:val="clear" w:color="auto" w:fill="FFFFFF"/>
        </w:rPr>
        <w:t xml:space="preserve"> </w:t>
      </w:r>
      <w:r w:rsidR="009E292B">
        <w:rPr>
          <w:rFonts w:ascii="Times New Roman" w:hAnsi="Times New Roman" w:cs="Times New Roman"/>
          <w:color w:val="0D0D0D"/>
          <w:sz w:val="20"/>
          <w:szCs w:val="20"/>
          <w:shd w:val="clear" w:color="auto" w:fill="FFFFFF"/>
        </w:rPr>
        <w:t xml:space="preserve"> </w:t>
      </w:r>
    </w:p>
    <w:p w14:paraId="241FC06A" w14:textId="0B71FAF4" w:rsidR="00240488" w:rsidRPr="00591686" w:rsidRDefault="00240488" w:rsidP="00240488">
      <w:pPr>
        <w:spacing w:line="240" w:lineRule="auto"/>
        <w:jc w:val="both"/>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legitimate_</w:t>
      </w:r>
      <w:proofErr w:type="gramStart"/>
      <w:r w:rsidRPr="00591686">
        <w:rPr>
          <w:rFonts w:ascii="Consolas" w:eastAsia="Times New Roman" w:hAnsi="Consolas" w:cs="Times New Roman"/>
          <w:sz w:val="20"/>
          <w:szCs w:val="20"/>
        </w:rPr>
        <w:t>points</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result</w:t>
      </w:r>
      <w:r w:rsidR="00A153BF">
        <w:rPr>
          <w:rFonts w:ascii="Consolas" w:eastAsia="Times New Roman" w:hAnsi="Consolas" w:cs="Times New Roman"/>
          <w:sz w:val="20"/>
          <w:szCs w:val="20"/>
        </w:rPr>
        <w:t>7</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prev_range</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xml:space="preserve">, </w:t>
      </w:r>
      <w:r w:rsidR="00681977">
        <w:rPr>
          <w:rFonts w:ascii="Consolas" w:eastAsia="Times New Roman" w:hAnsi="Consolas" w:cs="Times New Roman"/>
          <w:sz w:val="20"/>
          <w:szCs w:val="20"/>
        </w:rPr>
        <w:t>9</w:t>
      </w:r>
      <w:r w:rsidRPr="00591686">
        <w:rPr>
          <w:rFonts w:ascii="Consolas" w:eastAsia="Times New Roman" w:hAnsi="Consolas" w:cs="Times New Roman"/>
          <w:sz w:val="20"/>
          <w:szCs w:val="20"/>
        </w:rPr>
        <w:t>);</w:t>
      </w:r>
    </w:p>
    <w:p w14:paraId="4FBF4794" w14:textId="70FA04C6" w:rsidR="006B4339" w:rsidRPr="00591686" w:rsidRDefault="006E0920" w:rsidP="00964DB8">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color w:val="0D0D0D"/>
          <w:sz w:val="20"/>
          <w:szCs w:val="20"/>
          <w:shd w:val="clear" w:color="auto" w:fill="FFFFFF"/>
        </w:rPr>
        <w:t>which provides us with</w:t>
      </w:r>
      <w:r w:rsidR="00EB65ED">
        <w:rPr>
          <w:rFonts w:ascii="Times New Roman" w:hAnsi="Times New Roman" w:cs="Times New Roman"/>
          <w:color w:val="0D0D0D"/>
          <w:sz w:val="20"/>
          <w:szCs w:val="20"/>
          <w:shd w:val="clear" w:color="auto" w:fill="FFFFFF"/>
        </w:rPr>
        <w:t xml:space="preserve"> at least </w:t>
      </w:r>
      <m:oMath>
        <m:r>
          <m:rPr>
            <m:sty m:val="p"/>
          </m:rPr>
          <w:rPr>
            <w:rFonts w:ascii="Cambria Math" w:eastAsia="Times New Roman" w:hAnsi="Cambria Math" w:cs="Times New Roman"/>
            <w:sz w:val="20"/>
            <w:szCs w:val="20"/>
          </w:rPr>
          <m:t>search_agents=</m:t>
        </m:r>
        <m:r>
          <w:rPr>
            <w:rFonts w:ascii="Cambria Math" w:hAnsi="Cambria Math" w:cs="Times New Roman"/>
            <w:color w:val="0D0D0D"/>
            <w:sz w:val="20"/>
            <w:szCs w:val="20"/>
            <w:shd w:val="clear" w:color="auto" w:fill="FFFFFF"/>
          </w:rPr>
          <m:t>5</m:t>
        </m:r>
      </m:oMath>
      <w:r w:rsidRPr="00591686">
        <w:rPr>
          <w:rFonts w:ascii="Times New Roman" w:eastAsiaTheme="minorEastAsia" w:hAnsi="Times New Roman" w:cs="Times New Roman"/>
          <w:color w:val="0D0D0D"/>
          <w:sz w:val="20"/>
          <w:szCs w:val="20"/>
          <w:shd w:val="clear" w:color="auto" w:fill="FFFFFF"/>
        </w:rPr>
        <w:t xml:space="preserve"> legitimate solutions. Finally,</w:t>
      </w:r>
      <w:r w:rsidR="00240488" w:rsidRPr="00591686">
        <w:rPr>
          <w:rFonts w:ascii="Times New Roman" w:hAnsi="Times New Roman" w:cs="Times New Roman"/>
          <w:color w:val="0D0D0D"/>
          <w:sz w:val="20"/>
          <w:szCs w:val="20"/>
          <w:shd w:val="clear" w:color="auto" w:fill="FFFFFF"/>
        </w:rPr>
        <w:t xml:space="preserve"> type the following </w:t>
      </w:r>
      <w:r w:rsidR="00C86325" w:rsidRPr="00591686">
        <w:rPr>
          <w:rFonts w:ascii="Times New Roman" w:hAnsi="Times New Roman" w:cs="Times New Roman"/>
          <w:color w:val="0D0D0D"/>
          <w:sz w:val="20"/>
          <w:szCs w:val="20"/>
          <w:shd w:val="clear" w:color="auto" w:fill="FFFFFF"/>
        </w:rPr>
        <w:t>command</w:t>
      </w:r>
      <w:r w:rsidR="00DC3EA2">
        <w:rPr>
          <w:rFonts w:ascii="Times New Roman" w:hAnsi="Times New Roman" w:cs="Times New Roman"/>
          <w:color w:val="0D0D0D"/>
          <w:sz w:val="20"/>
          <w:szCs w:val="20"/>
          <w:shd w:val="clear" w:color="auto" w:fill="FFFFFF"/>
        </w:rPr>
        <w:t xml:space="preserve"> to implement the </w:t>
      </w:r>
      <w:proofErr w:type="spellStart"/>
      <w:r w:rsidR="00DC3EA2">
        <w:rPr>
          <w:rFonts w:ascii="Times New Roman" w:hAnsi="Times New Roman" w:cs="Times New Roman"/>
          <w:color w:val="0D0D0D"/>
          <w:sz w:val="20"/>
          <w:szCs w:val="20"/>
          <w:shd w:val="clear" w:color="auto" w:fill="FFFFFF"/>
        </w:rPr>
        <w:t>Hermite</w:t>
      </w:r>
      <w:proofErr w:type="spellEnd"/>
      <w:r w:rsidR="00DC3EA2">
        <w:rPr>
          <w:rFonts w:ascii="Times New Roman" w:hAnsi="Times New Roman" w:cs="Times New Roman"/>
          <w:color w:val="0D0D0D"/>
          <w:sz w:val="20"/>
          <w:szCs w:val="20"/>
          <w:shd w:val="clear" w:color="auto" w:fill="FFFFFF"/>
        </w:rPr>
        <w:t xml:space="preserve"> reconstruction</w:t>
      </w:r>
    </w:p>
    <w:p w14:paraId="677B6060" w14:textId="10CF32F8" w:rsidR="00C0747C" w:rsidRPr="00591686" w:rsidRDefault="00C0747C" w:rsidP="00C0747C">
      <w:pPr>
        <w:spacing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result_her</w:t>
      </w:r>
      <w:r w:rsidR="00A153BF">
        <w:rPr>
          <w:rFonts w:ascii="Consolas" w:eastAsia="Times New Roman" w:hAnsi="Consolas" w:cs="Times New Roman"/>
          <w:sz w:val="20"/>
          <w:szCs w:val="20"/>
        </w:rPr>
        <w:t>7</w:t>
      </w:r>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hermite_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30BFE58D" w14:textId="3121FA95" w:rsidR="00C86325" w:rsidRPr="00591686" w:rsidRDefault="00C0747C" w:rsidP="00964DB8">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color w:val="0D0D0D"/>
          <w:sz w:val="20"/>
          <w:szCs w:val="20"/>
          <w:shd w:val="clear" w:color="auto" w:fill="FFFFFF"/>
        </w:rPr>
        <w:t>and you get</w:t>
      </w:r>
    </w:p>
    <w:p w14:paraId="1FF63239" w14:textId="6B811A4F" w:rsidR="00ED1871" w:rsidRPr="00591686" w:rsidRDefault="00ED1871" w:rsidP="00ED1871">
      <w:pPr>
        <w:spacing w:after="0"/>
        <w:jc w:val="both"/>
        <w:rPr>
          <w:rFonts w:ascii="Consolas" w:hAnsi="Consolas" w:cs="Times New Roman"/>
          <w:sz w:val="20"/>
          <w:szCs w:val="20"/>
        </w:rPr>
      </w:pPr>
      <w:r w:rsidRPr="00591686">
        <w:rPr>
          <w:rFonts w:ascii="Consolas" w:hAnsi="Consolas" w:cs="Times New Roman"/>
          <w:sz w:val="20"/>
          <w:szCs w:val="20"/>
        </w:rPr>
        <w:t xml:space="preserve">Estimated parameters: </w:t>
      </w:r>
    </w:p>
    <w:p w14:paraId="5A3F1D1B" w14:textId="08B81D1A" w:rsidR="0020116F" w:rsidRPr="00591686" w:rsidRDefault="00ED1871" w:rsidP="00ED1871">
      <w:pPr>
        <w:spacing w:after="0"/>
        <w:jc w:val="both"/>
        <w:rPr>
          <w:rFonts w:ascii="Consolas" w:hAnsi="Consolas" w:cs="Times New Roman"/>
          <w:sz w:val="20"/>
          <w:szCs w:val="20"/>
        </w:rPr>
      </w:pPr>
      <w:r w:rsidRPr="00591686">
        <w:rPr>
          <w:rFonts w:ascii="Consolas" w:hAnsi="Consolas" w:cs="Times New Roman"/>
          <w:sz w:val="20"/>
          <w:szCs w:val="20"/>
        </w:rPr>
        <w:t xml:space="preserve">2.2275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1.6342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0.86879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0.020833   -0.8565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-1.6008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-2.1243 </w:t>
      </w:r>
    </w:p>
    <w:p w14:paraId="42F171C6" w14:textId="1A4111F7" w:rsidR="00ED1871" w:rsidRPr="00591686" w:rsidRDefault="00ED1871" w:rsidP="00ED1871">
      <w:pPr>
        <w:spacing w:after="0"/>
        <w:jc w:val="both"/>
        <w:rPr>
          <w:rFonts w:ascii="Consolas" w:hAnsi="Consolas" w:cs="Times New Roman"/>
          <w:sz w:val="20"/>
          <w:szCs w:val="20"/>
        </w:rPr>
      </w:pPr>
      <w:r w:rsidRPr="00591686">
        <w:rPr>
          <w:rFonts w:ascii="Consolas" w:hAnsi="Consolas" w:cs="Times New Roman"/>
          <w:sz w:val="20"/>
          <w:szCs w:val="20"/>
        </w:rPr>
        <w:t>0.92026    1.0035     1.0253      1.0373      1.0147     0.96308    0.86743</w:t>
      </w:r>
    </w:p>
    <w:p w14:paraId="329D5D73" w14:textId="78DA5879" w:rsidR="0080425F" w:rsidRPr="00591686" w:rsidRDefault="00ED1871" w:rsidP="00F813D3">
      <w:pPr>
        <w:jc w:val="both"/>
        <w:rPr>
          <w:rFonts w:ascii="Consolas" w:hAnsi="Consolas" w:cs="Times New Roman"/>
          <w:sz w:val="20"/>
          <w:szCs w:val="20"/>
        </w:rPr>
      </w:pPr>
      <w:r w:rsidRPr="00591686">
        <w:rPr>
          <w:rFonts w:ascii="Consolas" w:hAnsi="Consolas" w:cs="Times New Roman"/>
          <w:sz w:val="20"/>
          <w:szCs w:val="20"/>
        </w:rPr>
        <w:t>- sum of log-likelihoods: 9913.6229</w:t>
      </w:r>
      <w:r w:rsidR="00767D84" w:rsidRPr="00591686">
        <w:rPr>
          <w:rFonts w:ascii="Consolas" w:hAnsi="Consolas" w:cs="Times New Roman"/>
          <w:sz w:val="20"/>
          <w:szCs w:val="20"/>
        </w:rPr>
        <w:t xml:space="preserve"> </w:t>
      </w:r>
    </w:p>
    <w:p w14:paraId="5755446D" w14:textId="2E80C752" w:rsidR="002B2596" w:rsidRDefault="00EF5F8B" w:rsidP="00545E4F">
      <w:pPr>
        <w:jc w:val="both"/>
        <w:rPr>
          <w:rFonts w:ascii="Times New Roman" w:hAnsi="Times New Roman" w:cs="Times New Roman"/>
          <w:sz w:val="20"/>
          <w:szCs w:val="20"/>
        </w:rPr>
      </w:pPr>
      <w:r w:rsidRPr="00591686">
        <w:rPr>
          <w:rFonts w:ascii="Times New Roman" w:hAnsi="Times New Roman" w:cs="Times New Roman"/>
          <w:sz w:val="20"/>
          <w:szCs w:val="20"/>
        </w:rPr>
        <w:t>Unlike Euler spline reconstruction,</w:t>
      </w:r>
      <w:r w:rsidR="00221421" w:rsidRPr="00591686">
        <w:rPr>
          <w:rFonts w:ascii="Times New Roman" w:hAnsi="Times New Roman" w:cs="Times New Roman"/>
          <w:sz w:val="20"/>
          <w:szCs w:val="20"/>
        </w:rPr>
        <w:t xml:space="preserve"> </w:t>
      </w:r>
      <w:proofErr w:type="spellStart"/>
      <w:r w:rsidR="00221421" w:rsidRPr="00591686">
        <w:rPr>
          <w:rFonts w:ascii="Times New Roman" w:hAnsi="Times New Roman" w:cs="Times New Roman"/>
          <w:sz w:val="20"/>
          <w:szCs w:val="20"/>
        </w:rPr>
        <w:t>Hermite</w:t>
      </w:r>
      <w:proofErr w:type="spellEnd"/>
      <w:r w:rsidR="00221421" w:rsidRPr="00591686">
        <w:rPr>
          <w:rFonts w:ascii="Times New Roman" w:hAnsi="Times New Roman" w:cs="Times New Roman"/>
          <w:sz w:val="20"/>
          <w:szCs w:val="20"/>
        </w:rPr>
        <w:t xml:space="preserve"> spline reconstruction may yield </w:t>
      </w:r>
      <w:r w:rsidRPr="00591686">
        <w:rPr>
          <w:rFonts w:ascii="Times New Roman" w:hAnsi="Times New Roman" w:cs="Times New Roman"/>
          <w:sz w:val="20"/>
          <w:szCs w:val="20"/>
        </w:rPr>
        <w:t>slightly different results</w:t>
      </w:r>
      <w:r w:rsidR="009F708D">
        <w:rPr>
          <w:rFonts w:ascii="Times New Roman" w:hAnsi="Times New Roman" w:cs="Times New Roman"/>
          <w:sz w:val="20"/>
          <w:szCs w:val="20"/>
        </w:rPr>
        <w:t xml:space="preserve"> every time you run it</w:t>
      </w:r>
      <w:r w:rsidRPr="00591686">
        <w:rPr>
          <w:rFonts w:ascii="Times New Roman" w:hAnsi="Times New Roman" w:cs="Times New Roman"/>
          <w:sz w:val="20"/>
          <w:szCs w:val="20"/>
        </w:rPr>
        <w:t>. This varia</w:t>
      </w:r>
      <w:r w:rsidR="00CA3AB6" w:rsidRPr="00591686">
        <w:rPr>
          <w:rFonts w:ascii="Times New Roman" w:hAnsi="Times New Roman" w:cs="Times New Roman"/>
          <w:sz w:val="20"/>
          <w:szCs w:val="20"/>
        </w:rPr>
        <w:t>bility</w:t>
      </w:r>
      <w:r w:rsidRPr="00591686">
        <w:rPr>
          <w:rFonts w:ascii="Times New Roman" w:hAnsi="Times New Roman" w:cs="Times New Roman"/>
          <w:sz w:val="20"/>
          <w:szCs w:val="20"/>
        </w:rPr>
        <w:t xml:space="preserve"> </w:t>
      </w:r>
      <w:r w:rsidR="00ED758A">
        <w:rPr>
          <w:rFonts w:ascii="Times New Roman" w:hAnsi="Times New Roman" w:cs="Times New Roman"/>
          <w:sz w:val="20"/>
          <w:szCs w:val="20"/>
        </w:rPr>
        <w:t xml:space="preserve">is </w:t>
      </w:r>
      <w:r w:rsidR="00287688">
        <w:rPr>
          <w:rFonts w:ascii="Times New Roman" w:hAnsi="Times New Roman" w:cs="Times New Roman"/>
          <w:sz w:val="20"/>
          <w:szCs w:val="20"/>
        </w:rPr>
        <w:t xml:space="preserve">due </w:t>
      </w:r>
      <w:r w:rsidRPr="00591686">
        <w:rPr>
          <w:rFonts w:ascii="Times New Roman" w:hAnsi="Times New Roman" w:cs="Times New Roman"/>
          <w:sz w:val="20"/>
          <w:szCs w:val="20"/>
        </w:rPr>
        <w:t xml:space="preserve">to the quality of the legitimate solutions obtained. </w:t>
      </w:r>
      <w:r w:rsidR="00673903" w:rsidRPr="00591686">
        <w:rPr>
          <w:rFonts w:ascii="Times New Roman" w:hAnsi="Times New Roman" w:cs="Times New Roman"/>
          <w:sz w:val="20"/>
          <w:szCs w:val="20"/>
        </w:rPr>
        <w:t>However</w:t>
      </w:r>
      <w:r w:rsidRPr="00591686">
        <w:rPr>
          <w:rFonts w:ascii="Times New Roman" w:hAnsi="Times New Roman" w:cs="Times New Roman"/>
          <w:sz w:val="20"/>
          <w:szCs w:val="20"/>
        </w:rPr>
        <w:t xml:space="preserve">, </w:t>
      </w:r>
      <w:r w:rsidR="00B368A1">
        <w:rPr>
          <w:rFonts w:ascii="Times New Roman" w:hAnsi="Times New Roman" w:cs="Times New Roman"/>
          <w:sz w:val="20"/>
          <w:szCs w:val="20"/>
        </w:rPr>
        <w:t>different</w:t>
      </w:r>
      <w:r w:rsidRPr="00591686">
        <w:rPr>
          <w:rFonts w:ascii="Times New Roman" w:hAnsi="Times New Roman" w:cs="Times New Roman"/>
          <w:sz w:val="20"/>
          <w:szCs w:val="20"/>
        </w:rPr>
        <w:t xml:space="preserve"> solutions</w:t>
      </w:r>
      <w:r w:rsidR="00B368A1">
        <w:rPr>
          <w:rFonts w:ascii="Times New Roman" w:hAnsi="Times New Roman" w:cs="Times New Roman"/>
          <w:sz w:val="20"/>
          <w:szCs w:val="20"/>
        </w:rPr>
        <w:t xml:space="preserve"> usually</w:t>
      </w:r>
      <w:r w:rsidRPr="00591686">
        <w:rPr>
          <w:rFonts w:ascii="Times New Roman" w:hAnsi="Times New Roman" w:cs="Times New Roman"/>
          <w:sz w:val="20"/>
          <w:szCs w:val="20"/>
        </w:rPr>
        <w:t xml:space="preserve"> closely approximate </w:t>
      </w:r>
      <w:r w:rsidR="00B368A1">
        <w:rPr>
          <w:rFonts w:ascii="Times New Roman" w:hAnsi="Times New Roman" w:cs="Times New Roman"/>
          <w:sz w:val="20"/>
          <w:szCs w:val="20"/>
        </w:rPr>
        <w:t>each other</w:t>
      </w:r>
      <w:r w:rsidRPr="00591686">
        <w:rPr>
          <w:rFonts w:ascii="Times New Roman" w:hAnsi="Times New Roman" w:cs="Times New Roman"/>
          <w:sz w:val="20"/>
          <w:szCs w:val="20"/>
        </w:rPr>
        <w:t>.</w:t>
      </w:r>
      <w:r w:rsidR="002B2596">
        <w:rPr>
          <w:rFonts w:ascii="Times New Roman" w:hAnsi="Times New Roman" w:cs="Times New Roman"/>
          <w:sz w:val="20"/>
          <w:szCs w:val="20"/>
        </w:rPr>
        <w:t xml:space="preserve"> This is because the use of splines typically leads to an objective function with simple structure with one local minimum or few local minima which are close to each other. </w:t>
      </w:r>
    </w:p>
    <w:p w14:paraId="07F7C4A4" w14:textId="5D3971ED" w:rsidR="000E2C21" w:rsidRPr="00E13F27" w:rsidRDefault="00455D57" w:rsidP="00545E4F">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sz w:val="20"/>
          <w:szCs w:val="20"/>
        </w:rPr>
        <w:lastRenderedPageBreak/>
        <w:t>Several</w:t>
      </w:r>
      <w:r w:rsidR="002B2596">
        <w:rPr>
          <w:rFonts w:ascii="Times New Roman" w:hAnsi="Times New Roman" w:cs="Times New Roman"/>
          <w:sz w:val="20"/>
          <w:szCs w:val="20"/>
        </w:rPr>
        <w:t xml:space="preserve"> other </w:t>
      </w:r>
      <w:r w:rsidRPr="00591686">
        <w:rPr>
          <w:rFonts w:ascii="Times New Roman" w:hAnsi="Times New Roman" w:cs="Times New Roman"/>
          <w:sz w:val="20"/>
          <w:szCs w:val="20"/>
        </w:rPr>
        <w:t xml:space="preserve">points </w:t>
      </w:r>
      <w:r w:rsidRPr="00591686">
        <w:rPr>
          <w:rFonts w:ascii="Times New Roman" w:hAnsi="Times New Roman" w:cs="Times New Roman"/>
          <w:color w:val="0D0D0D"/>
          <w:sz w:val="20"/>
          <w:szCs w:val="20"/>
          <w:shd w:val="clear" w:color="auto" w:fill="FFFFFF"/>
        </w:rPr>
        <w:t>are noteworthy</w:t>
      </w:r>
      <w:r w:rsidR="007E45CF" w:rsidRPr="00591686">
        <w:rPr>
          <w:rFonts w:ascii="Times New Roman" w:hAnsi="Times New Roman" w:cs="Times New Roman"/>
          <w:color w:val="0D0D0D"/>
          <w:sz w:val="20"/>
          <w:szCs w:val="20"/>
          <w:shd w:val="clear" w:color="auto" w:fill="FFFFFF"/>
        </w:rPr>
        <w:t xml:space="preserve"> </w:t>
      </w:r>
      <w:r w:rsidR="00023A44" w:rsidRPr="00591686">
        <w:rPr>
          <w:rFonts w:ascii="Times New Roman" w:hAnsi="Times New Roman" w:cs="Times New Roman"/>
          <w:color w:val="0D0D0D"/>
          <w:sz w:val="20"/>
          <w:szCs w:val="20"/>
          <w:shd w:val="clear" w:color="auto" w:fill="FFFFFF"/>
        </w:rPr>
        <w:t>here. First, t</w:t>
      </w:r>
      <w:r w:rsidR="00B6487E" w:rsidRPr="00591686">
        <w:rPr>
          <w:rFonts w:ascii="Times New Roman" w:hAnsi="Times New Roman" w:cs="Times New Roman"/>
          <w:color w:val="0D0D0D"/>
          <w:sz w:val="20"/>
          <w:szCs w:val="20"/>
          <w:shd w:val="clear" w:color="auto" w:fill="FFFFFF"/>
        </w:rPr>
        <w:t>he</w:t>
      </w:r>
      <w:r w:rsidRPr="00591686">
        <w:rPr>
          <w:rFonts w:ascii="Times New Roman" w:hAnsi="Times New Roman" w:cs="Times New Roman"/>
          <w:color w:val="0D0D0D"/>
          <w:sz w:val="20"/>
          <w:szCs w:val="20"/>
          <w:shd w:val="clear" w:color="auto" w:fill="FFFFFF"/>
        </w:rPr>
        <w:t xml:space="preserve"> lower objective value </w:t>
      </w:r>
      <w:r w:rsidR="0041076E" w:rsidRPr="00591686">
        <w:rPr>
          <w:rFonts w:ascii="Times New Roman" w:hAnsi="Times New Roman" w:cs="Times New Roman"/>
          <w:color w:val="0D0D0D"/>
          <w:sz w:val="20"/>
          <w:szCs w:val="20"/>
          <w:shd w:val="clear" w:color="auto" w:fill="FFFFFF"/>
        </w:rPr>
        <w:t>in this</w:t>
      </w:r>
      <w:r w:rsidR="00B6487E" w:rsidRPr="00591686">
        <w:rPr>
          <w:rFonts w:ascii="Times New Roman" w:hAnsi="Times New Roman" w:cs="Times New Roman"/>
          <w:color w:val="0D0D0D"/>
          <w:sz w:val="20"/>
          <w:szCs w:val="20"/>
          <w:shd w:val="clear" w:color="auto" w:fill="FFFFFF"/>
        </w:rPr>
        <w:t xml:space="preserve"> example (</w:t>
      </w:r>
      <w:r w:rsidR="003E11DB">
        <w:rPr>
          <w:rFonts w:ascii="Times New Roman" w:hAnsi="Times New Roman" w:cs="Times New Roman"/>
          <w:color w:val="0D0D0D"/>
          <w:sz w:val="20"/>
          <w:szCs w:val="20"/>
          <w:shd w:val="clear" w:color="auto" w:fill="FFFFFF"/>
        </w:rPr>
        <w:t xml:space="preserve">i.e., </w:t>
      </w:r>
      <w:r w:rsidR="0041076E" w:rsidRPr="00591686">
        <w:rPr>
          <w:rFonts w:ascii="Consolas" w:hAnsi="Consolas" w:cs="Times New Roman"/>
          <w:sz w:val="20"/>
          <w:szCs w:val="20"/>
        </w:rPr>
        <w:t>9913.6229</w:t>
      </w:r>
      <w:r w:rsidR="00B6487E" w:rsidRPr="00591686">
        <w:rPr>
          <w:rFonts w:ascii="Times New Roman" w:hAnsi="Times New Roman" w:cs="Times New Roman"/>
          <w:color w:val="0D0D0D"/>
          <w:sz w:val="20"/>
          <w:szCs w:val="20"/>
          <w:shd w:val="clear" w:color="auto" w:fill="FFFFFF"/>
        </w:rPr>
        <w:t xml:space="preserve">) </w:t>
      </w:r>
      <w:r w:rsidRPr="00591686">
        <w:rPr>
          <w:rFonts w:ascii="Times New Roman" w:hAnsi="Times New Roman" w:cs="Times New Roman"/>
          <w:color w:val="0D0D0D"/>
          <w:sz w:val="20"/>
          <w:szCs w:val="20"/>
          <w:shd w:val="clear" w:color="auto" w:fill="FFFFFF"/>
        </w:rPr>
        <w:t>compared to</w:t>
      </w:r>
      <w:r w:rsidR="009116D4" w:rsidRPr="00591686">
        <w:rPr>
          <w:rFonts w:ascii="Times New Roman" w:hAnsi="Times New Roman" w:cs="Times New Roman"/>
          <w:color w:val="0D0D0D"/>
          <w:sz w:val="20"/>
          <w:szCs w:val="20"/>
          <w:shd w:val="clear" w:color="auto" w:fill="FFFFFF"/>
        </w:rPr>
        <w:t xml:space="preserve"> </w:t>
      </w:r>
      <w:r w:rsidR="00017118">
        <w:rPr>
          <w:rFonts w:ascii="Times New Roman" w:hAnsi="Times New Roman" w:cs="Times New Roman"/>
          <w:sz w:val="20"/>
          <w:szCs w:val="20"/>
        </w:rPr>
        <w:fldChar w:fldCharType="begin"/>
      </w:r>
      <w:r w:rsidR="00017118">
        <w:rPr>
          <w:rFonts w:ascii="Times New Roman" w:hAnsi="Times New Roman" w:cs="Times New Roman"/>
          <w:sz w:val="20"/>
          <w:szCs w:val="20"/>
        </w:rPr>
        <w:instrText xml:space="preserve"> REF Example7 \h </w:instrText>
      </w:r>
      <w:r w:rsidR="00017118">
        <w:rPr>
          <w:rFonts w:ascii="Times New Roman" w:hAnsi="Times New Roman" w:cs="Times New Roman"/>
          <w:sz w:val="20"/>
          <w:szCs w:val="20"/>
        </w:rPr>
      </w:r>
      <w:r w:rsidR="00017118">
        <w:rPr>
          <w:rFonts w:ascii="Times New Roman" w:hAnsi="Times New Roman" w:cs="Times New Roman"/>
          <w:sz w:val="20"/>
          <w:szCs w:val="20"/>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7</w:t>
      </w:r>
      <w:r w:rsidR="00017118">
        <w:rPr>
          <w:rFonts w:ascii="Times New Roman" w:hAnsi="Times New Roman" w:cs="Times New Roman"/>
          <w:sz w:val="20"/>
          <w:szCs w:val="20"/>
        </w:rPr>
        <w:fldChar w:fldCharType="end"/>
      </w:r>
      <w:r w:rsidR="00B6487E" w:rsidRPr="00591686">
        <w:rPr>
          <w:rFonts w:ascii="Times New Roman" w:hAnsi="Times New Roman" w:cs="Times New Roman"/>
          <w:color w:val="0D0D0D"/>
          <w:sz w:val="20"/>
          <w:szCs w:val="20"/>
          <w:shd w:val="clear" w:color="auto" w:fill="FFFFFF"/>
        </w:rPr>
        <w:t xml:space="preserve"> (</w:t>
      </w:r>
      <w:r w:rsidR="003E11DB">
        <w:rPr>
          <w:rFonts w:ascii="Times New Roman" w:hAnsi="Times New Roman" w:cs="Times New Roman"/>
          <w:color w:val="0D0D0D"/>
          <w:sz w:val="20"/>
          <w:szCs w:val="20"/>
          <w:shd w:val="clear" w:color="auto" w:fill="FFFFFF"/>
        </w:rPr>
        <w:t xml:space="preserve">i.e., </w:t>
      </w:r>
      <w:r w:rsidR="00B6487E" w:rsidRPr="00591686">
        <w:rPr>
          <w:rFonts w:ascii="Consolas" w:hAnsi="Consolas" w:cs="Courier New"/>
          <w:sz w:val="20"/>
          <w:szCs w:val="20"/>
        </w:rPr>
        <w:t>9950.8106</w:t>
      </w:r>
      <w:r w:rsidR="00B6487E" w:rsidRPr="00591686">
        <w:rPr>
          <w:rFonts w:ascii="Times New Roman" w:hAnsi="Times New Roman" w:cs="Times New Roman"/>
          <w:color w:val="0D0D0D"/>
          <w:sz w:val="20"/>
          <w:szCs w:val="20"/>
          <w:shd w:val="clear" w:color="auto" w:fill="FFFFFF"/>
        </w:rPr>
        <w:t>) indicates that the model in this example is a better fit</w:t>
      </w:r>
      <w:r w:rsidR="00354BC4" w:rsidRPr="00591686">
        <w:rPr>
          <w:rFonts w:ascii="Times New Roman" w:hAnsi="Times New Roman" w:cs="Times New Roman"/>
          <w:color w:val="0D0D0D"/>
          <w:sz w:val="20"/>
          <w:szCs w:val="20"/>
          <w:shd w:val="clear" w:color="auto" w:fill="FFFFFF"/>
        </w:rPr>
        <w:t xml:space="preserve">. </w:t>
      </w:r>
      <w:r w:rsidRPr="00591686">
        <w:rPr>
          <w:rFonts w:ascii="Times New Roman" w:hAnsi="Times New Roman" w:cs="Times New Roman"/>
          <w:color w:val="0D0D0D"/>
          <w:sz w:val="20"/>
          <w:szCs w:val="20"/>
          <w:shd w:val="clear" w:color="auto" w:fill="FFFFFF"/>
        </w:rPr>
        <w:t>T</w:t>
      </w:r>
      <w:r w:rsidR="00354BC4" w:rsidRPr="00591686">
        <w:rPr>
          <w:rFonts w:ascii="Times New Roman" w:hAnsi="Times New Roman" w:cs="Times New Roman"/>
          <w:color w:val="0D0D0D"/>
          <w:sz w:val="20"/>
          <w:szCs w:val="20"/>
          <w:shd w:val="clear" w:color="auto" w:fill="FFFFFF"/>
        </w:rPr>
        <w:t>his</w:t>
      </w:r>
      <w:r w:rsidRPr="00591686">
        <w:rPr>
          <w:rFonts w:ascii="Times New Roman" w:hAnsi="Times New Roman" w:cs="Times New Roman"/>
          <w:color w:val="0D0D0D"/>
          <w:sz w:val="20"/>
          <w:szCs w:val="20"/>
          <w:shd w:val="clear" w:color="auto" w:fill="FFFFFF"/>
        </w:rPr>
        <w:t xml:space="preserve"> outcome was expected as the </w:t>
      </w:r>
      <w:r w:rsidR="00354BC4" w:rsidRPr="00591686">
        <w:rPr>
          <w:rFonts w:ascii="Times New Roman" w:hAnsi="Times New Roman" w:cs="Times New Roman"/>
          <w:color w:val="0D0D0D"/>
          <w:sz w:val="20"/>
          <w:szCs w:val="20"/>
          <w:shd w:val="clear" w:color="auto" w:fill="FFFFFF"/>
        </w:rPr>
        <w:t>mod</w:t>
      </w:r>
      <w:r w:rsidR="00354BC4" w:rsidRPr="00603768">
        <w:rPr>
          <w:rFonts w:ascii="Times New Roman" w:hAnsi="Times New Roman" w:cs="Times New Roman"/>
          <w:color w:val="0D0D0D"/>
          <w:sz w:val="20"/>
          <w:szCs w:val="20"/>
          <w:shd w:val="clear" w:color="auto" w:fill="FFFFFF"/>
        </w:rPr>
        <w:t>el</w:t>
      </w:r>
      <w:r w:rsidRPr="00603768">
        <w:rPr>
          <w:rFonts w:ascii="Times New Roman" w:hAnsi="Times New Roman" w:cs="Times New Roman"/>
          <w:color w:val="0D0D0D"/>
          <w:sz w:val="20"/>
          <w:szCs w:val="20"/>
          <w:shd w:val="clear" w:color="auto" w:fill="FFFFFF"/>
        </w:rPr>
        <w:t xml:space="preserve"> in this example comprises</w:t>
      </w:r>
      <w:r w:rsidR="00354BC4" w:rsidRPr="00603768">
        <w:rPr>
          <w:rFonts w:ascii="Times New Roman" w:hAnsi="Times New Roman" w:cs="Times New Roman"/>
          <w:color w:val="0D0D0D"/>
          <w:sz w:val="20"/>
          <w:szCs w:val="20"/>
          <w:shd w:val="clear" w:color="auto" w:fill="FFFFFF"/>
        </w:rPr>
        <w:t xml:space="preserve"> </w:t>
      </w:r>
      <w:r w:rsidR="00354BC4" w:rsidRPr="00603768">
        <w:rPr>
          <w:rFonts w:ascii="Consolas" w:eastAsia="Times New Roman" w:hAnsi="Consolas" w:cs="Times New Roman"/>
          <w:sz w:val="20"/>
          <w:szCs w:val="20"/>
        </w:rPr>
        <w:t>mu + sigma = 1</w:t>
      </w:r>
      <w:r w:rsidR="00FD5404" w:rsidRPr="00603768">
        <w:rPr>
          <w:rFonts w:ascii="Consolas" w:eastAsia="Times New Roman" w:hAnsi="Consolas" w:cs="Times New Roman"/>
          <w:sz w:val="20"/>
          <w:szCs w:val="20"/>
        </w:rPr>
        <w:t>4</w:t>
      </w:r>
      <w:r w:rsidR="00354BC4" w:rsidRPr="00603768">
        <w:rPr>
          <w:rFonts w:ascii="Times New Roman" w:hAnsi="Times New Roman" w:cs="Times New Roman"/>
          <w:color w:val="0D0D0D"/>
          <w:sz w:val="20"/>
          <w:szCs w:val="20"/>
          <w:shd w:val="clear" w:color="auto" w:fill="FFFFFF"/>
        </w:rPr>
        <w:t xml:space="preserve"> parameters</w:t>
      </w:r>
      <w:r w:rsidRPr="00603768">
        <w:rPr>
          <w:rFonts w:ascii="Times New Roman" w:hAnsi="Times New Roman" w:cs="Times New Roman"/>
          <w:color w:val="0D0D0D"/>
          <w:sz w:val="20"/>
          <w:szCs w:val="20"/>
          <w:shd w:val="clear" w:color="auto" w:fill="FFFFFF"/>
        </w:rPr>
        <w:t xml:space="preserve">, whereas the model in </w:t>
      </w:r>
      <w:r w:rsidR="00017118" w:rsidRPr="00811515">
        <w:rPr>
          <w:rFonts w:ascii="Times New Roman" w:hAnsi="Times New Roman" w:cs="Times New Roman"/>
          <w:sz w:val="20"/>
          <w:szCs w:val="20"/>
        </w:rPr>
        <w:fldChar w:fldCharType="begin"/>
      </w:r>
      <w:r w:rsidR="00017118" w:rsidRPr="00603768">
        <w:rPr>
          <w:rFonts w:ascii="Times New Roman" w:hAnsi="Times New Roman" w:cs="Times New Roman"/>
          <w:sz w:val="20"/>
          <w:szCs w:val="20"/>
        </w:rPr>
        <w:instrText xml:space="preserve"> REF Example7 \h </w:instrText>
      </w:r>
      <w:r w:rsidR="00603768">
        <w:rPr>
          <w:rFonts w:ascii="Times New Roman" w:hAnsi="Times New Roman" w:cs="Times New Roman"/>
          <w:sz w:val="20"/>
          <w:szCs w:val="20"/>
        </w:rPr>
        <w:instrText xml:space="preserve"> \* MERGEFORMAT </w:instrText>
      </w:r>
      <w:r w:rsidR="00017118" w:rsidRPr="00811515">
        <w:rPr>
          <w:rFonts w:ascii="Times New Roman" w:hAnsi="Times New Roman" w:cs="Times New Roman"/>
          <w:sz w:val="20"/>
          <w:szCs w:val="20"/>
        </w:rPr>
      </w:r>
      <w:r w:rsidR="00017118" w:rsidRPr="00811515">
        <w:rPr>
          <w:rFonts w:ascii="Times New Roman" w:hAnsi="Times New Roman" w:cs="Times New Roman"/>
          <w:sz w:val="20"/>
          <w:szCs w:val="20"/>
        </w:rPr>
        <w:fldChar w:fldCharType="separate"/>
      </w:r>
      <w:r w:rsidR="00017118" w:rsidRPr="00603768">
        <w:rPr>
          <w:rFonts w:ascii="Times New Roman" w:eastAsia="Times New Roman" w:hAnsi="Times New Roman" w:cs="Times New Roman"/>
          <w:b/>
          <w:bCs/>
          <w:sz w:val="20"/>
          <w:szCs w:val="20"/>
        </w:rPr>
        <w:t>Example 7</w:t>
      </w:r>
      <w:r w:rsidR="00017118" w:rsidRPr="00811515">
        <w:rPr>
          <w:rFonts w:ascii="Times New Roman" w:hAnsi="Times New Roman" w:cs="Times New Roman"/>
          <w:sz w:val="20"/>
          <w:szCs w:val="20"/>
        </w:rPr>
        <w:fldChar w:fldCharType="end"/>
      </w:r>
      <w:r w:rsidR="00354BC4" w:rsidRPr="00603768">
        <w:rPr>
          <w:rFonts w:ascii="Times New Roman" w:hAnsi="Times New Roman" w:cs="Times New Roman"/>
          <w:color w:val="0D0D0D"/>
          <w:sz w:val="20"/>
          <w:szCs w:val="20"/>
          <w:shd w:val="clear" w:color="auto" w:fill="FFFFFF"/>
        </w:rPr>
        <w:t xml:space="preserve"> had</w:t>
      </w:r>
      <w:r w:rsidRPr="00603768">
        <w:rPr>
          <w:rFonts w:ascii="Times New Roman" w:hAnsi="Times New Roman" w:cs="Times New Roman"/>
          <w:color w:val="0D0D0D"/>
          <w:sz w:val="20"/>
          <w:szCs w:val="20"/>
          <w:shd w:val="clear" w:color="auto" w:fill="FFFFFF"/>
        </w:rPr>
        <w:t xml:space="preserve"> only</w:t>
      </w:r>
      <w:r w:rsidR="00354BC4" w:rsidRPr="00603768">
        <w:rPr>
          <w:rFonts w:ascii="Times New Roman" w:hAnsi="Times New Roman" w:cs="Times New Roman"/>
          <w:color w:val="0D0D0D"/>
          <w:sz w:val="20"/>
          <w:szCs w:val="20"/>
          <w:shd w:val="clear" w:color="auto" w:fill="FFFFFF"/>
        </w:rPr>
        <w:t xml:space="preserve"> </w:t>
      </w:r>
      <w:r w:rsidR="00354BC4" w:rsidRPr="00603768">
        <w:rPr>
          <w:rFonts w:ascii="Consolas" w:eastAsia="Times New Roman" w:hAnsi="Consolas" w:cs="Times New Roman"/>
          <w:sz w:val="20"/>
          <w:szCs w:val="20"/>
        </w:rPr>
        <w:t>2</w:t>
      </w:r>
      <w:r w:rsidR="00354BC4" w:rsidRPr="00603768">
        <w:rPr>
          <w:rFonts w:ascii="Times New Roman" w:hAnsi="Times New Roman" w:cs="Times New Roman"/>
          <w:color w:val="0D0D0D"/>
          <w:sz w:val="20"/>
          <w:szCs w:val="20"/>
          <w:shd w:val="clear" w:color="auto" w:fill="FFFFFF"/>
        </w:rPr>
        <w:t xml:space="preserve"> parameters</w:t>
      </w:r>
      <w:r w:rsidR="00B6487E" w:rsidRPr="00603768">
        <w:rPr>
          <w:rFonts w:ascii="Times New Roman" w:hAnsi="Times New Roman" w:cs="Times New Roman"/>
          <w:color w:val="0D0D0D"/>
          <w:sz w:val="20"/>
          <w:szCs w:val="20"/>
          <w:shd w:val="clear" w:color="auto" w:fill="FFFFFF"/>
        </w:rPr>
        <w:t>.</w:t>
      </w:r>
      <w:r w:rsidR="004B7182" w:rsidRPr="00603768">
        <w:rPr>
          <w:rFonts w:ascii="Times New Roman" w:hAnsi="Times New Roman" w:cs="Times New Roman"/>
          <w:color w:val="0D0D0D"/>
          <w:sz w:val="20"/>
          <w:szCs w:val="20"/>
          <w:shd w:val="clear" w:color="auto" w:fill="FFFFFF"/>
        </w:rPr>
        <w:t xml:space="preserve"> </w:t>
      </w:r>
      <w:r w:rsidR="003C0B83" w:rsidRPr="00811515">
        <w:rPr>
          <w:rFonts w:ascii="Times New Roman" w:hAnsi="Times New Roman" w:cs="Times New Roman"/>
          <w:sz w:val="20"/>
          <w:szCs w:val="20"/>
        </w:rPr>
        <w:t xml:space="preserve">A key point to note is that, although the dataset was generated from the OU model, the spline model outperformed the </w:t>
      </w:r>
      <w:r w:rsidR="00603768">
        <w:rPr>
          <w:rFonts w:ascii="Times New Roman" w:hAnsi="Times New Roman" w:cs="Times New Roman"/>
          <w:sz w:val="20"/>
          <w:szCs w:val="20"/>
        </w:rPr>
        <w:t>parametric OU</w:t>
      </w:r>
      <w:r w:rsidR="003C0B83" w:rsidRPr="00811515">
        <w:rPr>
          <w:rFonts w:ascii="Times New Roman" w:hAnsi="Times New Roman" w:cs="Times New Roman"/>
          <w:sz w:val="20"/>
          <w:szCs w:val="20"/>
        </w:rPr>
        <w:t xml:space="preserve"> model. This highlights the strength of spline modeling and justifies the superiority and elegance of</w:t>
      </w:r>
      <w:r w:rsidR="00603768">
        <w:rPr>
          <w:rFonts w:ascii="Times New Roman" w:hAnsi="Times New Roman" w:cs="Times New Roman"/>
          <w:sz w:val="20"/>
          <w:szCs w:val="20"/>
        </w:rPr>
        <w:t xml:space="preserve"> spline</w:t>
      </w:r>
      <w:r w:rsidR="003C0B83" w:rsidRPr="00811515">
        <w:rPr>
          <w:rFonts w:ascii="Times New Roman" w:hAnsi="Times New Roman" w:cs="Times New Roman"/>
          <w:sz w:val="20"/>
          <w:szCs w:val="20"/>
        </w:rPr>
        <w:t xml:space="preserve"> models</w:t>
      </w:r>
      <w:r w:rsidR="003E11DB">
        <w:rPr>
          <w:rFonts w:ascii="Times New Roman" w:hAnsi="Times New Roman" w:cs="Times New Roman"/>
          <w:sz w:val="20"/>
          <w:szCs w:val="20"/>
        </w:rPr>
        <w:t xml:space="preserve"> even in situations where we know the true functional form of the data-generating system</w:t>
      </w:r>
      <w:r w:rsidR="003C0B83" w:rsidRPr="00811515">
        <w:rPr>
          <w:rFonts w:ascii="Times New Roman" w:hAnsi="Times New Roman" w:cs="Times New Roman"/>
          <w:sz w:val="20"/>
          <w:szCs w:val="20"/>
        </w:rPr>
        <w:t>.</w:t>
      </w:r>
      <w:r w:rsidR="00305C1A">
        <w:rPr>
          <w:rFonts w:ascii="Times New Roman" w:hAnsi="Times New Roman" w:cs="Times New Roman"/>
          <w:sz w:val="20"/>
          <w:szCs w:val="20"/>
        </w:rPr>
        <w:t xml:space="preserve"> </w:t>
      </w:r>
      <w:r w:rsidR="00D90E44">
        <w:rPr>
          <w:rFonts w:ascii="Times New Roman" w:hAnsi="Times New Roman" w:cs="Times New Roman"/>
          <w:color w:val="0D0D0D"/>
          <w:sz w:val="20"/>
          <w:szCs w:val="20"/>
          <w:shd w:val="clear" w:color="auto" w:fill="FFFFFF"/>
        </w:rPr>
        <w:t>Second</w:t>
      </w:r>
      <w:r w:rsidR="00023A44" w:rsidRPr="00591686">
        <w:rPr>
          <w:rFonts w:ascii="Times New Roman" w:hAnsi="Times New Roman" w:cs="Times New Roman"/>
          <w:color w:val="0D0D0D"/>
          <w:sz w:val="20"/>
          <w:szCs w:val="20"/>
          <w:shd w:val="clear" w:color="auto" w:fill="FFFFFF"/>
        </w:rPr>
        <w:t>, in this example</w:t>
      </w:r>
      <w:r w:rsidR="007E45CF" w:rsidRPr="00591686">
        <w:rPr>
          <w:rFonts w:ascii="Times New Roman" w:hAnsi="Times New Roman" w:cs="Times New Roman"/>
          <w:color w:val="0D0D0D"/>
          <w:sz w:val="20"/>
          <w:szCs w:val="20"/>
          <w:shd w:val="clear" w:color="auto" w:fill="FFFFFF"/>
        </w:rPr>
        <w:t>,</w:t>
      </w:r>
      <w:r w:rsidR="00023A44" w:rsidRPr="00591686">
        <w:rPr>
          <w:rFonts w:ascii="Times New Roman" w:hAnsi="Times New Roman" w:cs="Times New Roman"/>
          <w:color w:val="0D0D0D"/>
          <w:sz w:val="20"/>
          <w:szCs w:val="20"/>
          <w:shd w:val="clear" w:color="auto" w:fill="FFFFFF"/>
        </w:rPr>
        <w:t xml:space="preserve"> we fit a multiplicative spline model to data using </w:t>
      </w:r>
      <w:r w:rsidR="00023A44" w:rsidRPr="00591686">
        <w:rPr>
          <w:rFonts w:ascii="Consolas" w:eastAsia="Times New Roman" w:hAnsi="Consolas" w:cs="Times New Roman"/>
          <w:sz w:val="20"/>
          <w:szCs w:val="20"/>
        </w:rPr>
        <w:t xml:space="preserve">mu = </w:t>
      </w:r>
      <w:r w:rsidR="00FD5404" w:rsidRPr="00591686">
        <w:rPr>
          <w:rFonts w:ascii="Consolas" w:eastAsia="Times New Roman" w:hAnsi="Consolas" w:cs="Times New Roman"/>
          <w:sz w:val="20"/>
          <w:szCs w:val="20"/>
        </w:rPr>
        <w:t>7</w:t>
      </w:r>
      <w:r w:rsidR="00023A44" w:rsidRPr="00591686">
        <w:rPr>
          <w:rFonts w:ascii="Times New Roman" w:hAnsi="Times New Roman" w:cs="Times New Roman"/>
          <w:color w:val="0D0D0D"/>
          <w:sz w:val="20"/>
          <w:szCs w:val="20"/>
          <w:shd w:val="clear" w:color="auto" w:fill="FFFFFF"/>
        </w:rPr>
        <w:t xml:space="preserve"> knots for the drift function and </w:t>
      </w:r>
      <w:r w:rsidR="00023A44" w:rsidRPr="00591686">
        <w:rPr>
          <w:rFonts w:ascii="Consolas" w:eastAsia="Times New Roman" w:hAnsi="Consolas" w:cs="Times New Roman"/>
          <w:sz w:val="20"/>
          <w:szCs w:val="20"/>
        </w:rPr>
        <w:t xml:space="preserve">sigma = </w:t>
      </w:r>
      <w:r w:rsidR="00FD5404" w:rsidRPr="00591686">
        <w:rPr>
          <w:rFonts w:ascii="Consolas" w:eastAsia="Times New Roman" w:hAnsi="Consolas" w:cs="Times New Roman"/>
          <w:sz w:val="20"/>
          <w:szCs w:val="20"/>
        </w:rPr>
        <w:t>7</w:t>
      </w:r>
      <w:r w:rsidR="00023A44" w:rsidRPr="00591686">
        <w:rPr>
          <w:rFonts w:ascii="Times New Roman" w:hAnsi="Times New Roman" w:cs="Times New Roman"/>
          <w:color w:val="0D0D0D"/>
          <w:sz w:val="20"/>
          <w:szCs w:val="20"/>
          <w:shd w:val="clear" w:color="auto" w:fill="FFFFFF"/>
        </w:rPr>
        <w:t xml:space="preserve"> knots for the diffusion function. </w:t>
      </w:r>
      <w:r w:rsidR="00ED39A2">
        <w:rPr>
          <w:rFonts w:ascii="Times New Roman" w:hAnsi="Times New Roman" w:cs="Times New Roman"/>
          <w:color w:val="0D0D0D"/>
          <w:sz w:val="20"/>
          <w:szCs w:val="20"/>
          <w:shd w:val="clear" w:color="auto" w:fill="FFFFFF"/>
        </w:rPr>
        <w:t>In</w:t>
      </w:r>
      <w:r w:rsidR="005963A9" w:rsidRPr="00591686">
        <w:rPr>
          <w:rFonts w:ascii="Times New Roman" w:hAnsi="Times New Roman" w:cs="Times New Roman"/>
          <w:color w:val="0D0D0D"/>
          <w:sz w:val="20"/>
          <w:szCs w:val="20"/>
          <w:shd w:val="clear" w:color="auto" w:fill="FFFFFF"/>
        </w:rPr>
        <w:t xml:space="preserve"> </w:t>
      </w:r>
      <w:proofErr w:type="spellStart"/>
      <w:r w:rsidR="005963A9" w:rsidRPr="00591686">
        <w:rPr>
          <w:rFonts w:ascii="Times New Roman" w:hAnsi="Times New Roman" w:cs="Times New Roman"/>
          <w:color w:val="0D0D0D"/>
          <w:sz w:val="20"/>
          <w:szCs w:val="20"/>
          <w:shd w:val="clear" w:color="auto" w:fill="FFFFFF"/>
        </w:rPr>
        <w:t>Hermite</w:t>
      </w:r>
      <w:proofErr w:type="spellEnd"/>
      <w:r w:rsidR="005963A9" w:rsidRPr="00591686">
        <w:rPr>
          <w:rFonts w:ascii="Times New Roman" w:hAnsi="Times New Roman" w:cs="Times New Roman"/>
          <w:color w:val="0D0D0D"/>
          <w:sz w:val="20"/>
          <w:szCs w:val="20"/>
          <w:shd w:val="clear" w:color="auto" w:fill="FFFFFF"/>
        </w:rPr>
        <w:t xml:space="preserve"> reconstruction</w:t>
      </w:r>
      <w:r w:rsidR="005F42CB" w:rsidRPr="00591686">
        <w:rPr>
          <w:rFonts w:ascii="Times New Roman" w:hAnsi="Times New Roman" w:cs="Times New Roman"/>
          <w:color w:val="0D0D0D"/>
          <w:sz w:val="20"/>
          <w:szCs w:val="20"/>
          <w:shd w:val="clear" w:color="auto" w:fill="FFFFFF"/>
        </w:rPr>
        <w:t>,</w:t>
      </w:r>
      <w:r w:rsidR="005963A9" w:rsidRPr="00591686">
        <w:rPr>
          <w:rFonts w:ascii="Times New Roman" w:hAnsi="Times New Roman" w:cs="Times New Roman"/>
          <w:color w:val="0D0D0D"/>
          <w:sz w:val="20"/>
          <w:szCs w:val="20"/>
          <w:shd w:val="clear" w:color="auto" w:fill="FFFFFF"/>
        </w:rPr>
        <w:t xml:space="preserve"> we need to be economical with respect to the number of parameters.</w:t>
      </w:r>
      <w:r w:rsidR="00F0680D">
        <w:rPr>
          <w:rFonts w:ascii="Times New Roman" w:hAnsi="Times New Roman" w:cs="Times New Roman"/>
          <w:color w:val="0D0D0D"/>
          <w:sz w:val="20"/>
          <w:szCs w:val="20"/>
          <w:shd w:val="clear" w:color="auto" w:fill="FFFFFF"/>
        </w:rPr>
        <w:t xml:space="preserve"> A</w:t>
      </w:r>
      <w:r w:rsidR="00C70001" w:rsidRPr="00591686">
        <w:rPr>
          <w:rFonts w:ascii="Times New Roman" w:hAnsi="Times New Roman" w:cs="Times New Roman"/>
          <w:color w:val="0D0D0D"/>
          <w:sz w:val="20"/>
          <w:szCs w:val="20"/>
          <w:shd w:val="clear" w:color="auto" w:fill="FFFFFF"/>
        </w:rPr>
        <w:t xml:space="preserve">ttempting </w:t>
      </w:r>
      <w:r w:rsidR="005963A9" w:rsidRPr="00591686">
        <w:rPr>
          <w:rFonts w:ascii="Consolas" w:eastAsia="Times New Roman" w:hAnsi="Consolas" w:cs="Times New Roman"/>
          <w:sz w:val="20"/>
          <w:szCs w:val="20"/>
        </w:rPr>
        <w:t xml:space="preserve">mu = </w:t>
      </w:r>
      <w:r w:rsidR="00FD5404" w:rsidRPr="00591686">
        <w:rPr>
          <w:rFonts w:ascii="Consolas" w:eastAsia="Times New Roman" w:hAnsi="Consolas" w:cs="Times New Roman"/>
          <w:sz w:val="20"/>
          <w:szCs w:val="20"/>
        </w:rPr>
        <w:t>8</w:t>
      </w:r>
      <w:r w:rsidR="00FD5404" w:rsidRPr="00591686">
        <w:rPr>
          <w:rFonts w:ascii="Times New Roman" w:hAnsi="Times New Roman" w:cs="Times New Roman"/>
          <w:color w:val="0D0D0D"/>
          <w:sz w:val="20"/>
          <w:szCs w:val="20"/>
          <w:shd w:val="clear" w:color="auto" w:fill="FFFFFF"/>
        </w:rPr>
        <w:t xml:space="preserve"> and</w:t>
      </w:r>
      <w:r w:rsidR="005963A9" w:rsidRPr="00591686">
        <w:rPr>
          <w:rFonts w:ascii="Times New Roman" w:hAnsi="Times New Roman" w:cs="Times New Roman"/>
          <w:color w:val="0D0D0D"/>
          <w:sz w:val="20"/>
          <w:szCs w:val="20"/>
          <w:shd w:val="clear" w:color="auto" w:fill="FFFFFF"/>
        </w:rPr>
        <w:t xml:space="preserve"> </w:t>
      </w:r>
      <w:r w:rsidR="005963A9" w:rsidRPr="00591686">
        <w:rPr>
          <w:rFonts w:ascii="Consolas" w:eastAsia="Times New Roman" w:hAnsi="Consolas" w:cs="Times New Roman"/>
          <w:sz w:val="20"/>
          <w:szCs w:val="20"/>
        </w:rPr>
        <w:t xml:space="preserve">sigma = </w:t>
      </w:r>
      <w:r w:rsidR="00FD5404" w:rsidRPr="00591686">
        <w:rPr>
          <w:rFonts w:ascii="Consolas" w:eastAsia="Times New Roman" w:hAnsi="Consolas" w:cs="Times New Roman"/>
          <w:sz w:val="20"/>
          <w:szCs w:val="20"/>
        </w:rPr>
        <w:t>8</w:t>
      </w:r>
      <w:r w:rsidR="005963A9" w:rsidRPr="00591686">
        <w:rPr>
          <w:rFonts w:ascii="Times New Roman" w:hAnsi="Times New Roman" w:cs="Times New Roman"/>
          <w:color w:val="0D0D0D"/>
          <w:sz w:val="20"/>
          <w:szCs w:val="20"/>
          <w:shd w:val="clear" w:color="auto" w:fill="FFFFFF"/>
        </w:rPr>
        <w:t xml:space="preserve"> </w:t>
      </w:r>
      <w:r w:rsidR="00FD5404" w:rsidRPr="00591686">
        <w:rPr>
          <w:rFonts w:ascii="Times New Roman" w:hAnsi="Times New Roman" w:cs="Times New Roman"/>
          <w:color w:val="0D0D0D"/>
          <w:sz w:val="20"/>
          <w:szCs w:val="20"/>
          <w:shd w:val="clear" w:color="auto" w:fill="FFFFFF"/>
        </w:rPr>
        <w:t>also works but the computational time increases and the package has difficulty in making a progress</w:t>
      </w:r>
      <w:r w:rsidR="004E605A" w:rsidRPr="00591686">
        <w:rPr>
          <w:rFonts w:ascii="Times New Roman" w:hAnsi="Times New Roman" w:cs="Times New Roman"/>
          <w:color w:val="0D0D0D"/>
          <w:sz w:val="20"/>
          <w:szCs w:val="20"/>
          <w:shd w:val="clear" w:color="auto" w:fill="FFFFFF"/>
        </w:rPr>
        <w:t xml:space="preserve"> (while</w:t>
      </w:r>
      <w:r w:rsidR="00D72972" w:rsidRPr="00591686">
        <w:rPr>
          <w:rFonts w:ascii="Times New Roman" w:hAnsi="Times New Roman" w:cs="Times New Roman"/>
          <w:color w:val="0D0D0D"/>
          <w:sz w:val="20"/>
          <w:szCs w:val="20"/>
          <w:shd w:val="clear" w:color="auto" w:fill="FFFFFF"/>
        </w:rPr>
        <w:t xml:space="preserve"> </w:t>
      </w:r>
      <w:r w:rsidR="004E605A" w:rsidRPr="00591686">
        <w:rPr>
          <w:rFonts w:ascii="Times New Roman" w:hAnsi="Times New Roman" w:cs="Times New Roman"/>
          <w:color w:val="0D0D0D"/>
          <w:sz w:val="20"/>
          <w:szCs w:val="20"/>
          <w:shd w:val="clear" w:color="auto" w:fill="FFFFFF"/>
        </w:rPr>
        <w:t>it took around 20 seconds</w:t>
      </w:r>
      <w:r w:rsidR="00D72972" w:rsidRPr="00591686">
        <w:rPr>
          <w:rFonts w:ascii="Times New Roman" w:hAnsi="Times New Roman" w:cs="Times New Roman"/>
          <w:color w:val="0D0D0D"/>
          <w:sz w:val="20"/>
          <w:szCs w:val="20"/>
          <w:shd w:val="clear" w:color="auto" w:fill="FFFFFF"/>
        </w:rPr>
        <w:t xml:space="preserve"> </w:t>
      </w:r>
      <w:r w:rsidR="004E605A" w:rsidRPr="00591686">
        <w:rPr>
          <w:rFonts w:ascii="Times New Roman" w:hAnsi="Times New Roman" w:cs="Times New Roman"/>
          <w:color w:val="0D0D0D"/>
          <w:sz w:val="20"/>
          <w:szCs w:val="20"/>
          <w:shd w:val="clear" w:color="auto" w:fill="FFFFFF"/>
        </w:rPr>
        <w:t>to find 5 legitimate solutions</w:t>
      </w:r>
      <w:r w:rsidR="00D72972" w:rsidRPr="00591686">
        <w:rPr>
          <w:rFonts w:ascii="Times New Roman" w:hAnsi="Times New Roman" w:cs="Times New Roman"/>
          <w:color w:val="0D0D0D"/>
          <w:sz w:val="20"/>
          <w:szCs w:val="20"/>
          <w:shd w:val="clear" w:color="auto" w:fill="FFFFFF"/>
        </w:rPr>
        <w:t xml:space="preserve"> here, </w:t>
      </w:r>
      <w:r w:rsidR="004E605A" w:rsidRPr="00591686">
        <w:rPr>
          <w:rFonts w:ascii="Times New Roman" w:hAnsi="Times New Roman" w:cs="Times New Roman"/>
          <w:color w:val="0D0D0D"/>
          <w:sz w:val="20"/>
          <w:szCs w:val="20"/>
          <w:shd w:val="clear" w:color="auto" w:fill="FFFFFF"/>
        </w:rPr>
        <w:t xml:space="preserve">it would take a few minutes for the case </w:t>
      </w:r>
      <w:r w:rsidR="004E605A" w:rsidRPr="00591686">
        <w:rPr>
          <w:rFonts w:ascii="Consolas" w:eastAsia="Times New Roman" w:hAnsi="Consolas" w:cs="Times New Roman"/>
          <w:sz w:val="20"/>
          <w:szCs w:val="20"/>
        </w:rPr>
        <w:t>mu = 8</w:t>
      </w:r>
      <w:r w:rsidR="004E605A" w:rsidRPr="00591686">
        <w:rPr>
          <w:rFonts w:ascii="Times New Roman" w:hAnsi="Times New Roman" w:cs="Times New Roman"/>
          <w:color w:val="0D0D0D"/>
          <w:sz w:val="20"/>
          <w:szCs w:val="20"/>
          <w:shd w:val="clear" w:color="auto" w:fill="FFFFFF"/>
        </w:rPr>
        <w:t xml:space="preserve"> and </w:t>
      </w:r>
      <w:r w:rsidR="004E605A" w:rsidRPr="00591686">
        <w:rPr>
          <w:rFonts w:ascii="Consolas" w:eastAsia="Times New Roman" w:hAnsi="Consolas" w:cs="Times New Roman"/>
          <w:sz w:val="20"/>
          <w:szCs w:val="20"/>
        </w:rPr>
        <w:t>sigma = 8</w:t>
      </w:r>
      <w:r w:rsidR="004E605A" w:rsidRPr="00591686">
        <w:rPr>
          <w:rFonts w:ascii="Times New Roman" w:hAnsi="Times New Roman" w:cs="Times New Roman"/>
          <w:color w:val="0D0D0D"/>
          <w:sz w:val="20"/>
          <w:szCs w:val="20"/>
          <w:shd w:val="clear" w:color="auto" w:fill="FFFFFF"/>
        </w:rPr>
        <w:t>)</w:t>
      </w:r>
      <w:r w:rsidR="00FD5404" w:rsidRPr="00591686">
        <w:rPr>
          <w:rFonts w:ascii="Times New Roman" w:hAnsi="Times New Roman" w:cs="Times New Roman"/>
          <w:color w:val="0D0D0D"/>
          <w:sz w:val="20"/>
          <w:szCs w:val="20"/>
          <w:shd w:val="clear" w:color="auto" w:fill="FFFFFF"/>
        </w:rPr>
        <w:t xml:space="preserve">. Furthermore, if the spline flag </w:t>
      </w:r>
      <w:r w:rsidR="00FD5404" w:rsidRPr="00591686">
        <w:rPr>
          <w:rFonts w:ascii="Consolas" w:eastAsia="Times New Roman" w:hAnsi="Consolas" w:cs="Times New Roman"/>
          <w:sz w:val="20"/>
          <w:szCs w:val="20"/>
        </w:rPr>
        <w:t>'CC'</w:t>
      </w:r>
      <w:r w:rsidR="00FD5404" w:rsidRPr="00591686">
        <w:rPr>
          <w:rFonts w:ascii="Times New Roman" w:hAnsi="Times New Roman" w:cs="Times New Roman"/>
          <w:color w:val="0D0D0D"/>
          <w:sz w:val="20"/>
          <w:szCs w:val="20"/>
          <w:shd w:val="clear" w:color="auto" w:fill="FFFFFF"/>
        </w:rPr>
        <w:t xml:space="preserve"> would be used, instead, it would be very hard to find legitimate solutions beyond </w:t>
      </w:r>
      <w:r w:rsidR="004513BD" w:rsidRPr="00591686">
        <w:rPr>
          <w:rFonts w:ascii="Times New Roman" w:hAnsi="Times New Roman" w:cs="Times New Roman"/>
          <w:color w:val="0D0D0D"/>
          <w:sz w:val="20"/>
          <w:szCs w:val="20"/>
          <w:shd w:val="clear" w:color="auto" w:fill="FFFFFF"/>
        </w:rPr>
        <w:t>the cases where</w:t>
      </w:r>
      <w:r w:rsidR="00FD5404" w:rsidRPr="00591686">
        <w:rPr>
          <w:rFonts w:ascii="Times New Roman" w:hAnsi="Times New Roman" w:cs="Times New Roman"/>
          <w:color w:val="0D0D0D"/>
          <w:sz w:val="20"/>
          <w:szCs w:val="20"/>
          <w:shd w:val="clear" w:color="auto" w:fill="FFFFFF"/>
        </w:rPr>
        <w:t xml:space="preserve"> </w:t>
      </w:r>
      <w:r w:rsidR="00FD5404" w:rsidRPr="00591686">
        <w:rPr>
          <w:rFonts w:ascii="Consolas" w:eastAsia="Times New Roman" w:hAnsi="Consolas" w:cs="Times New Roman"/>
          <w:sz w:val="20"/>
          <w:szCs w:val="20"/>
        </w:rPr>
        <w:t>mu</w:t>
      </w:r>
      <m:oMath>
        <m:r>
          <w:rPr>
            <w:rFonts w:ascii="Cambria Math" w:eastAsia="Times New Roman" w:hAnsi="Cambria Math" w:cs="Times New Roman"/>
            <w:sz w:val="20"/>
            <w:szCs w:val="20"/>
          </w:rPr>
          <m:t>≥</m:t>
        </m:r>
      </m:oMath>
      <w:r w:rsidR="00FD5404" w:rsidRPr="00591686">
        <w:rPr>
          <w:rFonts w:ascii="Consolas" w:eastAsia="Times New Roman" w:hAnsi="Consolas" w:cs="Times New Roman"/>
          <w:sz w:val="20"/>
          <w:szCs w:val="20"/>
        </w:rPr>
        <w:t>5</w:t>
      </w:r>
      <w:r w:rsidR="00FD5404" w:rsidRPr="00591686">
        <w:rPr>
          <w:rFonts w:ascii="Times New Roman" w:hAnsi="Times New Roman" w:cs="Times New Roman"/>
          <w:color w:val="0D0D0D"/>
          <w:sz w:val="20"/>
          <w:szCs w:val="20"/>
          <w:shd w:val="clear" w:color="auto" w:fill="FFFFFF"/>
        </w:rPr>
        <w:t xml:space="preserve"> and </w:t>
      </w:r>
      <w:r w:rsidR="00FD5404" w:rsidRPr="00591686">
        <w:rPr>
          <w:rFonts w:ascii="Consolas" w:eastAsia="Times New Roman" w:hAnsi="Consolas" w:cs="Times New Roman"/>
          <w:sz w:val="20"/>
          <w:szCs w:val="20"/>
        </w:rPr>
        <w:t>sigma</w:t>
      </w:r>
      <m:oMath>
        <m:r>
          <w:rPr>
            <w:rFonts w:ascii="Cambria Math" w:eastAsia="Times New Roman" w:hAnsi="Cambria Math" w:cs="Times New Roman"/>
            <w:sz w:val="20"/>
            <w:szCs w:val="20"/>
          </w:rPr>
          <m:t>≥</m:t>
        </m:r>
      </m:oMath>
      <w:r w:rsidR="008D2ED3" w:rsidRPr="00591686">
        <w:rPr>
          <w:rFonts w:ascii="Consolas" w:eastAsia="Times New Roman" w:hAnsi="Consolas" w:cs="Times New Roman"/>
          <w:sz w:val="20"/>
          <w:szCs w:val="20"/>
        </w:rPr>
        <w:t>5</w:t>
      </w:r>
      <w:r w:rsidR="00221305" w:rsidRPr="00591686">
        <w:rPr>
          <w:rFonts w:ascii="Times New Roman" w:hAnsi="Times New Roman" w:cs="Times New Roman"/>
          <w:color w:val="0D0D0D"/>
          <w:sz w:val="20"/>
          <w:szCs w:val="20"/>
          <w:shd w:val="clear" w:color="auto" w:fill="FFFFFF"/>
        </w:rPr>
        <w:t xml:space="preserve"> in a reasonable time. </w:t>
      </w:r>
      <w:r w:rsidR="00EE427F" w:rsidRPr="00591686">
        <w:rPr>
          <w:rFonts w:ascii="Times New Roman" w:hAnsi="Times New Roman" w:cs="Times New Roman"/>
          <w:i/>
          <w:iCs/>
          <w:color w:val="0D0D0D"/>
          <w:sz w:val="20"/>
          <w:szCs w:val="20"/>
          <w:shd w:val="clear" w:color="auto" w:fill="FFFFFF"/>
        </w:rPr>
        <w:t xml:space="preserve">A general advice, therefore, is to use the spline flag </w:t>
      </w:r>
      <w:r w:rsidR="00EE427F" w:rsidRPr="00591686">
        <w:rPr>
          <w:rFonts w:ascii="Consolas" w:eastAsia="Times New Roman" w:hAnsi="Consolas" w:cs="Times New Roman"/>
          <w:i/>
          <w:iCs/>
          <w:sz w:val="20"/>
          <w:szCs w:val="20"/>
        </w:rPr>
        <w:t>'QQ'</w:t>
      </w:r>
      <w:r w:rsidR="00EE427F" w:rsidRPr="00591686">
        <w:rPr>
          <w:rFonts w:ascii="Times New Roman" w:hAnsi="Times New Roman" w:cs="Times New Roman"/>
          <w:i/>
          <w:iCs/>
          <w:color w:val="0D0D0D"/>
          <w:sz w:val="20"/>
          <w:szCs w:val="20"/>
          <w:shd w:val="clear" w:color="auto" w:fill="FFFFFF"/>
        </w:rPr>
        <w:t xml:space="preserve"> and be economical on the number of parameters</w:t>
      </w:r>
      <w:r w:rsidR="00EE427F" w:rsidRPr="00591686">
        <w:rPr>
          <w:rFonts w:ascii="Times New Roman" w:hAnsi="Times New Roman" w:cs="Times New Roman"/>
          <w:color w:val="0D0D0D"/>
          <w:sz w:val="20"/>
          <w:szCs w:val="20"/>
          <w:shd w:val="clear" w:color="auto" w:fill="FFFFFF"/>
        </w:rPr>
        <w:t xml:space="preserve">. Otherwise: </w:t>
      </w:r>
      <w:r w:rsidR="00C70001" w:rsidRPr="00591686">
        <w:rPr>
          <w:rFonts w:ascii="Times New Roman" w:hAnsi="Times New Roman" w:cs="Times New Roman"/>
          <w:color w:val="0D0D0D"/>
          <w:sz w:val="20"/>
          <w:szCs w:val="20"/>
          <w:shd w:val="clear" w:color="auto" w:fill="FFFFFF"/>
        </w:rPr>
        <w:t xml:space="preserve">1) </w:t>
      </w:r>
      <w:r w:rsidR="005963A9" w:rsidRPr="00591686">
        <w:rPr>
          <w:rFonts w:ascii="Times New Roman" w:hAnsi="Times New Roman" w:cs="Times New Roman"/>
          <w:color w:val="0D0D0D"/>
          <w:sz w:val="20"/>
          <w:szCs w:val="20"/>
          <w:shd w:val="clear" w:color="auto" w:fill="FFFFFF"/>
        </w:rPr>
        <w:t>it takes a long time for the package to find legitimate solutions</w:t>
      </w:r>
      <w:r w:rsidR="00C70001" w:rsidRPr="00591686">
        <w:rPr>
          <w:rFonts w:ascii="Times New Roman" w:hAnsi="Times New Roman" w:cs="Times New Roman"/>
          <w:color w:val="0D0D0D"/>
          <w:sz w:val="20"/>
          <w:szCs w:val="20"/>
          <w:shd w:val="clear" w:color="auto" w:fill="FFFFFF"/>
        </w:rPr>
        <w:t>,</w:t>
      </w:r>
      <w:r w:rsidR="005963A9" w:rsidRPr="00591686">
        <w:rPr>
          <w:rFonts w:ascii="Times New Roman" w:hAnsi="Times New Roman" w:cs="Times New Roman"/>
          <w:color w:val="0D0D0D"/>
          <w:sz w:val="20"/>
          <w:szCs w:val="20"/>
          <w:shd w:val="clear" w:color="auto" w:fill="FFFFFF"/>
        </w:rPr>
        <w:t xml:space="preserve"> and 2) the package fails to improve</w:t>
      </w:r>
      <w:r w:rsidR="00C70001" w:rsidRPr="00591686">
        <w:rPr>
          <w:rFonts w:ascii="Times New Roman" w:hAnsi="Times New Roman" w:cs="Times New Roman"/>
          <w:color w:val="0D0D0D"/>
          <w:sz w:val="20"/>
          <w:szCs w:val="20"/>
          <w:shd w:val="clear" w:color="auto" w:fill="FFFFFF"/>
        </w:rPr>
        <w:t xml:space="preserve"> upon</w:t>
      </w:r>
      <w:r w:rsidR="005963A9" w:rsidRPr="00591686">
        <w:rPr>
          <w:rFonts w:ascii="Times New Roman" w:hAnsi="Times New Roman" w:cs="Times New Roman"/>
          <w:color w:val="0D0D0D"/>
          <w:sz w:val="20"/>
          <w:szCs w:val="20"/>
          <w:shd w:val="clear" w:color="auto" w:fill="FFFFFF"/>
        </w:rPr>
        <w:t xml:space="preserve"> the Euler reconstruction. Due to the ‘curse of dimensionality’</w:t>
      </w:r>
      <w:r w:rsidR="00C70001" w:rsidRPr="00591686">
        <w:rPr>
          <w:rFonts w:ascii="Times New Roman" w:hAnsi="Times New Roman" w:cs="Times New Roman"/>
          <w:color w:val="0D0D0D"/>
          <w:sz w:val="20"/>
          <w:szCs w:val="20"/>
          <w:shd w:val="clear" w:color="auto" w:fill="FFFFFF"/>
        </w:rPr>
        <w:t>, as the parameter space expands, finding</w:t>
      </w:r>
      <w:r w:rsidR="005963A9" w:rsidRPr="00591686">
        <w:rPr>
          <w:rFonts w:ascii="Times New Roman" w:hAnsi="Times New Roman" w:cs="Times New Roman"/>
          <w:color w:val="0D0D0D"/>
          <w:sz w:val="20"/>
          <w:szCs w:val="20"/>
          <w:shd w:val="clear" w:color="auto" w:fill="FFFFFF"/>
        </w:rPr>
        <w:t xml:space="preserve"> legitimate solutions </w:t>
      </w:r>
      <w:r w:rsidR="00146876" w:rsidRPr="00591686">
        <w:rPr>
          <w:rFonts w:ascii="Times New Roman" w:hAnsi="Times New Roman" w:cs="Times New Roman"/>
          <w:color w:val="0D0D0D"/>
          <w:sz w:val="20"/>
          <w:szCs w:val="20"/>
          <w:shd w:val="clear" w:color="auto" w:fill="FFFFFF"/>
        </w:rPr>
        <w:t xml:space="preserve">becomes increasingly </w:t>
      </w:r>
      <w:r w:rsidR="00145F46" w:rsidRPr="00591686">
        <w:rPr>
          <w:rFonts w:ascii="Times New Roman" w:hAnsi="Times New Roman" w:cs="Times New Roman"/>
          <w:color w:val="0D0D0D"/>
          <w:sz w:val="20"/>
          <w:szCs w:val="20"/>
          <w:shd w:val="clear" w:color="auto" w:fill="FFFFFF"/>
        </w:rPr>
        <w:t>challenging</w:t>
      </w:r>
      <w:r w:rsidR="00F47117">
        <w:rPr>
          <w:rFonts w:ascii="Times New Roman" w:hAnsi="Times New Roman" w:cs="Times New Roman"/>
          <w:color w:val="0D0D0D"/>
          <w:sz w:val="20"/>
          <w:szCs w:val="20"/>
          <w:shd w:val="clear" w:color="auto" w:fill="FFFFFF"/>
        </w:rPr>
        <w:t xml:space="preserve">. </w:t>
      </w:r>
      <w:r w:rsidR="00E8159B" w:rsidRPr="00E13F27">
        <w:rPr>
          <w:rFonts w:ascii="Times New Roman" w:hAnsi="Times New Roman" w:cs="Times New Roman"/>
          <w:color w:val="0D0D0D"/>
          <w:sz w:val="20"/>
          <w:szCs w:val="20"/>
          <w:shd w:val="clear" w:color="auto" w:fill="FFFFFF"/>
        </w:rPr>
        <w:t xml:space="preserve">If you wish to </w:t>
      </w:r>
      <w:r w:rsidR="00E67264" w:rsidRPr="00E13F27">
        <w:rPr>
          <w:rFonts w:ascii="Times New Roman" w:hAnsi="Times New Roman" w:cs="Times New Roman"/>
          <w:color w:val="0D0D0D"/>
          <w:sz w:val="20"/>
          <w:szCs w:val="20"/>
          <w:shd w:val="clear" w:color="auto" w:fill="FFFFFF"/>
        </w:rPr>
        <w:t xml:space="preserve">consider a bigger knot </w:t>
      </w:r>
      <w:r w:rsidR="000B692A" w:rsidRPr="00E13F27">
        <w:rPr>
          <w:rFonts w:ascii="Times New Roman" w:hAnsi="Times New Roman" w:cs="Times New Roman"/>
          <w:color w:val="0D0D0D"/>
          <w:sz w:val="20"/>
          <w:szCs w:val="20"/>
          <w:shd w:val="clear" w:color="auto" w:fill="FFFFFF"/>
        </w:rPr>
        <w:t>sequence,</w:t>
      </w:r>
      <w:r w:rsidR="00E67264" w:rsidRPr="00E13F27">
        <w:rPr>
          <w:rFonts w:ascii="Times New Roman" w:hAnsi="Times New Roman" w:cs="Times New Roman"/>
          <w:color w:val="0D0D0D"/>
          <w:sz w:val="20"/>
          <w:szCs w:val="20"/>
          <w:shd w:val="clear" w:color="auto" w:fill="FFFFFF"/>
        </w:rPr>
        <w:t xml:space="preserve"> </w:t>
      </w:r>
      <w:r w:rsidR="00E8159B" w:rsidRPr="00E13F27">
        <w:rPr>
          <w:rFonts w:ascii="Times New Roman" w:hAnsi="Times New Roman" w:cs="Times New Roman"/>
          <w:color w:val="0D0D0D"/>
          <w:sz w:val="20"/>
          <w:szCs w:val="20"/>
          <w:shd w:val="clear" w:color="auto" w:fill="FFFFFF"/>
        </w:rPr>
        <w:t>the</w:t>
      </w:r>
      <w:r w:rsidR="00770EB8" w:rsidRPr="00E13F27">
        <w:rPr>
          <w:rFonts w:ascii="Times New Roman" w:hAnsi="Times New Roman" w:cs="Times New Roman"/>
          <w:color w:val="0D0D0D"/>
          <w:sz w:val="20"/>
          <w:szCs w:val="20"/>
          <w:shd w:val="clear" w:color="auto" w:fill="FFFFFF"/>
        </w:rPr>
        <w:t>n</w:t>
      </w:r>
      <w:r w:rsidR="00E8159B" w:rsidRPr="00E13F27">
        <w:rPr>
          <w:rFonts w:ascii="Times New Roman" w:hAnsi="Times New Roman" w:cs="Times New Roman"/>
          <w:color w:val="0D0D0D"/>
          <w:sz w:val="20"/>
          <w:szCs w:val="20"/>
          <w:shd w:val="clear" w:color="auto" w:fill="FFFFFF"/>
        </w:rPr>
        <w:t xml:space="preserve"> a good strategy is to consider an additive model </w:t>
      </w:r>
      <w:r w:rsidR="000E2991" w:rsidRPr="00E13F27">
        <w:rPr>
          <w:rFonts w:ascii="Times New Roman" w:hAnsi="Times New Roman" w:cs="Times New Roman"/>
          <w:color w:val="0D0D0D"/>
          <w:sz w:val="20"/>
          <w:szCs w:val="20"/>
          <w:shd w:val="clear" w:color="auto" w:fill="FFFFFF"/>
        </w:rPr>
        <w:t>(see the next example).</w:t>
      </w:r>
      <w:r w:rsidR="003335EA">
        <w:rPr>
          <w:rFonts w:ascii="Times New Roman" w:hAnsi="Times New Roman" w:cs="Times New Roman"/>
          <w:color w:val="0D0D0D"/>
          <w:sz w:val="20"/>
          <w:szCs w:val="20"/>
          <w:shd w:val="clear" w:color="auto" w:fill="FFFFFF"/>
        </w:rPr>
        <w:t xml:space="preserve"> Third, since this dataset</w:t>
      </w:r>
      <w:r w:rsidR="00D26403">
        <w:rPr>
          <w:rFonts w:ascii="Times New Roman" w:hAnsi="Times New Roman" w:cs="Times New Roman"/>
          <w:color w:val="0D0D0D"/>
          <w:sz w:val="20"/>
          <w:szCs w:val="20"/>
          <w:shd w:val="clear" w:color="auto" w:fill="FFFFFF"/>
        </w:rPr>
        <w:t xml:space="preserve"> has the minimal resolution and</w:t>
      </w:r>
      <w:r w:rsidR="003335EA">
        <w:rPr>
          <w:rFonts w:ascii="Times New Roman" w:hAnsi="Times New Roman" w:cs="Times New Roman"/>
          <w:color w:val="0D0D0D"/>
          <w:sz w:val="20"/>
          <w:szCs w:val="20"/>
          <w:shd w:val="clear" w:color="auto" w:fill="FFFFFF"/>
        </w:rPr>
        <w:t xml:space="preserve"> is a bit large we considered K=9 which is sufficient. </w:t>
      </w:r>
      <w:r w:rsidR="000E2C21" w:rsidRPr="00E13F27">
        <w:rPr>
          <w:rFonts w:ascii="Times New Roman" w:hAnsi="Times New Roman" w:cs="Times New Roman"/>
          <w:color w:val="0D0D0D"/>
          <w:sz w:val="20"/>
          <w:szCs w:val="20"/>
          <w:shd w:val="clear" w:color="auto" w:fill="FFFFFF"/>
        </w:rPr>
        <w:t xml:space="preserve">To get </w:t>
      </w:r>
      <w:r w:rsidR="00A00920" w:rsidRPr="00E13F27">
        <w:rPr>
          <w:rFonts w:ascii="Times New Roman" w:hAnsi="Times New Roman" w:cs="Times New Roman"/>
          <w:color w:val="0D0D0D"/>
          <w:sz w:val="20"/>
          <w:szCs w:val="20"/>
          <w:shd w:val="clear" w:color="auto" w:fill="FFFFFF"/>
        </w:rPr>
        <w:t>a plot</w:t>
      </w:r>
      <w:r w:rsidR="00F76677">
        <w:rPr>
          <w:rFonts w:ascii="Times New Roman" w:hAnsi="Times New Roman" w:cs="Times New Roman"/>
          <w:color w:val="0D0D0D"/>
          <w:sz w:val="20"/>
          <w:szCs w:val="20"/>
          <w:shd w:val="clear" w:color="auto" w:fill="FFFFFF"/>
        </w:rPr>
        <w:t xml:space="preserve"> (see </w:t>
      </w:r>
      <w:r w:rsidR="00F76677" w:rsidRPr="00811515">
        <w:rPr>
          <w:rFonts w:ascii="Times New Roman" w:hAnsi="Times New Roman" w:cs="Times New Roman"/>
          <w:b/>
          <w:color w:val="0D0D0D"/>
          <w:sz w:val="20"/>
          <w:szCs w:val="20"/>
          <w:shd w:val="clear" w:color="auto" w:fill="FFFFFF"/>
        </w:rPr>
        <w:t>Figure 5</w:t>
      </w:r>
      <w:r w:rsidR="00F76677">
        <w:rPr>
          <w:rFonts w:ascii="Times New Roman" w:hAnsi="Times New Roman" w:cs="Times New Roman"/>
          <w:color w:val="0D0D0D"/>
          <w:sz w:val="20"/>
          <w:szCs w:val="20"/>
          <w:shd w:val="clear" w:color="auto" w:fill="FFFFFF"/>
        </w:rPr>
        <w:t>)</w:t>
      </w:r>
      <w:r w:rsidR="00A00920" w:rsidRPr="00E13F27">
        <w:rPr>
          <w:rFonts w:ascii="Times New Roman" w:hAnsi="Times New Roman" w:cs="Times New Roman"/>
          <w:color w:val="0D0D0D"/>
          <w:sz w:val="20"/>
          <w:szCs w:val="20"/>
          <w:shd w:val="clear" w:color="auto" w:fill="FFFFFF"/>
        </w:rPr>
        <w:t>, type the following commands</w:t>
      </w:r>
      <w:r w:rsidR="00F76677">
        <w:rPr>
          <w:rFonts w:ascii="Times New Roman" w:hAnsi="Times New Roman" w:cs="Times New Roman"/>
          <w:color w:val="0D0D0D"/>
          <w:sz w:val="20"/>
          <w:szCs w:val="20"/>
          <w:shd w:val="clear" w:color="auto" w:fill="FFFFFF"/>
        </w:rPr>
        <w:t xml:space="preserve"> </w:t>
      </w:r>
      <w:r w:rsidR="004E605A" w:rsidRPr="00E13F27">
        <w:rPr>
          <w:rFonts w:ascii="Times New Roman" w:hAnsi="Times New Roman" w:cs="Times New Roman"/>
          <w:color w:val="0D0D0D"/>
          <w:sz w:val="20"/>
          <w:szCs w:val="20"/>
          <w:shd w:val="clear" w:color="auto" w:fill="FFFFFF"/>
        </w:rPr>
        <w:t xml:space="preserve"> </w:t>
      </w:r>
      <w:r w:rsidR="009116D4" w:rsidRPr="00E13F27">
        <w:rPr>
          <w:rFonts w:ascii="Times New Roman" w:hAnsi="Times New Roman" w:cs="Times New Roman"/>
          <w:color w:val="0D0D0D"/>
          <w:sz w:val="20"/>
          <w:szCs w:val="20"/>
          <w:shd w:val="clear" w:color="auto" w:fill="FFFFFF"/>
        </w:rPr>
        <w:t xml:space="preserve"> </w:t>
      </w:r>
    </w:p>
    <w:p w14:paraId="03284DCB" w14:textId="571F6D71" w:rsidR="00545E4F" w:rsidRPr="00E13F27" w:rsidRDefault="00E13F27" w:rsidP="007D019A">
      <w:pPr>
        <w:spacing w:after="0" w:line="240" w:lineRule="auto"/>
        <w:jc w:val="both"/>
        <w:rPr>
          <w:rFonts w:ascii="Consolas" w:eastAsia="Times New Roman" w:hAnsi="Consolas" w:cs="Times New Roman"/>
          <w:sz w:val="20"/>
          <w:szCs w:val="20"/>
        </w:rPr>
      </w:pPr>
      <w:r w:rsidRPr="00E13F27">
        <w:rPr>
          <w:rFonts w:ascii="Consolas" w:eastAsia="Times New Roman" w:hAnsi="Consolas" w:cs="Times New Roman"/>
          <w:sz w:val="20"/>
          <w:szCs w:val="20"/>
        </w:rPr>
        <w:t>m</w:t>
      </w:r>
      <w:r w:rsidR="00545E4F" w:rsidRPr="00E13F27">
        <w:rPr>
          <w:rFonts w:ascii="Consolas" w:eastAsia="Times New Roman" w:hAnsi="Consolas" w:cs="Times New Roman"/>
          <w:sz w:val="20"/>
          <w:szCs w:val="20"/>
        </w:rPr>
        <w:t>u</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proofErr w:type="spellStart"/>
      <w:proofErr w:type="gramStart"/>
      <w:r w:rsidR="00545E4F" w:rsidRPr="00E13F27">
        <w:rPr>
          <w:rFonts w:ascii="Consolas" w:eastAsia="Times New Roman" w:hAnsi="Consolas" w:cs="Times New Roman"/>
          <w:sz w:val="20"/>
          <w:szCs w:val="20"/>
        </w:rPr>
        <w:t>x,par</w:t>
      </w:r>
      <w:proofErr w:type="spellEnd"/>
      <w:proofErr w:type="gramEnd"/>
      <w:r w:rsidR="00545E4F" w:rsidRPr="00E13F27">
        <w:rPr>
          <w:rFonts w:ascii="Consolas" w:eastAsia="Times New Roman" w:hAnsi="Consolas" w:cs="Times New Roman"/>
          <w:sz w:val="20"/>
          <w:szCs w:val="20"/>
        </w:rPr>
        <w:t>)par(1).*</w:t>
      </w:r>
      <w:proofErr w:type="spellStart"/>
      <w:r w:rsidR="00545E4F" w:rsidRPr="00E13F27">
        <w:rPr>
          <w:rFonts w:ascii="Consolas" w:eastAsia="Times New Roman" w:hAnsi="Consolas" w:cs="Times New Roman"/>
          <w:sz w:val="20"/>
          <w:szCs w:val="20"/>
        </w:rPr>
        <w:t>x;sigma</w:t>
      </w:r>
      <w:proofErr w:type="spellEnd"/>
      <w:r>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proofErr w:type="spellStart"/>
      <w:r w:rsidR="00545E4F" w:rsidRPr="00E13F27">
        <w:rPr>
          <w:rFonts w:ascii="Consolas" w:eastAsia="Times New Roman" w:hAnsi="Consolas" w:cs="Times New Roman"/>
          <w:sz w:val="20"/>
          <w:szCs w:val="20"/>
        </w:rPr>
        <w:t>x,par</w:t>
      </w:r>
      <w:proofErr w:type="spellEnd"/>
      <w:r w:rsidR="00545E4F" w:rsidRPr="00E13F27">
        <w:rPr>
          <w:rFonts w:ascii="Consolas" w:eastAsia="Times New Roman" w:hAnsi="Consolas" w:cs="Times New Roman"/>
          <w:sz w:val="20"/>
          <w:szCs w:val="20"/>
        </w:rPr>
        <w:t xml:space="preserve">)par(2)+0.*x; </w:t>
      </w:r>
      <w:r w:rsidR="00545E4F" w:rsidRPr="00E13F27">
        <w:rPr>
          <w:rFonts w:ascii="Consolas" w:eastAsia="Times New Roman" w:hAnsi="Consolas" w:cs="Times New Roman"/>
          <w:color w:val="008013"/>
          <w:sz w:val="20"/>
          <w:szCs w:val="20"/>
        </w:rPr>
        <w:t xml:space="preserve">%this is true model  </w:t>
      </w:r>
    </w:p>
    <w:p w14:paraId="3C3D0ABC" w14:textId="03D9106A" w:rsidR="00545E4F" w:rsidRPr="00E13F27" w:rsidRDefault="00E13F27" w:rsidP="007D019A">
      <w:pPr>
        <w:spacing w:after="0" w:line="240" w:lineRule="auto"/>
        <w:jc w:val="both"/>
        <w:rPr>
          <w:rFonts w:ascii="Consolas" w:eastAsia="Times New Roman" w:hAnsi="Consolas" w:cs="Times New Roman"/>
          <w:sz w:val="20"/>
          <w:szCs w:val="20"/>
        </w:rPr>
      </w:pPr>
      <w:r w:rsidRPr="00E13F27">
        <w:rPr>
          <w:rFonts w:ascii="Consolas" w:eastAsia="Times New Roman" w:hAnsi="Consolas" w:cs="Times New Roman"/>
          <w:sz w:val="20"/>
          <w:szCs w:val="20"/>
        </w:rPr>
        <w:t>p</w:t>
      </w:r>
      <w:r w:rsidR="00545E4F" w:rsidRPr="00E13F27">
        <w:rPr>
          <w:rFonts w:ascii="Consolas" w:eastAsia="Times New Roman" w:hAnsi="Consolas" w:cs="Times New Roman"/>
          <w:sz w:val="20"/>
          <w:szCs w:val="20"/>
        </w:rPr>
        <w:t>ar</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zeros(2,1</w:t>
      </w:r>
      <w:proofErr w:type="gramStart"/>
      <w:r w:rsidR="00545E4F" w:rsidRPr="00E13F27">
        <w:rPr>
          <w:rFonts w:ascii="Consolas" w:eastAsia="Times New Roman" w:hAnsi="Consolas" w:cs="Times New Roman"/>
          <w:sz w:val="20"/>
          <w:szCs w:val="20"/>
        </w:rPr>
        <w:t>);par</w:t>
      </w:r>
      <w:proofErr w:type="gramEnd"/>
      <w:r w:rsidR="00545E4F" w:rsidRPr="00E13F27">
        <w:rPr>
          <w:rFonts w:ascii="Consolas" w:eastAsia="Times New Roman" w:hAnsi="Consolas" w:cs="Times New Roman"/>
          <w:sz w:val="20"/>
          <w:szCs w:val="20"/>
        </w:rPr>
        <w:t>(1)</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-1;par(2)</w:t>
      </w:r>
      <w:r w:rsidR="00531EF1">
        <w:rPr>
          <w:rFonts w:ascii="Consolas" w:eastAsia="Times New Roman" w:hAnsi="Consolas" w:cs="Times New Roman"/>
          <w:sz w:val="20"/>
          <w:szCs w:val="20"/>
        </w:rPr>
        <w:t xml:space="preserve"> </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 xml:space="preserve">1; </w:t>
      </w:r>
      <w:r w:rsidR="00545E4F" w:rsidRPr="00E13F27">
        <w:rPr>
          <w:rFonts w:ascii="Consolas" w:eastAsia="Times New Roman" w:hAnsi="Consolas" w:cs="Times New Roman"/>
          <w:color w:val="008013"/>
          <w:sz w:val="20"/>
          <w:szCs w:val="20"/>
        </w:rPr>
        <w:t>%true model parameters</w:t>
      </w:r>
    </w:p>
    <w:p w14:paraId="0CD1ABAA" w14:textId="00262E30" w:rsidR="00545E4F" w:rsidRPr="00E13F27" w:rsidRDefault="00E13F27" w:rsidP="007D019A">
      <w:pPr>
        <w:spacing w:after="0" w:line="240" w:lineRule="auto"/>
        <w:jc w:val="both"/>
        <w:rPr>
          <w:rFonts w:ascii="Consolas" w:eastAsia="Times New Roman" w:hAnsi="Consolas" w:cs="Times New Roman"/>
          <w:sz w:val="20"/>
          <w:szCs w:val="20"/>
        </w:rPr>
      </w:pPr>
      <w:proofErr w:type="spellStart"/>
      <w:r w:rsidRPr="00E13F27">
        <w:rPr>
          <w:rFonts w:ascii="Consolas" w:eastAsia="Times New Roman" w:hAnsi="Consolas" w:cs="Times New Roman"/>
          <w:sz w:val="20"/>
          <w:szCs w:val="20"/>
        </w:rPr>
        <w:t>x</w:t>
      </w:r>
      <w:r w:rsidR="00545E4F" w:rsidRPr="00E13F27">
        <w:rPr>
          <w:rFonts w:ascii="Consolas" w:eastAsia="Times New Roman" w:hAnsi="Consolas" w:cs="Times New Roman"/>
          <w:sz w:val="20"/>
          <w:szCs w:val="20"/>
        </w:rPr>
        <w:t>plot</w:t>
      </w:r>
      <w:proofErr w:type="spellEnd"/>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proofErr w:type="spellStart"/>
      <w:r w:rsidR="00545E4F" w:rsidRPr="00E13F27">
        <w:rPr>
          <w:rFonts w:ascii="Consolas" w:eastAsia="Times New Roman" w:hAnsi="Consolas" w:cs="Times New Roman"/>
          <w:sz w:val="20"/>
          <w:szCs w:val="20"/>
        </w:rPr>
        <w:t>linspace</w:t>
      </w:r>
      <w:proofErr w:type="spellEnd"/>
      <w:r w:rsidR="00545E4F" w:rsidRPr="00E13F27">
        <w:rPr>
          <w:rFonts w:ascii="Consolas" w:eastAsia="Times New Roman" w:hAnsi="Consolas" w:cs="Times New Roman"/>
          <w:sz w:val="20"/>
          <w:szCs w:val="20"/>
        </w:rPr>
        <w:t>(</w:t>
      </w:r>
      <w:proofErr w:type="gramStart"/>
      <w:r w:rsidR="00545E4F" w:rsidRPr="00E13F27">
        <w:rPr>
          <w:rFonts w:ascii="Consolas" w:eastAsia="Times New Roman" w:hAnsi="Consolas" w:cs="Times New Roman"/>
          <w:sz w:val="20"/>
          <w:szCs w:val="20"/>
        </w:rPr>
        <w:t>L,R</w:t>
      </w:r>
      <w:proofErr w:type="gramEnd"/>
      <w:r w:rsidR="00545E4F" w:rsidRPr="00E13F27">
        <w:rPr>
          <w:rFonts w:ascii="Consolas" w:eastAsia="Times New Roman" w:hAnsi="Consolas" w:cs="Times New Roman"/>
          <w:sz w:val="20"/>
          <w:szCs w:val="20"/>
        </w:rPr>
        <w:t xml:space="preserve">,2000); </w:t>
      </w:r>
      <w:r w:rsidR="00545E4F" w:rsidRPr="00E13F27">
        <w:rPr>
          <w:rFonts w:ascii="Consolas" w:eastAsia="Times New Roman" w:hAnsi="Consolas" w:cs="Times New Roman"/>
          <w:color w:val="008013"/>
          <w:sz w:val="20"/>
          <w:szCs w:val="20"/>
        </w:rPr>
        <w:t>% a dense mesh across the considered range</w:t>
      </w:r>
    </w:p>
    <w:p w14:paraId="62B3494F" w14:textId="7FD47C64" w:rsidR="00545E4F" w:rsidRPr="00E13F27" w:rsidRDefault="00545E4F" w:rsidP="007D019A">
      <w:pPr>
        <w:spacing w:after="0" w:line="240" w:lineRule="auto"/>
        <w:jc w:val="both"/>
        <w:rPr>
          <w:rFonts w:ascii="Consolas" w:eastAsia="Times New Roman" w:hAnsi="Consolas" w:cs="Times New Roman"/>
          <w:sz w:val="20"/>
          <w:szCs w:val="20"/>
        </w:rPr>
      </w:pPr>
      <w:proofErr w:type="spellStart"/>
      <w:r w:rsidRPr="00E13F27">
        <w:rPr>
          <w:rFonts w:ascii="Consolas" w:eastAsia="Times New Roman" w:hAnsi="Consolas" w:cs="Times New Roman"/>
          <w:sz w:val="20"/>
          <w:szCs w:val="20"/>
        </w:rPr>
        <w:t>plot_results</w:t>
      </w:r>
      <w:proofErr w:type="spellEnd"/>
      <w:r w:rsidRPr="00E13F27">
        <w:rPr>
          <w:rFonts w:ascii="Consolas" w:eastAsia="Times New Roman" w:hAnsi="Consolas" w:cs="Times New Roman"/>
          <w:sz w:val="20"/>
          <w:szCs w:val="20"/>
        </w:rPr>
        <w:t>(result</w:t>
      </w:r>
      <w:proofErr w:type="gramStart"/>
      <w:r w:rsidR="00A153BF">
        <w:rPr>
          <w:rFonts w:ascii="Consolas" w:eastAsia="Times New Roman" w:hAnsi="Consolas" w:cs="Times New Roman"/>
          <w:sz w:val="20"/>
          <w:szCs w:val="20"/>
        </w:rPr>
        <w:t>7</w:t>
      </w:r>
      <w:r w:rsidRPr="00E13F27">
        <w:rPr>
          <w:rFonts w:ascii="Consolas" w:eastAsia="Times New Roman" w:hAnsi="Consolas" w:cs="Times New Roman"/>
          <w:sz w:val="20"/>
          <w:szCs w:val="20"/>
        </w:rPr>
        <w:t>,xplot</w:t>
      </w:r>
      <w:proofErr w:type="gramEnd"/>
      <w:r w:rsidRPr="00E13F27">
        <w:rPr>
          <w:rFonts w:ascii="Consolas" w:eastAsia="Times New Roman" w:hAnsi="Consolas" w:cs="Times New Roman"/>
          <w:sz w:val="20"/>
          <w:szCs w:val="20"/>
        </w:rPr>
        <w:t>,mu(</w:t>
      </w:r>
      <w:proofErr w:type="spellStart"/>
      <w:r w:rsidRPr="00E13F27">
        <w:rPr>
          <w:rFonts w:ascii="Consolas" w:eastAsia="Times New Roman" w:hAnsi="Consolas" w:cs="Times New Roman"/>
          <w:sz w:val="20"/>
          <w:szCs w:val="20"/>
        </w:rPr>
        <w:t>xplot,par</w:t>
      </w:r>
      <w:proofErr w:type="spellEnd"/>
      <w:r w:rsidRPr="00E13F27">
        <w:rPr>
          <w:rFonts w:ascii="Consolas" w:eastAsia="Times New Roman" w:hAnsi="Consolas" w:cs="Times New Roman"/>
          <w:sz w:val="20"/>
          <w:szCs w:val="20"/>
        </w:rPr>
        <w:t>),sigma(</w:t>
      </w:r>
      <w:proofErr w:type="spellStart"/>
      <w:r w:rsidRPr="00E13F27">
        <w:rPr>
          <w:rFonts w:ascii="Consolas" w:eastAsia="Times New Roman" w:hAnsi="Consolas" w:cs="Times New Roman"/>
          <w:sz w:val="20"/>
          <w:szCs w:val="20"/>
        </w:rPr>
        <w:t>xplot,par</w:t>
      </w:r>
      <w:proofErr w:type="spellEnd"/>
      <w:r w:rsidRPr="00E13F27">
        <w:rPr>
          <w:rFonts w:ascii="Consolas" w:eastAsia="Times New Roman" w:hAnsi="Consolas" w:cs="Times New Roman"/>
          <w:sz w:val="20"/>
          <w:szCs w:val="20"/>
        </w:rPr>
        <w:t xml:space="preserve">)); </w:t>
      </w:r>
      <w:r w:rsidRPr="00E13F27">
        <w:rPr>
          <w:rFonts w:ascii="Consolas" w:eastAsia="Times New Roman" w:hAnsi="Consolas" w:cs="Times New Roman"/>
          <w:color w:val="008013"/>
          <w:sz w:val="20"/>
          <w:szCs w:val="20"/>
        </w:rPr>
        <w:t xml:space="preserve">% Euler &amp; true models </w:t>
      </w:r>
    </w:p>
    <w:p w14:paraId="13105084" w14:textId="15B50CBB" w:rsidR="00545E4F" w:rsidRDefault="00545E4F" w:rsidP="007D019A">
      <w:pPr>
        <w:spacing w:after="0" w:line="240" w:lineRule="auto"/>
        <w:jc w:val="both"/>
        <w:rPr>
          <w:rFonts w:ascii="Consolas" w:eastAsia="Times New Roman" w:hAnsi="Consolas" w:cs="Times New Roman"/>
          <w:color w:val="008013"/>
          <w:sz w:val="20"/>
          <w:szCs w:val="20"/>
        </w:rPr>
      </w:pPr>
      <w:r w:rsidRPr="00E13F27">
        <w:rPr>
          <w:rFonts w:ascii="Consolas" w:eastAsia="Times New Roman" w:hAnsi="Consolas" w:cs="Times New Roman"/>
          <w:sz w:val="20"/>
          <w:szCs w:val="20"/>
        </w:rPr>
        <w:t>plot_results(result_her</w:t>
      </w:r>
      <w:proofErr w:type="gramStart"/>
      <w:r w:rsidR="00A153BF">
        <w:rPr>
          <w:rFonts w:ascii="Consolas" w:eastAsia="Times New Roman" w:hAnsi="Consolas" w:cs="Times New Roman"/>
          <w:sz w:val="20"/>
          <w:szCs w:val="20"/>
        </w:rPr>
        <w:t>7</w:t>
      </w:r>
      <w:r w:rsidRPr="00E13F27">
        <w:rPr>
          <w:rFonts w:ascii="Consolas" w:eastAsia="Times New Roman" w:hAnsi="Consolas" w:cs="Times New Roman"/>
          <w:sz w:val="20"/>
          <w:szCs w:val="20"/>
        </w:rPr>
        <w:t>,xplot</w:t>
      </w:r>
      <w:proofErr w:type="gramEnd"/>
      <w:r w:rsidRPr="00E13F27">
        <w:rPr>
          <w:rFonts w:ascii="Consolas" w:eastAsia="Times New Roman" w:hAnsi="Consolas" w:cs="Times New Roman"/>
          <w:sz w:val="20"/>
          <w:szCs w:val="20"/>
        </w:rPr>
        <w:t>,mu(xplot,par),sigma(xplot,par));</w:t>
      </w:r>
      <w:r w:rsidRPr="00E13F27">
        <w:rPr>
          <w:rFonts w:ascii="Consolas" w:eastAsia="Times New Roman" w:hAnsi="Consolas" w:cs="Times New Roman"/>
          <w:color w:val="008013"/>
          <w:sz w:val="20"/>
          <w:szCs w:val="20"/>
        </w:rPr>
        <w:t xml:space="preserve">%Hermite &amp; true models </w:t>
      </w:r>
    </w:p>
    <w:p w14:paraId="7DD5E054" w14:textId="19A8350B" w:rsidR="00606590" w:rsidRDefault="00606590" w:rsidP="007D019A">
      <w:pPr>
        <w:spacing w:after="0" w:line="240" w:lineRule="auto"/>
        <w:jc w:val="both"/>
        <w:rPr>
          <w:rFonts w:ascii="Consolas" w:eastAsia="Times New Roman" w:hAnsi="Consolas" w:cs="Times New Roman"/>
          <w:color w:val="008013"/>
          <w:sz w:val="20"/>
          <w:szCs w:val="20"/>
        </w:rPr>
      </w:pPr>
    </w:p>
    <w:p w14:paraId="286DB6DB" w14:textId="5E5E1367" w:rsidR="00606590" w:rsidRDefault="007F33F5" w:rsidP="007D019A">
      <w:pPr>
        <w:spacing w:after="0" w:line="240" w:lineRule="auto"/>
        <w:jc w:val="both"/>
        <w:rPr>
          <w:rFonts w:ascii="Consolas" w:eastAsia="Times New Roman" w:hAnsi="Consolas" w:cs="Times New Roman"/>
          <w:color w:val="008013"/>
          <w:sz w:val="20"/>
          <w:szCs w:val="20"/>
        </w:rPr>
      </w:pPr>
      <w:r>
        <w:rPr>
          <w:rFonts w:ascii="Times New Roman" w:hAnsi="Times New Roman" w:cs="Times New Roman"/>
          <w:b/>
          <w:bCs/>
          <w:noProof/>
        </w:rPr>
        <mc:AlternateContent>
          <mc:Choice Requires="wpg">
            <w:drawing>
              <wp:anchor distT="0" distB="0" distL="114300" distR="114300" simplePos="0" relativeHeight="251679744" behindDoc="0" locked="0" layoutInCell="1" allowOverlap="1" wp14:anchorId="781FA861" wp14:editId="410B2C10">
                <wp:simplePos x="0" y="0"/>
                <wp:positionH relativeFrom="margin">
                  <wp:posOffset>0</wp:posOffset>
                </wp:positionH>
                <wp:positionV relativeFrom="paragraph">
                  <wp:posOffset>48260</wp:posOffset>
                </wp:positionV>
                <wp:extent cx="6127750" cy="2470150"/>
                <wp:effectExtent l="0" t="0" r="0" b="0"/>
                <wp:wrapTight wrapText="bothSides">
                  <wp:wrapPolygon edited="0">
                    <wp:start x="4969" y="0"/>
                    <wp:lineTo x="1880" y="167"/>
                    <wp:lineTo x="1007" y="1999"/>
                    <wp:lineTo x="1142" y="2832"/>
                    <wp:lineTo x="537" y="2832"/>
                    <wp:lineTo x="403" y="3332"/>
                    <wp:lineTo x="403" y="6830"/>
                    <wp:lineTo x="672" y="8162"/>
                    <wp:lineTo x="940" y="8162"/>
                    <wp:lineTo x="940" y="9662"/>
                    <wp:lineTo x="5506" y="10828"/>
                    <wp:lineTo x="470" y="11328"/>
                    <wp:lineTo x="269" y="13326"/>
                    <wp:lineTo x="672" y="13493"/>
                    <wp:lineTo x="336" y="14992"/>
                    <wp:lineTo x="269" y="18157"/>
                    <wp:lineTo x="403" y="18657"/>
                    <wp:lineTo x="940" y="18824"/>
                    <wp:lineTo x="940" y="19657"/>
                    <wp:lineTo x="3425" y="20989"/>
                    <wp:lineTo x="4835" y="21322"/>
                    <wp:lineTo x="6379" y="21322"/>
                    <wp:lineTo x="16318" y="20989"/>
                    <wp:lineTo x="20817" y="20323"/>
                    <wp:lineTo x="20884" y="11661"/>
                    <wp:lineTo x="20212" y="11494"/>
                    <wp:lineTo x="10811" y="10828"/>
                    <wp:lineTo x="15579" y="10828"/>
                    <wp:lineTo x="20749" y="9495"/>
                    <wp:lineTo x="20749" y="1333"/>
                    <wp:lineTo x="19272" y="333"/>
                    <wp:lineTo x="16788" y="0"/>
                    <wp:lineTo x="4969" y="0"/>
                  </wp:wrapPolygon>
                </wp:wrapTight>
                <wp:docPr id="8" name="Group 8"/>
                <wp:cNvGraphicFramePr/>
                <a:graphic xmlns:a="http://schemas.openxmlformats.org/drawingml/2006/main">
                  <a:graphicData uri="http://schemas.microsoft.com/office/word/2010/wordprocessingGroup">
                    <wpg:wgp>
                      <wpg:cNvGrpSpPr/>
                      <wpg:grpSpPr>
                        <a:xfrm>
                          <a:off x="0" y="0"/>
                          <a:ext cx="6127750" cy="2470150"/>
                          <a:chOff x="0" y="0"/>
                          <a:chExt cx="5848985" cy="2236470"/>
                        </a:xfrm>
                      </wpg:grpSpPr>
                      <pic:pic xmlns:pic="http://schemas.openxmlformats.org/drawingml/2006/picture">
                        <pic:nvPicPr>
                          <pic:cNvPr id="9" name="Picture 9"/>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3865" cy="2236470"/>
                          </a:xfrm>
                          <a:prstGeom prst="rect">
                            <a:avLst/>
                          </a:prstGeom>
                          <a:noFill/>
                          <a:ln>
                            <a:noFill/>
                          </a:ln>
                        </pic:spPr>
                      </pic:pic>
                      <pic:pic xmlns:pic="http://schemas.openxmlformats.org/drawingml/2006/picture">
                        <pic:nvPicPr>
                          <pic:cNvPr id="11" name="Picture 1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876550" y="0"/>
                            <a:ext cx="2972435" cy="22288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25553C1" id="Group 8" o:spid="_x0000_s1026" style="position:absolute;margin-left:0;margin-top:3.8pt;width:482.5pt;height:194.5pt;z-index:251679744;mso-position-horizontal-relative:margin;mso-width-relative:margin;mso-height-relative:margin" coordsize="58489,223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">
                <v:shape id="Picture 9" o:spid="_x0000_s1027" type="#_x0000_t75" style="position:absolute;width:29838;height:22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">
                  <v:imagedata r:id="rId25" o:title=""/>
                  <v:path arrowok="t"/>
                </v:shape>
                <v:shape id="Picture 11" o:spid="_x0000_s1028" type="#_x0000_t75" style="position:absolute;left:28765;width:29724;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">
                  <v:imagedata r:id="rId26" o:title=""/>
                  <v:path arrowok="t"/>
                </v:shape>
                <w10:wrap type="tight" anchorx="margin"/>
              </v:group>
            </w:pict>
          </mc:Fallback>
        </mc:AlternateContent>
      </w:r>
    </w:p>
    <w:p w14:paraId="1417B504" w14:textId="47DD7EE5" w:rsidR="00606590" w:rsidRDefault="00606590" w:rsidP="007D019A">
      <w:pPr>
        <w:spacing w:after="0" w:line="240" w:lineRule="auto"/>
        <w:jc w:val="both"/>
        <w:rPr>
          <w:rFonts w:ascii="Consolas" w:eastAsia="Times New Roman" w:hAnsi="Consolas" w:cs="Times New Roman"/>
          <w:color w:val="008013"/>
          <w:sz w:val="20"/>
          <w:szCs w:val="20"/>
        </w:rPr>
      </w:pPr>
    </w:p>
    <w:p w14:paraId="6764D5B9" w14:textId="46ABE856" w:rsidR="00545E4F" w:rsidRPr="00591686" w:rsidRDefault="00545E4F" w:rsidP="00387D9E">
      <w:pPr>
        <w:spacing w:after="0"/>
        <w:jc w:val="both"/>
        <w:rPr>
          <w:rFonts w:ascii="Times New Roman" w:hAnsi="Times New Roman" w:cs="Times New Roman"/>
          <w:color w:val="0D0D0D"/>
          <w:sz w:val="20"/>
          <w:szCs w:val="20"/>
          <w:shd w:val="clear" w:color="auto" w:fill="FFFFFF"/>
        </w:rPr>
      </w:pPr>
    </w:p>
    <w:p w14:paraId="0EEC7E45" w14:textId="30B7F11B" w:rsidR="00545E4F" w:rsidRPr="00591686" w:rsidRDefault="005B2DDD" w:rsidP="0061001C">
      <w:pPr>
        <w:spacing w:after="240"/>
        <w:jc w:val="both"/>
        <w:rPr>
          <w:rFonts w:ascii="Times New Roman" w:eastAsia="Times New Roman" w:hAnsi="Times New Roman" w:cs="Times New Roman"/>
          <w:b/>
          <w:bCs/>
          <w:i/>
          <w:iCs/>
          <w:color w:val="0070C0"/>
        </w:rPr>
      </w:pPr>
      <w:r w:rsidRPr="00591686">
        <w:rPr>
          <w:rFonts w:ascii="Times New Roman" w:hAnsi="Times New Roman" w:cs="Times New Roman"/>
          <w:b/>
          <w:sz w:val="18"/>
          <w:szCs w:val="18"/>
        </w:rPr>
        <w:t xml:space="preserve">Figure </w:t>
      </w:r>
      <w:r w:rsidR="004A6CDF">
        <w:rPr>
          <w:rFonts w:ascii="Times New Roman" w:hAnsi="Times New Roman" w:cs="Times New Roman"/>
          <w:b/>
          <w:sz w:val="18"/>
          <w:szCs w:val="18"/>
        </w:rPr>
        <w:t>5</w:t>
      </w:r>
      <w:r w:rsidRPr="00591686">
        <w:rPr>
          <w:rFonts w:ascii="Times New Roman" w:hAnsi="Times New Roman" w:cs="Times New Roman"/>
          <w:b/>
          <w:sz w:val="18"/>
          <w:szCs w:val="18"/>
        </w:rPr>
        <w:t xml:space="preserve">. Illustration of Euler and </w:t>
      </w:r>
      <w:proofErr w:type="spellStart"/>
      <w:r w:rsidRPr="00591686">
        <w:rPr>
          <w:rFonts w:ascii="Times New Roman" w:hAnsi="Times New Roman" w:cs="Times New Roman"/>
          <w:b/>
          <w:sz w:val="18"/>
          <w:szCs w:val="18"/>
        </w:rPr>
        <w:t>Hermite</w:t>
      </w:r>
      <w:proofErr w:type="spellEnd"/>
      <w:r w:rsidR="00CD47C0" w:rsidRPr="00591686">
        <w:rPr>
          <w:rFonts w:ascii="Times New Roman" w:hAnsi="Times New Roman" w:cs="Times New Roman"/>
          <w:b/>
          <w:sz w:val="18"/>
          <w:szCs w:val="18"/>
        </w:rPr>
        <w:t xml:space="preserve"> multiplicative</w:t>
      </w:r>
      <w:r w:rsidRPr="00591686">
        <w:rPr>
          <w:rFonts w:ascii="Times New Roman" w:hAnsi="Times New Roman" w:cs="Times New Roman"/>
          <w:b/>
          <w:sz w:val="18"/>
          <w:szCs w:val="18"/>
        </w:rPr>
        <w:t xml:space="preserve"> reconstructions applied to a</w:t>
      </w:r>
      <w:r w:rsidR="008E72CE" w:rsidRPr="00591686">
        <w:rPr>
          <w:rFonts w:ascii="Times New Roman" w:hAnsi="Times New Roman" w:cs="Times New Roman"/>
          <w:b/>
          <w:sz w:val="18"/>
          <w:szCs w:val="18"/>
        </w:rPr>
        <w:t xml:space="preserve"> low-resolution</w:t>
      </w:r>
      <w:r w:rsidRPr="00591686">
        <w:rPr>
          <w:rFonts w:ascii="Times New Roman" w:hAnsi="Times New Roman" w:cs="Times New Roman"/>
          <w:b/>
          <w:sz w:val="18"/>
          <w:szCs w:val="18"/>
        </w:rPr>
        <w:t xml:space="preserve"> simulated dataset generated by a linear model</w:t>
      </w:r>
      <w:r w:rsidRPr="00591686">
        <w:rPr>
          <w:rFonts w:ascii="Times New Roman" w:hAnsi="Times New Roman" w:cs="Times New Roman"/>
          <w:bCs/>
          <w:sz w:val="18"/>
          <w:szCs w:val="18"/>
        </w:rPr>
        <w:t>.</w:t>
      </w:r>
      <w:r w:rsidR="008E72CE" w:rsidRPr="00591686">
        <w:rPr>
          <w:rFonts w:ascii="Times New Roman" w:hAnsi="Times New Roman" w:cs="Times New Roman"/>
          <w:bCs/>
          <w:sz w:val="18"/>
          <w:szCs w:val="18"/>
        </w:rPr>
        <w:t xml:space="preserve"> </w:t>
      </w:r>
      <w:r w:rsidR="004059C6" w:rsidRPr="00591686">
        <w:rPr>
          <w:rFonts w:ascii="Times New Roman" w:hAnsi="Times New Roman" w:cs="Times New Roman"/>
          <w:bCs/>
          <w:sz w:val="18"/>
          <w:szCs w:val="18"/>
        </w:rPr>
        <w:t>The l</w:t>
      </w:r>
      <w:r w:rsidR="008E72CE" w:rsidRPr="00591686">
        <w:rPr>
          <w:rFonts w:ascii="Times New Roman" w:hAnsi="Times New Roman" w:cs="Times New Roman"/>
          <w:bCs/>
          <w:sz w:val="18"/>
          <w:szCs w:val="18"/>
        </w:rPr>
        <w:t xml:space="preserve">eft panel depicts the true model </w:t>
      </w:r>
      <w:r w:rsidR="00B93727" w:rsidRPr="00591686">
        <w:rPr>
          <w:rFonts w:ascii="Times New Roman" w:hAnsi="Times New Roman" w:cs="Times New Roman"/>
          <w:bCs/>
          <w:sz w:val="18"/>
          <w:szCs w:val="18"/>
        </w:rPr>
        <w:t>alongside the</w:t>
      </w:r>
      <w:r w:rsidR="008E72CE" w:rsidRPr="00591686">
        <w:rPr>
          <w:rFonts w:ascii="Times New Roman" w:hAnsi="Times New Roman" w:cs="Times New Roman"/>
          <w:bCs/>
          <w:sz w:val="18"/>
          <w:szCs w:val="18"/>
        </w:rPr>
        <w:t xml:space="preserve"> Euler reconstructed model</w:t>
      </w:r>
      <w:r w:rsidR="00B93727" w:rsidRPr="00591686">
        <w:rPr>
          <w:rFonts w:ascii="Times New Roman" w:hAnsi="Times New Roman" w:cs="Times New Roman"/>
          <w:bCs/>
          <w:sz w:val="18"/>
          <w:szCs w:val="18"/>
        </w:rPr>
        <w:t>, while the</w:t>
      </w:r>
      <w:r w:rsidR="008E72CE" w:rsidRPr="00591686">
        <w:rPr>
          <w:rFonts w:ascii="Times New Roman" w:hAnsi="Times New Roman" w:cs="Times New Roman"/>
          <w:bCs/>
          <w:sz w:val="18"/>
          <w:szCs w:val="18"/>
        </w:rPr>
        <w:t xml:space="preserve"> right panel depicts the true model </w:t>
      </w:r>
      <w:r w:rsidR="00B93727" w:rsidRPr="00591686">
        <w:rPr>
          <w:rFonts w:ascii="Times New Roman" w:hAnsi="Times New Roman" w:cs="Times New Roman"/>
          <w:bCs/>
          <w:sz w:val="18"/>
          <w:szCs w:val="18"/>
        </w:rPr>
        <w:t>alongside the</w:t>
      </w:r>
      <w:r w:rsidR="008E72CE" w:rsidRPr="00591686">
        <w:rPr>
          <w:rFonts w:ascii="Times New Roman" w:hAnsi="Times New Roman" w:cs="Times New Roman"/>
          <w:bCs/>
          <w:sz w:val="18"/>
          <w:szCs w:val="18"/>
        </w:rPr>
        <w:t xml:space="preserve"> </w:t>
      </w:r>
      <w:proofErr w:type="spellStart"/>
      <w:r w:rsidR="008E72CE" w:rsidRPr="00591686">
        <w:rPr>
          <w:rFonts w:ascii="Times New Roman" w:hAnsi="Times New Roman" w:cs="Times New Roman"/>
          <w:bCs/>
          <w:sz w:val="18"/>
          <w:szCs w:val="18"/>
        </w:rPr>
        <w:t>Hermite</w:t>
      </w:r>
      <w:proofErr w:type="spellEnd"/>
      <w:r w:rsidR="008E72CE" w:rsidRPr="00591686">
        <w:rPr>
          <w:rFonts w:ascii="Times New Roman" w:hAnsi="Times New Roman" w:cs="Times New Roman"/>
          <w:bCs/>
          <w:sz w:val="18"/>
          <w:szCs w:val="18"/>
        </w:rPr>
        <w:t xml:space="preserve"> reconstructed model. The data are</w:t>
      </w:r>
      <w:r w:rsidRPr="00591686">
        <w:rPr>
          <w:rFonts w:ascii="Times New Roman" w:hAnsi="Times New Roman" w:cs="Times New Roman"/>
          <w:bCs/>
          <w:sz w:val="18"/>
          <w:szCs w:val="18"/>
        </w:rPr>
        <w:t xml:space="preserve"> </w:t>
      </w:r>
      <w:r w:rsidR="008E72CE" w:rsidRPr="00591686">
        <w:rPr>
          <w:rFonts w:ascii="Times New Roman" w:hAnsi="Times New Roman" w:cs="Times New Roman"/>
          <w:bCs/>
          <w:sz w:val="18"/>
          <w:szCs w:val="18"/>
        </w:rPr>
        <w:t xml:space="preserve">simulated from the OU model </w:t>
      </w:r>
      <m:oMath>
        <m:r>
          <w:rPr>
            <w:rFonts w:ascii="Cambria Math" w:hAnsi="Cambria Math" w:cs="Times New Roman"/>
            <w:sz w:val="20"/>
            <w:szCs w:val="20"/>
          </w:rPr>
          <m:t>dx=μx dt+σdW</m:t>
        </m:r>
      </m:oMath>
      <w:r w:rsidR="008E72CE" w:rsidRPr="00591686">
        <w:rPr>
          <w:rFonts w:ascii="Times New Roman" w:hAnsi="Times New Roman" w:cs="Times New Roman"/>
          <w:sz w:val="20"/>
          <w:szCs w:val="20"/>
        </w:rPr>
        <w:t xml:space="preserve"> 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8E72CE"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8E72CE" w:rsidRPr="00591686">
        <w:rPr>
          <w:rFonts w:ascii="Times New Roman" w:eastAsiaTheme="minorEastAsia" w:hAnsi="Times New Roman" w:cs="Times New Roman"/>
          <w:sz w:val="20"/>
          <w:szCs w:val="20"/>
        </w:rPr>
        <w:t>. The original dataset has the</w:t>
      </w:r>
      <w:r w:rsidR="004B1FC6" w:rsidRPr="00591686">
        <w:rPr>
          <w:rFonts w:ascii="Times New Roman" w:eastAsiaTheme="minorEastAsia" w:hAnsi="Times New Roman" w:cs="Times New Roman"/>
          <w:sz w:val="20"/>
          <w:szCs w:val="20"/>
        </w:rPr>
        <w:t xml:space="preserve"> </w:t>
      </w:r>
      <w:r w:rsidR="008E72CE" w:rsidRPr="00591686">
        <w:rPr>
          <w:rFonts w:ascii="Times New Roman" w:eastAsiaTheme="minorEastAsia" w:hAnsi="Times New Roman" w:cs="Times New Roman"/>
          <w:sz w:val="20"/>
          <w:szCs w:val="20"/>
        </w:rPr>
        <w:t xml:space="preserve">time step of </w:t>
      </w:r>
      <w:proofErr w:type="spellStart"/>
      <w:r w:rsidR="008E72CE" w:rsidRPr="00591686">
        <w:rPr>
          <w:rFonts w:ascii="Consolas" w:eastAsia="Times New Roman" w:hAnsi="Consolas" w:cs="Calibri"/>
          <w:sz w:val="20"/>
          <w:szCs w:val="20"/>
        </w:rPr>
        <w:t>dt</w:t>
      </w:r>
      <w:proofErr w:type="spellEnd"/>
      <w:r w:rsidR="008E72CE" w:rsidRPr="00591686">
        <w:rPr>
          <w:rFonts w:ascii="Consolas" w:eastAsia="Times New Roman" w:hAnsi="Consolas" w:cs="Calibri"/>
          <w:sz w:val="20"/>
          <w:szCs w:val="20"/>
        </w:rPr>
        <w:t>=0.01</w:t>
      </w:r>
      <w:r w:rsidR="008E72CE" w:rsidRPr="00591686">
        <w:rPr>
          <w:rFonts w:ascii="Times New Roman" w:eastAsiaTheme="minorEastAsia" w:hAnsi="Times New Roman" w:cs="Times New Roman"/>
          <w:sz w:val="20"/>
          <w:szCs w:val="20"/>
        </w:rPr>
        <w:t xml:space="preserve"> and contains </w:t>
      </w:r>
      <w:r w:rsidR="008E72CE" w:rsidRPr="00591686">
        <w:rPr>
          <w:rFonts w:ascii="Consolas" w:eastAsia="Times New Roman" w:hAnsi="Consolas" w:cs="Calibri"/>
          <w:sz w:val="20"/>
          <w:szCs w:val="20"/>
        </w:rPr>
        <w:t>T=10</w:t>
      </w:r>
      <w:r w:rsidR="008E72CE" w:rsidRPr="00591686">
        <w:rPr>
          <w:rFonts w:ascii="Consolas" w:eastAsia="Times New Roman" w:hAnsi="Consolas" w:cs="Calibri"/>
          <w:sz w:val="20"/>
          <w:szCs w:val="20"/>
          <w:vertAlign w:val="superscript"/>
        </w:rPr>
        <w:t>6</w:t>
      </w:r>
      <w:r w:rsidR="008E72CE" w:rsidRPr="00591686">
        <w:rPr>
          <w:rFonts w:ascii="Times New Roman" w:eastAsiaTheme="minorEastAsia" w:hAnsi="Times New Roman" w:cs="Times New Roman"/>
          <w:sz w:val="20"/>
          <w:szCs w:val="20"/>
        </w:rPr>
        <w:t xml:space="preserve"> data points. However, we select every</w:t>
      </w:r>
      <w:r w:rsidR="008E72CE" w:rsidRPr="00591686">
        <w:rPr>
          <w:rFonts w:ascii="Times New Roman" w:hAnsi="Times New Roman" w:cs="Times New Roman"/>
          <w:sz w:val="20"/>
          <w:szCs w:val="20"/>
        </w:rPr>
        <w:t xml:space="preserve"> 100</w:t>
      </w:r>
      <w:r w:rsidR="008E72CE" w:rsidRPr="00591686">
        <w:rPr>
          <w:rFonts w:ascii="Times New Roman" w:hAnsi="Times New Roman" w:cs="Times New Roman"/>
          <w:sz w:val="20"/>
          <w:szCs w:val="20"/>
          <w:vertAlign w:val="superscript"/>
        </w:rPr>
        <w:t>th</w:t>
      </w:r>
      <w:r w:rsidR="008E72CE" w:rsidRPr="00591686">
        <w:rPr>
          <w:rFonts w:ascii="Times New Roman" w:hAnsi="Times New Roman" w:cs="Times New Roman"/>
          <w:b/>
          <w:bCs/>
          <w:sz w:val="24"/>
          <w:szCs w:val="24"/>
          <w:vertAlign w:val="superscript"/>
        </w:rPr>
        <w:t xml:space="preserve"> </w:t>
      </w:r>
      <w:r w:rsidR="008E72CE" w:rsidRPr="00591686">
        <w:rPr>
          <w:rFonts w:ascii="Times New Roman" w:hAnsi="Times New Roman" w:cs="Times New Roman"/>
          <w:sz w:val="20"/>
          <w:szCs w:val="20"/>
        </w:rPr>
        <w:t xml:space="preserve">data point, resulting in an extremely low-resolution dataset with a time step of </w:t>
      </w:r>
      <w:proofErr w:type="spellStart"/>
      <w:r w:rsidR="008E72CE" w:rsidRPr="00591686">
        <w:rPr>
          <w:rFonts w:ascii="Consolas" w:eastAsia="Times New Roman" w:hAnsi="Consolas" w:cs="Calibri"/>
          <w:sz w:val="20"/>
          <w:szCs w:val="20"/>
        </w:rPr>
        <w:t>dt</w:t>
      </w:r>
      <w:proofErr w:type="spellEnd"/>
      <w:r w:rsidR="008E72CE" w:rsidRPr="00591686">
        <w:rPr>
          <w:rFonts w:ascii="Consolas" w:eastAsia="Times New Roman" w:hAnsi="Consolas" w:cs="Calibri"/>
          <w:sz w:val="20"/>
          <w:szCs w:val="20"/>
        </w:rPr>
        <w:t>=1</w:t>
      </w:r>
      <w:r w:rsidR="008E72CE" w:rsidRPr="00591686">
        <w:rPr>
          <w:rFonts w:ascii="Times New Roman" w:eastAsiaTheme="minorEastAsia" w:hAnsi="Times New Roman" w:cs="Times New Roman"/>
          <w:sz w:val="20"/>
          <w:szCs w:val="20"/>
        </w:rPr>
        <w:t xml:space="preserve"> and </w:t>
      </w:r>
      <w:r w:rsidR="008E72CE" w:rsidRPr="00591686">
        <w:rPr>
          <w:rFonts w:ascii="Consolas" w:eastAsia="Times New Roman" w:hAnsi="Consolas" w:cs="Calibri"/>
          <w:sz w:val="20"/>
          <w:szCs w:val="20"/>
        </w:rPr>
        <w:t>T=10</w:t>
      </w:r>
      <w:r w:rsidR="008E72CE" w:rsidRPr="00591686">
        <w:rPr>
          <w:rFonts w:ascii="Consolas" w:eastAsia="Times New Roman" w:hAnsi="Consolas" w:cs="Calibri"/>
          <w:sz w:val="20"/>
          <w:szCs w:val="20"/>
          <w:vertAlign w:val="superscript"/>
        </w:rPr>
        <w:t xml:space="preserve">4 </w:t>
      </w:r>
      <w:r w:rsidR="008E72CE" w:rsidRPr="00591686">
        <w:rPr>
          <w:rFonts w:ascii="Times New Roman" w:hAnsi="Times New Roman" w:cs="Times New Roman"/>
          <w:color w:val="0D0D0D"/>
          <w:sz w:val="20"/>
          <w:szCs w:val="20"/>
          <w:shd w:val="clear" w:color="auto" w:fill="FFFFFF"/>
        </w:rPr>
        <w:t>data points.</w:t>
      </w:r>
    </w:p>
    <w:p w14:paraId="75EC9185" w14:textId="0B4B42B6" w:rsidR="007E45CF" w:rsidRPr="00591686" w:rsidRDefault="007E45CF" w:rsidP="00B6487E">
      <w:pPr>
        <w:jc w:val="both"/>
        <w:rPr>
          <w:rFonts w:ascii="Times New Roman" w:hAnsi="Times New Roman" w:cs="Times New Roman"/>
          <w:sz w:val="20"/>
          <w:szCs w:val="20"/>
        </w:rPr>
      </w:pPr>
      <w:bookmarkStart w:id="55" w:name="Example9"/>
      <w:r w:rsidRPr="00591686">
        <w:rPr>
          <w:rFonts w:ascii="Times New Roman" w:eastAsia="Times New Roman" w:hAnsi="Times New Roman" w:cs="Times New Roman"/>
          <w:b/>
          <w:bCs/>
          <w:sz w:val="20"/>
          <w:szCs w:val="20"/>
        </w:rPr>
        <w:t xml:space="preserve">Example </w:t>
      </w:r>
      <w:r w:rsidR="00171A30">
        <w:rPr>
          <w:rFonts w:ascii="Times New Roman" w:eastAsia="Times New Roman" w:hAnsi="Times New Roman" w:cs="Times New Roman"/>
          <w:b/>
          <w:bCs/>
          <w:sz w:val="20"/>
          <w:szCs w:val="20"/>
        </w:rPr>
        <w:t>9</w:t>
      </w:r>
      <w:bookmarkEnd w:id="55"/>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00B44570">
        <w:rPr>
          <w:rFonts w:ascii="Times New Roman" w:hAnsi="Times New Roman" w:cs="Times New Roman"/>
          <w:sz w:val="20"/>
          <w:szCs w:val="20"/>
        </w:rPr>
        <w:t xml:space="preserve">In this example we reconstruct the same dataset as in </w:t>
      </w:r>
      <w:r w:rsidR="00B44570" w:rsidRPr="00811515">
        <w:rPr>
          <w:rFonts w:ascii="Times New Roman" w:hAnsi="Times New Roman" w:cs="Times New Roman"/>
          <w:b/>
          <w:sz w:val="20"/>
          <w:szCs w:val="20"/>
        </w:rPr>
        <w:t xml:space="preserve">Example </w:t>
      </w:r>
      <w:r w:rsidR="00866946">
        <w:rPr>
          <w:rFonts w:ascii="Times New Roman" w:hAnsi="Times New Roman" w:cs="Times New Roman"/>
          <w:b/>
          <w:sz w:val="20"/>
          <w:szCs w:val="20"/>
        </w:rPr>
        <w:t>8</w:t>
      </w:r>
      <w:r w:rsidR="00866946">
        <w:rPr>
          <w:rFonts w:ascii="Times New Roman" w:hAnsi="Times New Roman" w:cs="Times New Roman"/>
          <w:sz w:val="20"/>
          <w:szCs w:val="20"/>
        </w:rPr>
        <w:t xml:space="preserve">. However, we </w:t>
      </w:r>
      <w:r w:rsidR="00B44570">
        <w:rPr>
          <w:rFonts w:ascii="Times New Roman" w:hAnsi="Times New Roman" w:cs="Times New Roman"/>
          <w:sz w:val="20"/>
          <w:szCs w:val="20"/>
        </w:rPr>
        <w:t>use an additive spline model</w:t>
      </w:r>
      <w:r w:rsidR="00866946">
        <w:rPr>
          <w:rFonts w:ascii="Times New Roman" w:hAnsi="Times New Roman" w:cs="Times New Roman"/>
          <w:sz w:val="20"/>
          <w:szCs w:val="20"/>
        </w:rPr>
        <w:t xml:space="preserve"> with more knots</w:t>
      </w:r>
      <w:r w:rsidR="00B44570">
        <w:rPr>
          <w:rFonts w:ascii="Times New Roman" w:hAnsi="Times New Roman" w:cs="Times New Roman"/>
          <w:sz w:val="20"/>
          <w:szCs w:val="20"/>
        </w:rPr>
        <w:t>. T</w:t>
      </w:r>
      <w:r w:rsidRPr="00591686">
        <w:rPr>
          <w:rFonts w:ascii="Times New Roman" w:hAnsi="Times New Roman" w:cs="Times New Roman"/>
          <w:sz w:val="20"/>
          <w:szCs w:val="20"/>
        </w:rPr>
        <w:t>ype the following command lines</w:t>
      </w:r>
      <w:r w:rsidR="00B44570">
        <w:rPr>
          <w:rFonts w:ascii="Times New Roman" w:hAnsi="Times New Roman" w:cs="Times New Roman"/>
          <w:sz w:val="20"/>
          <w:szCs w:val="20"/>
        </w:rPr>
        <w:t>.</w:t>
      </w:r>
    </w:p>
    <w:p w14:paraId="4737F657"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%load the data</w:t>
      </w:r>
    </w:p>
    <w:p w14:paraId="48F2377B" w14:textId="7FB35A6E" w:rsidR="00CA3635" w:rsidRPr="00591686" w:rsidRDefault="00E13F27" w:rsidP="00CA3635">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w:t>
      </w:r>
      <w:r w:rsidR="00CA3635"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CA3635"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CA3635" w:rsidRPr="00591686">
        <w:rPr>
          <w:rFonts w:ascii="Consolas" w:eastAsia="Times New Roman" w:hAnsi="Consolas" w:cs="Times New Roman"/>
          <w:sz w:val="20"/>
          <w:szCs w:val="20"/>
        </w:rPr>
        <w:t>data(</w:t>
      </w:r>
      <w:proofErr w:type="gramStart"/>
      <w:r w:rsidR="00CA3635" w:rsidRPr="00591686">
        <w:rPr>
          <w:rFonts w:ascii="Consolas" w:eastAsia="Times New Roman" w:hAnsi="Consolas" w:cs="Times New Roman"/>
          <w:sz w:val="20"/>
          <w:szCs w:val="20"/>
        </w:rPr>
        <w:t>1:100:end</w:t>
      </w:r>
      <w:proofErr w:type="gramEnd"/>
      <w:r w:rsidR="00CA3635" w:rsidRPr="00591686">
        <w:rPr>
          <w:rFonts w:ascii="Consolas" w:eastAsia="Times New Roman" w:hAnsi="Consolas" w:cs="Times New Roman"/>
          <w:sz w:val="20"/>
          <w:szCs w:val="20"/>
        </w:rPr>
        <w:t xml:space="preserve">); </w:t>
      </w:r>
      <w:r w:rsidR="00CA3635" w:rsidRPr="00591686">
        <w:rPr>
          <w:rFonts w:ascii="Consolas" w:eastAsia="Times New Roman" w:hAnsi="Consolas" w:cs="Times New Roman"/>
          <w:color w:val="008013"/>
          <w:sz w:val="20"/>
          <w:szCs w:val="20"/>
        </w:rPr>
        <w:t>% Only every 100 data points are considered</w:t>
      </w:r>
    </w:p>
    <w:p w14:paraId="0F47354A" w14:textId="0C3B9A82"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lastRenderedPageBreak/>
        <w:t>L = -2.</w:t>
      </w:r>
      <w:proofErr w:type="gramStart"/>
      <w:r w:rsidRPr="00591686">
        <w:rPr>
          <w:rFonts w:ascii="Consolas" w:eastAsia="Times New Roman" w:hAnsi="Consolas" w:cs="Times New Roman"/>
          <w:sz w:val="20"/>
          <w:szCs w:val="20"/>
        </w:rPr>
        <w:t>5;R</w:t>
      </w:r>
      <w:proofErr w:type="gramEnd"/>
      <w:r w:rsidRPr="00591686">
        <w:rPr>
          <w:rFonts w:ascii="Consolas" w:eastAsia="Times New Roman" w:hAnsi="Consolas" w:cs="Times New Roman"/>
          <w:sz w:val="20"/>
          <w:szCs w:val="20"/>
        </w:rPr>
        <w:t xml:space="preserve"> = 2.5; </w:t>
      </w:r>
      <w:r w:rsidRPr="00591686">
        <w:rPr>
          <w:rFonts w:ascii="Consolas" w:eastAsia="Times New Roman" w:hAnsi="Consolas" w:cs="Times New Roman"/>
          <w:color w:val="008013"/>
          <w:sz w:val="20"/>
          <w:szCs w:val="20"/>
        </w:rPr>
        <w:t>%Since we have a  spline  model it is better to shrink the state space</w:t>
      </w:r>
    </w:p>
    <w:p w14:paraId="39D415ED" w14:textId="77777777" w:rsidR="00CA3635" w:rsidRPr="00591686" w:rsidRDefault="00CA3635" w:rsidP="00CA3635">
      <w:pPr>
        <w:spacing w:after="0" w:line="240" w:lineRule="auto"/>
        <w:rPr>
          <w:rFonts w:ascii="Consolas" w:eastAsia="Times New Roman" w:hAnsi="Consolas" w:cs="Times New Roman"/>
          <w:sz w:val="20"/>
          <w:szCs w:val="20"/>
        </w:rPr>
      </w:pP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data&lt;L | data&gt;R) = nan;  </w:t>
      </w:r>
      <w:r w:rsidRPr="00591686">
        <w:rPr>
          <w:rFonts w:ascii="Consolas" w:eastAsia="Times New Roman" w:hAnsi="Consolas" w:cs="Times New Roman"/>
          <w:color w:val="008013"/>
          <w:sz w:val="20"/>
          <w:szCs w:val="20"/>
        </w:rPr>
        <w:t>%This is VERY important: In spline modeling if you consider a smaller range for your data then you must assign ‘nan’ to those few data points falling outside this range.</w:t>
      </w:r>
    </w:p>
    <w:p w14:paraId="1859E7DD" w14:textId="77777777" w:rsidR="00CA3635" w:rsidRPr="00591686" w:rsidRDefault="00CA3635" w:rsidP="00CA3635">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 1;</w:t>
      </w:r>
    </w:p>
    <w:p w14:paraId="4C20B6B1"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mu = 8; sigma = 1; </w:t>
      </w:r>
      <w:r w:rsidRPr="00591686">
        <w:rPr>
          <w:rFonts w:ascii="Consolas" w:eastAsia="Times New Roman" w:hAnsi="Consolas" w:cs="Times New Roman"/>
          <w:color w:val="008013"/>
          <w:sz w:val="20"/>
          <w:szCs w:val="20"/>
        </w:rPr>
        <w:t xml:space="preserve">%In spline modeling mu and sigma are numbers </w:t>
      </w:r>
    </w:p>
    <w:p w14:paraId="1E0D80FD" w14:textId="614AEC53"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result</w:t>
      </w:r>
      <w:r w:rsidR="00A153BF">
        <w:rPr>
          <w:rFonts w:ascii="Consolas" w:eastAsia="Times New Roman" w:hAnsi="Consolas" w:cs="Times New Roman"/>
          <w:sz w:val="20"/>
          <w:szCs w:val="20"/>
        </w:rPr>
        <w:t>8</w:t>
      </w:r>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euler_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nKnots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[mu sigma],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'QQ'</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'L'</w:t>
      </w:r>
      <w:r w:rsidRPr="00591686">
        <w:rPr>
          <w:rFonts w:ascii="Consolas" w:eastAsia="Times New Roman" w:hAnsi="Consolas" w:cs="Times New Roman"/>
          <w:sz w:val="20"/>
          <w:szCs w:val="20"/>
        </w:rPr>
        <w:t xml:space="preserve">, L, </w:t>
      </w:r>
      <w:r w:rsidRPr="00591686">
        <w:rPr>
          <w:rFonts w:ascii="Consolas" w:eastAsia="Times New Roman" w:hAnsi="Consolas" w:cs="Times New Roman"/>
          <w:color w:val="A709F5"/>
          <w:sz w:val="20"/>
          <w:szCs w:val="20"/>
        </w:rPr>
        <w:t>'R'</w:t>
      </w:r>
      <w:r w:rsidRPr="00591686">
        <w:rPr>
          <w:rFonts w:ascii="Consolas" w:eastAsia="Times New Roman" w:hAnsi="Consolas" w:cs="Times New Roman"/>
          <w:sz w:val="20"/>
          <w:szCs w:val="20"/>
        </w:rPr>
        <w:t xml:space="preserve">, R, </w:t>
      </w:r>
      <w:r w:rsidRPr="00591686">
        <w:rPr>
          <w:rFonts w:ascii="Consolas" w:eastAsia="Times New Roman" w:hAnsi="Consolas" w:cs="Times New Roman"/>
          <w:color w:val="0E00FF"/>
          <w:sz w:val="20"/>
          <w:szCs w:val="20"/>
        </w:rPr>
        <w:t>...</w:t>
      </w:r>
      <w:r w:rsidRPr="00591686">
        <w:rPr>
          <w:rFonts w:ascii="Consolas" w:eastAsia="Times New Roman" w:hAnsi="Consolas" w:cs="Times New Roman"/>
          <w:color w:val="008013"/>
          <w:sz w:val="20"/>
          <w:szCs w:val="20"/>
        </w:rPr>
        <w:t xml:space="preserve">, </w:t>
      </w:r>
    </w:p>
    <w:p w14:paraId="071A37D7"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lb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w:t>
      </w:r>
      <w:proofErr w:type="gramStart"/>
      <w:r w:rsidRPr="00591686">
        <w:rPr>
          <w:rFonts w:ascii="Consolas" w:eastAsia="Times New Roman" w:hAnsi="Consolas" w:cs="Times New Roman"/>
          <w:sz w:val="20"/>
          <w:szCs w:val="20"/>
        </w:rPr>
        <w:t>zeros(</w:t>
      </w:r>
      <w:proofErr w:type="gramEnd"/>
      <w:r w:rsidRPr="00591686">
        <w:rPr>
          <w:rFonts w:ascii="Consolas" w:eastAsia="Times New Roman" w:hAnsi="Consolas" w:cs="Times New Roman"/>
          <w:sz w:val="20"/>
          <w:szCs w:val="20"/>
        </w:rPr>
        <w:t xml:space="preserve">1, mu) - 10, zeros(1, sigma)+eps],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zeros(1, mu + sigma) + 10,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13DCE2FD" w14:textId="77777777" w:rsidR="00CA3635" w:rsidRPr="00591686" w:rsidRDefault="00CA3635" w:rsidP="00CA3635">
      <w:pPr>
        <w:spacing w:after="0" w:line="240" w:lineRule="auto"/>
        <w:rPr>
          <w:rFonts w:ascii="Consolas" w:eastAsia="Times New Roman" w:hAnsi="Consolas" w:cs="Times New Roman"/>
          <w:sz w:val="20"/>
          <w:szCs w:val="20"/>
        </w:rPr>
      </w:pPr>
    </w:p>
    <w:p w14:paraId="1BFCBA03" w14:textId="12590C70" w:rsidR="00CA3635" w:rsidRPr="00591686" w:rsidRDefault="00CA3635" w:rsidP="00CA3635">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legitimate_</w:t>
      </w:r>
      <w:proofErr w:type="gramStart"/>
      <w:r w:rsidRPr="00591686">
        <w:rPr>
          <w:rFonts w:ascii="Consolas" w:eastAsia="Times New Roman" w:hAnsi="Consolas" w:cs="Times New Roman"/>
          <w:sz w:val="20"/>
          <w:szCs w:val="20"/>
        </w:rPr>
        <w:t>points</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result</w:t>
      </w:r>
      <w:r w:rsidR="00CA0E81">
        <w:rPr>
          <w:rFonts w:ascii="Consolas" w:eastAsia="Times New Roman" w:hAnsi="Consolas" w:cs="Times New Roman"/>
          <w:sz w:val="20"/>
          <w:szCs w:val="20"/>
        </w:rPr>
        <w:t>9</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prev_range</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9);</w:t>
      </w:r>
    </w:p>
    <w:p w14:paraId="4978BE1C" w14:textId="7D3EE7D2"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result_her</w:t>
      </w:r>
      <w:r w:rsidR="00CA0E81">
        <w:rPr>
          <w:rFonts w:ascii="Consolas" w:eastAsia="Times New Roman" w:hAnsi="Consolas" w:cs="Times New Roman"/>
          <w:sz w:val="20"/>
          <w:szCs w:val="20"/>
        </w:rPr>
        <w:t>9</w:t>
      </w:r>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hermite_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38221AC7" w14:textId="77777777" w:rsidR="00CA3635" w:rsidRPr="00591686" w:rsidRDefault="00CA3635" w:rsidP="00CA3635">
      <w:pPr>
        <w:spacing w:after="0" w:line="240" w:lineRule="auto"/>
        <w:rPr>
          <w:rFonts w:ascii="Consolas" w:eastAsia="Times New Roman" w:hAnsi="Consolas" w:cs="Times New Roman"/>
          <w:sz w:val="20"/>
          <w:szCs w:val="20"/>
        </w:rPr>
      </w:pPr>
    </w:p>
    <w:p w14:paraId="0F6A1FA2"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mu=@(</w:t>
      </w:r>
      <w:proofErr w:type="spellStart"/>
      <w:proofErr w:type="gramStart"/>
      <w:r w:rsidRPr="00591686">
        <w:rPr>
          <w:rFonts w:ascii="Consolas" w:eastAsia="Times New Roman" w:hAnsi="Consolas" w:cs="Times New Roman"/>
          <w:sz w:val="20"/>
          <w:szCs w:val="20"/>
        </w:rPr>
        <w:t>x,par</w:t>
      </w:r>
      <w:proofErr w:type="spellEnd"/>
      <w:proofErr w:type="gramEnd"/>
      <w:r w:rsidRPr="00591686">
        <w:rPr>
          <w:rFonts w:ascii="Consolas" w:eastAsia="Times New Roman" w:hAnsi="Consolas" w:cs="Times New Roman"/>
          <w:sz w:val="20"/>
          <w:szCs w:val="20"/>
        </w:rPr>
        <w:t>)par(1).*</w:t>
      </w:r>
      <w:proofErr w:type="spellStart"/>
      <w:r w:rsidRPr="00591686">
        <w:rPr>
          <w:rFonts w:ascii="Consolas" w:eastAsia="Times New Roman" w:hAnsi="Consolas" w:cs="Times New Roman"/>
          <w:sz w:val="20"/>
          <w:szCs w:val="20"/>
        </w:rPr>
        <w:t>x;sigma</w:t>
      </w:r>
      <w:proofErr w:type="spell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x,par</w:t>
      </w:r>
      <w:proofErr w:type="spellEnd"/>
      <w:r w:rsidRPr="00591686">
        <w:rPr>
          <w:rFonts w:ascii="Consolas" w:eastAsia="Times New Roman" w:hAnsi="Consolas" w:cs="Times New Roman"/>
          <w:sz w:val="20"/>
          <w:szCs w:val="20"/>
        </w:rPr>
        <w:t xml:space="preserve">)par(2)+0.*x; </w:t>
      </w:r>
      <w:r w:rsidRPr="00591686">
        <w:rPr>
          <w:rFonts w:ascii="Consolas" w:eastAsia="Times New Roman" w:hAnsi="Consolas" w:cs="Times New Roman"/>
          <w:color w:val="008013"/>
          <w:sz w:val="20"/>
          <w:szCs w:val="20"/>
        </w:rPr>
        <w:t xml:space="preserve">%this is true model  </w:t>
      </w:r>
    </w:p>
    <w:p w14:paraId="754C4D6F" w14:textId="77777777" w:rsidR="00CA3635" w:rsidRPr="00E055AD" w:rsidRDefault="00CA3635" w:rsidP="00CA3635">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par</w:t>
      </w:r>
      <w:proofErr w:type="gramEnd"/>
      <w:r w:rsidRPr="00E055AD">
        <w:rPr>
          <w:rFonts w:ascii="Consolas" w:eastAsia="Times New Roman" w:hAnsi="Consolas" w:cs="Times New Roman"/>
          <w:sz w:val="20"/>
          <w:szCs w:val="20"/>
          <w:lang w:val="fr-FR"/>
        </w:rPr>
        <w:t>=</w:t>
      </w:r>
      <w:proofErr w:type="spellStart"/>
      <w:r w:rsidRPr="00E055AD">
        <w:rPr>
          <w:rFonts w:ascii="Consolas" w:eastAsia="Times New Roman" w:hAnsi="Consolas" w:cs="Times New Roman"/>
          <w:sz w:val="20"/>
          <w:szCs w:val="20"/>
          <w:lang w:val="fr-FR"/>
        </w:rPr>
        <w:t>zeros</w:t>
      </w:r>
      <w:proofErr w:type="spellEnd"/>
      <w:r w:rsidRPr="00E055AD">
        <w:rPr>
          <w:rFonts w:ascii="Consolas" w:eastAsia="Times New Roman" w:hAnsi="Consolas" w:cs="Times New Roman"/>
          <w:sz w:val="20"/>
          <w:szCs w:val="20"/>
          <w:lang w:val="fr-FR"/>
        </w:rPr>
        <w:t xml:space="preserve">(2,1);par(1)=-1;par(2)=1; </w:t>
      </w:r>
      <w:r w:rsidRPr="00E055AD">
        <w:rPr>
          <w:rFonts w:ascii="Consolas" w:eastAsia="Times New Roman" w:hAnsi="Consolas" w:cs="Times New Roman"/>
          <w:color w:val="008013"/>
          <w:sz w:val="20"/>
          <w:szCs w:val="20"/>
          <w:lang w:val="fr-FR"/>
        </w:rPr>
        <w:t>%</w:t>
      </w:r>
      <w:proofErr w:type="spellStart"/>
      <w:r w:rsidRPr="00E055AD">
        <w:rPr>
          <w:rFonts w:ascii="Consolas" w:eastAsia="Times New Roman" w:hAnsi="Consolas" w:cs="Times New Roman"/>
          <w:color w:val="008013"/>
          <w:sz w:val="20"/>
          <w:szCs w:val="20"/>
          <w:lang w:val="fr-FR"/>
        </w:rPr>
        <w:t>true</w:t>
      </w:r>
      <w:proofErr w:type="spellEnd"/>
      <w:r w:rsidRPr="00E055AD">
        <w:rPr>
          <w:rFonts w:ascii="Consolas" w:eastAsia="Times New Roman" w:hAnsi="Consolas" w:cs="Times New Roman"/>
          <w:color w:val="008013"/>
          <w:sz w:val="20"/>
          <w:szCs w:val="20"/>
          <w:lang w:val="fr-FR"/>
        </w:rPr>
        <w:t xml:space="preserve"> model </w:t>
      </w:r>
      <w:proofErr w:type="spellStart"/>
      <w:r w:rsidRPr="00E055AD">
        <w:rPr>
          <w:rFonts w:ascii="Consolas" w:eastAsia="Times New Roman" w:hAnsi="Consolas" w:cs="Times New Roman"/>
          <w:color w:val="008013"/>
          <w:sz w:val="20"/>
          <w:szCs w:val="20"/>
          <w:lang w:val="fr-FR"/>
        </w:rPr>
        <w:t>parameters</w:t>
      </w:r>
      <w:proofErr w:type="spellEnd"/>
    </w:p>
    <w:p w14:paraId="0B439563" w14:textId="77777777" w:rsidR="00CA3635" w:rsidRPr="00591686" w:rsidRDefault="00CA3635" w:rsidP="00CA3635">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xplot</w:t>
      </w:r>
      <w:proofErr w:type="spell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linspace</w:t>
      </w:r>
      <w:proofErr w:type="spellEnd"/>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L,R</w:t>
      </w:r>
      <w:proofErr w:type="gramEnd"/>
      <w:r w:rsidRPr="00591686">
        <w:rPr>
          <w:rFonts w:ascii="Consolas" w:eastAsia="Times New Roman" w:hAnsi="Consolas" w:cs="Times New Roman"/>
          <w:sz w:val="20"/>
          <w:szCs w:val="20"/>
        </w:rPr>
        <w:t xml:space="preserve">,2000); </w:t>
      </w:r>
      <w:r w:rsidRPr="00591686">
        <w:rPr>
          <w:rFonts w:ascii="Consolas" w:eastAsia="Times New Roman" w:hAnsi="Consolas" w:cs="Times New Roman"/>
          <w:color w:val="008013"/>
          <w:sz w:val="20"/>
          <w:szCs w:val="20"/>
        </w:rPr>
        <w:t>% a dense mesh across the considered range</w:t>
      </w:r>
    </w:p>
    <w:p w14:paraId="3AC6A665" w14:textId="715059E6" w:rsidR="00CA3635" w:rsidRPr="00591686" w:rsidRDefault="00CA3635" w:rsidP="00CA3635">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w:t>
      </w:r>
      <w:r w:rsidR="00CA0E81" w:rsidRPr="00591686">
        <w:rPr>
          <w:rFonts w:ascii="Consolas" w:eastAsia="Times New Roman" w:hAnsi="Consolas" w:cs="Times New Roman"/>
          <w:sz w:val="20"/>
          <w:szCs w:val="20"/>
        </w:rPr>
        <w:t>result</w:t>
      </w:r>
      <w:proofErr w:type="gramStart"/>
      <w:r w:rsidR="00A153BF">
        <w:rPr>
          <w:rFonts w:ascii="Consolas" w:eastAsia="Times New Roman" w:hAnsi="Consolas" w:cs="Times New Roman"/>
          <w:sz w:val="20"/>
          <w:szCs w:val="20"/>
        </w:rPr>
        <w:t>8</w:t>
      </w:r>
      <w:r w:rsidRPr="00591686">
        <w:rPr>
          <w:rFonts w:ascii="Consolas" w:eastAsia="Times New Roman" w:hAnsi="Consolas" w:cs="Times New Roman"/>
          <w:sz w:val="20"/>
          <w:szCs w:val="20"/>
        </w:rPr>
        <w:t>,xplot</w:t>
      </w:r>
      <w:proofErr w:type="gramEnd"/>
      <w:r w:rsidRPr="00591686">
        <w:rPr>
          <w:rFonts w:ascii="Consolas" w:eastAsia="Times New Roman" w:hAnsi="Consolas" w:cs="Times New Roman"/>
          <w:sz w:val="20"/>
          <w:szCs w:val="20"/>
        </w:rPr>
        <w:t>,mu(</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),sigma(</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 Euler &amp; true models </w:t>
      </w:r>
    </w:p>
    <w:p w14:paraId="71EA49B4" w14:textId="3295BB13" w:rsidR="00CA3635" w:rsidRPr="00591686" w:rsidRDefault="00CA3635" w:rsidP="00CA3635">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plot_results(result_</w:t>
      </w:r>
      <w:r w:rsidR="00CA0E81" w:rsidRPr="00591686">
        <w:rPr>
          <w:rFonts w:ascii="Consolas" w:eastAsia="Times New Roman" w:hAnsi="Consolas" w:cs="Times New Roman"/>
          <w:sz w:val="20"/>
          <w:szCs w:val="20"/>
        </w:rPr>
        <w:t>her</w:t>
      </w:r>
      <w:proofErr w:type="gramStart"/>
      <w:r w:rsidR="00A153BF">
        <w:rPr>
          <w:rFonts w:ascii="Consolas" w:eastAsia="Times New Roman" w:hAnsi="Consolas" w:cs="Times New Roman"/>
          <w:sz w:val="20"/>
          <w:szCs w:val="20"/>
        </w:rPr>
        <w:t>8</w:t>
      </w:r>
      <w:r w:rsidRPr="00591686">
        <w:rPr>
          <w:rFonts w:ascii="Consolas" w:eastAsia="Times New Roman" w:hAnsi="Consolas" w:cs="Times New Roman"/>
          <w:sz w:val="20"/>
          <w:szCs w:val="20"/>
        </w:rPr>
        <w:t>,xplot</w:t>
      </w:r>
      <w:proofErr w:type="gramEnd"/>
      <w:r w:rsidRPr="00591686">
        <w:rPr>
          <w:rFonts w:ascii="Consolas" w:eastAsia="Times New Roman" w:hAnsi="Consolas" w:cs="Times New Roman"/>
          <w:sz w:val="20"/>
          <w:szCs w:val="20"/>
        </w:rPr>
        <w:t>,mu(xplot,par),sigma(xplot,par));</w:t>
      </w:r>
      <w:r w:rsidRPr="00591686">
        <w:rPr>
          <w:rFonts w:ascii="Consolas" w:eastAsia="Times New Roman" w:hAnsi="Consolas" w:cs="Times New Roman"/>
          <w:color w:val="008013"/>
          <w:sz w:val="20"/>
          <w:szCs w:val="20"/>
        </w:rPr>
        <w:t>%Hermite &amp; true models</w:t>
      </w:r>
    </w:p>
    <w:p w14:paraId="72DAC1C7" w14:textId="35369EBF" w:rsidR="007D019A" w:rsidRDefault="005C7DB7" w:rsidP="004770E4">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b/>
          <w:sz w:val="20"/>
          <w:szCs w:val="20"/>
        </w:rPr>
        <w:fldChar w:fldCharType="begin"/>
      </w:r>
      <w:r w:rsidRPr="00591686">
        <w:rPr>
          <w:rFonts w:ascii="Times New Roman" w:hAnsi="Times New Roman" w:cs="Times New Roman"/>
          <w:color w:val="0D0D0D"/>
          <w:sz w:val="20"/>
          <w:szCs w:val="20"/>
          <w:shd w:val="clear" w:color="auto" w:fill="FFFFFF"/>
        </w:rPr>
        <w:instrText xml:space="preserve"> REF Figure8 \h </w:instrText>
      </w:r>
      <w:r w:rsidRPr="00591686">
        <w:rPr>
          <w:rFonts w:ascii="Times New Roman" w:hAnsi="Times New Roman" w:cs="Times New Roman"/>
          <w:b/>
          <w:sz w:val="20"/>
          <w:szCs w:val="20"/>
        </w:rPr>
      </w:r>
      <w:r w:rsidRPr="00591686">
        <w:rPr>
          <w:rFonts w:ascii="Times New Roman" w:hAnsi="Times New Roman" w:cs="Times New Roman"/>
          <w:b/>
          <w:sz w:val="20"/>
          <w:szCs w:val="20"/>
        </w:rPr>
        <w:fldChar w:fldCharType="separate"/>
      </w:r>
      <w:r w:rsidRPr="00591686">
        <w:rPr>
          <w:rFonts w:ascii="Times New Roman" w:hAnsi="Times New Roman" w:cs="Times New Roman"/>
          <w:b/>
          <w:sz w:val="18"/>
          <w:szCs w:val="18"/>
        </w:rPr>
        <w:t xml:space="preserve">Figure </w:t>
      </w:r>
      <w:r w:rsidRPr="00591686">
        <w:rPr>
          <w:rFonts w:ascii="Times New Roman" w:hAnsi="Times New Roman" w:cs="Times New Roman"/>
          <w:b/>
          <w:sz w:val="20"/>
          <w:szCs w:val="20"/>
        </w:rPr>
        <w:fldChar w:fldCharType="end"/>
      </w:r>
      <w:r w:rsidR="00F76677">
        <w:rPr>
          <w:rFonts w:ascii="Times New Roman" w:hAnsi="Times New Roman" w:cs="Times New Roman"/>
          <w:b/>
          <w:sz w:val="20"/>
          <w:szCs w:val="20"/>
        </w:rPr>
        <w:t>6</w:t>
      </w:r>
      <w:r w:rsidRPr="00591686">
        <w:rPr>
          <w:rFonts w:ascii="Times New Roman" w:hAnsi="Times New Roman" w:cs="Times New Roman"/>
          <w:b/>
          <w:sz w:val="20"/>
          <w:szCs w:val="20"/>
        </w:rPr>
        <w:t xml:space="preserve"> </w:t>
      </w:r>
      <w:r w:rsidR="00CA3635" w:rsidRPr="00591686">
        <w:rPr>
          <w:rFonts w:ascii="Times New Roman" w:hAnsi="Times New Roman" w:cs="Times New Roman"/>
          <w:color w:val="0D0D0D"/>
          <w:sz w:val="20"/>
          <w:szCs w:val="20"/>
          <w:shd w:val="clear" w:color="auto" w:fill="FFFFFF"/>
        </w:rPr>
        <w:t xml:space="preserve">illustrates the outcomes of Euler, </w:t>
      </w:r>
      <w:proofErr w:type="spellStart"/>
      <w:r w:rsidR="00CA3635" w:rsidRPr="00591686">
        <w:rPr>
          <w:rFonts w:ascii="Times New Roman" w:hAnsi="Times New Roman" w:cs="Times New Roman"/>
          <w:color w:val="0D0D0D"/>
          <w:sz w:val="20"/>
          <w:szCs w:val="20"/>
          <w:shd w:val="clear" w:color="auto" w:fill="FFFFFF"/>
        </w:rPr>
        <w:t>Hermite</w:t>
      </w:r>
      <w:proofErr w:type="spellEnd"/>
      <w:r w:rsidR="00CA3635" w:rsidRPr="00591686">
        <w:rPr>
          <w:rFonts w:ascii="Times New Roman" w:hAnsi="Times New Roman" w:cs="Times New Roman"/>
          <w:color w:val="0D0D0D"/>
          <w:sz w:val="20"/>
          <w:szCs w:val="20"/>
          <w:shd w:val="clear" w:color="auto" w:fill="FFFFFF"/>
        </w:rPr>
        <w:t xml:space="preserve"> and true models. </w:t>
      </w:r>
      <w:r w:rsidR="00F406F0" w:rsidRPr="00591686">
        <w:rPr>
          <w:rFonts w:ascii="Times New Roman" w:hAnsi="Times New Roman" w:cs="Times New Roman"/>
          <w:color w:val="0D0D0D"/>
          <w:sz w:val="20"/>
          <w:szCs w:val="20"/>
          <w:shd w:val="clear" w:color="auto" w:fill="FFFFFF"/>
        </w:rPr>
        <w:t>In this additive model, the</w:t>
      </w:r>
      <w:r w:rsidR="00CA3635" w:rsidRPr="00591686">
        <w:rPr>
          <w:rFonts w:ascii="Times New Roman" w:hAnsi="Times New Roman" w:cs="Times New Roman"/>
          <w:color w:val="0D0D0D"/>
          <w:sz w:val="20"/>
          <w:szCs w:val="20"/>
          <w:shd w:val="clear" w:color="auto" w:fill="FFFFFF"/>
        </w:rPr>
        <w:t xml:space="preserve"> </w:t>
      </w:r>
      <w:proofErr w:type="spellStart"/>
      <w:r w:rsidR="00CA3635" w:rsidRPr="00591686">
        <w:rPr>
          <w:rFonts w:ascii="Times New Roman" w:hAnsi="Times New Roman" w:cs="Times New Roman"/>
          <w:color w:val="0D0D0D"/>
          <w:sz w:val="20"/>
          <w:szCs w:val="20"/>
          <w:shd w:val="clear" w:color="auto" w:fill="FFFFFF"/>
        </w:rPr>
        <w:t>Hermite</w:t>
      </w:r>
      <w:proofErr w:type="spellEnd"/>
      <w:r w:rsidR="00F406F0" w:rsidRPr="00591686">
        <w:rPr>
          <w:rFonts w:ascii="Times New Roman" w:hAnsi="Times New Roman" w:cs="Times New Roman"/>
          <w:color w:val="0D0D0D"/>
          <w:sz w:val="20"/>
          <w:szCs w:val="20"/>
          <w:shd w:val="clear" w:color="auto" w:fill="FFFFFF"/>
        </w:rPr>
        <w:t xml:space="preserve"> objective value (</w:t>
      </w:r>
      <w:r w:rsidR="00CA3635" w:rsidRPr="00591686">
        <w:rPr>
          <w:rFonts w:ascii="Consolas" w:hAnsi="Consolas" w:cs="Times New Roman"/>
          <w:sz w:val="20"/>
          <w:szCs w:val="20"/>
        </w:rPr>
        <w:t>9918.9198</w:t>
      </w:r>
      <w:r w:rsidR="00F406F0" w:rsidRPr="00591686">
        <w:rPr>
          <w:rFonts w:ascii="Times New Roman" w:hAnsi="Times New Roman" w:cs="Times New Roman"/>
          <w:color w:val="0D0D0D"/>
          <w:sz w:val="20"/>
          <w:szCs w:val="20"/>
          <w:shd w:val="clear" w:color="auto" w:fill="FFFFFF"/>
        </w:rPr>
        <w:t>) is higher than</w:t>
      </w:r>
      <w:r w:rsidR="00836C7B" w:rsidRPr="00591686">
        <w:rPr>
          <w:rFonts w:ascii="Times New Roman" w:hAnsi="Times New Roman" w:cs="Times New Roman"/>
          <w:color w:val="0D0D0D"/>
          <w:sz w:val="20"/>
          <w:szCs w:val="20"/>
          <w:shd w:val="clear" w:color="auto" w:fill="FFFFFF"/>
        </w:rPr>
        <w:t xml:space="preserve"> that in</w:t>
      </w:r>
      <w:r w:rsidR="00F406F0" w:rsidRPr="00591686">
        <w:rPr>
          <w:rFonts w:ascii="Times New Roman" w:hAnsi="Times New Roman" w:cs="Times New Roman"/>
          <w:color w:val="0D0D0D"/>
          <w:sz w:val="20"/>
          <w:szCs w:val="20"/>
          <w:shd w:val="clear" w:color="auto" w:fill="FFFFFF"/>
        </w:rPr>
        <w:t xml:space="preserve"> the multiplicative model in </w:t>
      </w:r>
      <w:r w:rsidR="00017118">
        <w:rPr>
          <w:rFonts w:ascii="Times New Roman" w:hAnsi="Times New Roman" w:cs="Times New Roman"/>
          <w:color w:val="0D0D0D"/>
          <w:sz w:val="20"/>
          <w:szCs w:val="20"/>
          <w:shd w:val="clear" w:color="auto" w:fill="FFFFFF"/>
        </w:rPr>
        <w:fldChar w:fldCharType="begin"/>
      </w:r>
      <w:r w:rsidR="00017118">
        <w:rPr>
          <w:rFonts w:ascii="Times New Roman" w:hAnsi="Times New Roman" w:cs="Times New Roman"/>
          <w:color w:val="0D0D0D"/>
          <w:sz w:val="20"/>
          <w:szCs w:val="20"/>
          <w:shd w:val="clear" w:color="auto" w:fill="FFFFFF"/>
        </w:rPr>
        <w:instrText xml:space="preserve"> REF Example8 \h </w:instrText>
      </w:r>
      <w:r w:rsidR="00017118">
        <w:rPr>
          <w:rFonts w:ascii="Times New Roman" w:hAnsi="Times New Roman" w:cs="Times New Roman"/>
          <w:color w:val="0D0D0D"/>
          <w:sz w:val="20"/>
          <w:szCs w:val="20"/>
          <w:shd w:val="clear" w:color="auto" w:fill="FFFFFF"/>
        </w:rPr>
      </w:r>
      <w:r w:rsidR="00017118">
        <w:rPr>
          <w:rFonts w:ascii="Times New Roman" w:hAnsi="Times New Roman" w:cs="Times New Roman"/>
          <w:color w:val="0D0D0D"/>
          <w:sz w:val="20"/>
          <w:szCs w:val="20"/>
          <w:shd w:val="clear" w:color="auto" w:fill="FFFFFF"/>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8</w:t>
      </w:r>
      <w:r w:rsidR="00017118">
        <w:rPr>
          <w:rFonts w:ascii="Times New Roman" w:hAnsi="Times New Roman" w:cs="Times New Roman"/>
          <w:color w:val="0D0D0D"/>
          <w:sz w:val="20"/>
          <w:szCs w:val="20"/>
          <w:shd w:val="clear" w:color="auto" w:fill="FFFFFF"/>
        </w:rPr>
        <w:fldChar w:fldCharType="end"/>
      </w:r>
      <w:r w:rsidR="00017118">
        <w:rPr>
          <w:rFonts w:ascii="Times New Roman" w:hAnsi="Times New Roman" w:cs="Times New Roman"/>
          <w:color w:val="0D0D0D"/>
          <w:sz w:val="20"/>
          <w:szCs w:val="20"/>
          <w:shd w:val="clear" w:color="auto" w:fill="FFFFFF"/>
        </w:rPr>
        <w:t xml:space="preserve"> </w:t>
      </w:r>
      <w:r w:rsidR="00F406F0" w:rsidRPr="00591686">
        <w:rPr>
          <w:rFonts w:ascii="Times New Roman" w:hAnsi="Times New Roman" w:cs="Times New Roman"/>
          <w:color w:val="0D0D0D"/>
          <w:sz w:val="20"/>
          <w:szCs w:val="20"/>
          <w:shd w:val="clear" w:color="auto" w:fill="FFFFFF"/>
        </w:rPr>
        <w:t>(</w:t>
      </w:r>
      <w:r w:rsidR="00CA3635" w:rsidRPr="00591686">
        <w:rPr>
          <w:rFonts w:ascii="Consolas" w:hAnsi="Consolas" w:cs="Times New Roman"/>
          <w:sz w:val="20"/>
          <w:szCs w:val="20"/>
        </w:rPr>
        <w:t>9913.6229</w:t>
      </w:r>
      <w:r w:rsidR="00F406F0" w:rsidRPr="00591686">
        <w:rPr>
          <w:rFonts w:ascii="Times New Roman" w:hAnsi="Times New Roman" w:cs="Times New Roman"/>
          <w:color w:val="0D0D0D"/>
          <w:sz w:val="20"/>
          <w:szCs w:val="20"/>
          <w:shd w:val="clear" w:color="auto" w:fill="FFFFFF"/>
        </w:rPr>
        <w:t xml:space="preserve">) which means that the multiplicative model is a better fit. However, it was </w:t>
      </w:r>
      <w:r w:rsidR="00CA3635" w:rsidRPr="00591686">
        <w:rPr>
          <w:rFonts w:ascii="Times New Roman" w:hAnsi="Times New Roman" w:cs="Times New Roman"/>
          <w:color w:val="0D0D0D"/>
          <w:sz w:val="20"/>
          <w:szCs w:val="20"/>
          <w:shd w:val="clear" w:color="auto" w:fill="FFFFFF"/>
        </w:rPr>
        <w:t>much faster</w:t>
      </w:r>
      <w:r w:rsidR="00F406F0" w:rsidRPr="00591686">
        <w:rPr>
          <w:rFonts w:ascii="Times New Roman" w:hAnsi="Times New Roman" w:cs="Times New Roman"/>
          <w:color w:val="0D0D0D"/>
          <w:sz w:val="20"/>
          <w:szCs w:val="20"/>
          <w:shd w:val="clear" w:color="auto" w:fill="FFFFFF"/>
        </w:rPr>
        <w:t xml:space="preserve"> for the package to</w:t>
      </w:r>
      <w:r w:rsidR="00CF4291" w:rsidRPr="00591686">
        <w:rPr>
          <w:rFonts w:ascii="Times New Roman" w:hAnsi="Times New Roman" w:cs="Times New Roman"/>
          <w:color w:val="0D0D0D"/>
          <w:sz w:val="20"/>
          <w:szCs w:val="20"/>
          <w:shd w:val="clear" w:color="auto" w:fill="FFFFFF"/>
        </w:rPr>
        <w:t xml:space="preserve"> handle this example</w:t>
      </w:r>
      <w:r w:rsidR="00684539" w:rsidRPr="00591686">
        <w:rPr>
          <w:rFonts w:ascii="Times New Roman" w:hAnsi="Times New Roman" w:cs="Times New Roman"/>
          <w:color w:val="0D0D0D"/>
          <w:sz w:val="20"/>
          <w:szCs w:val="20"/>
          <w:shd w:val="clear" w:color="auto" w:fill="FFFFFF"/>
        </w:rPr>
        <w:t xml:space="preserve"> since this model has less parameters</w:t>
      </w:r>
      <w:r w:rsidR="00CF4291" w:rsidRPr="00591686">
        <w:rPr>
          <w:rFonts w:ascii="Times New Roman" w:hAnsi="Times New Roman" w:cs="Times New Roman"/>
          <w:color w:val="0D0D0D"/>
          <w:sz w:val="20"/>
          <w:szCs w:val="20"/>
          <w:shd w:val="clear" w:color="auto" w:fill="FFFFFF"/>
        </w:rPr>
        <w:t>.</w:t>
      </w:r>
      <w:r w:rsidR="00684539" w:rsidRPr="00591686">
        <w:rPr>
          <w:rFonts w:ascii="Times New Roman" w:hAnsi="Times New Roman" w:cs="Times New Roman"/>
          <w:color w:val="0D0D0D"/>
          <w:sz w:val="20"/>
          <w:szCs w:val="20"/>
          <w:shd w:val="clear" w:color="auto" w:fill="FFFFFF"/>
        </w:rPr>
        <w:t xml:space="preserve"> </w:t>
      </w:r>
      <w:r w:rsidR="008928A6" w:rsidRPr="00591686">
        <w:rPr>
          <w:rFonts w:ascii="Times New Roman" w:hAnsi="Times New Roman" w:cs="Times New Roman"/>
          <w:color w:val="0D0D0D"/>
          <w:sz w:val="20"/>
          <w:szCs w:val="20"/>
          <w:shd w:val="clear" w:color="auto" w:fill="FFFFFF"/>
        </w:rPr>
        <w:t xml:space="preserve"> </w:t>
      </w:r>
      <w:r w:rsidR="00CA3635" w:rsidRPr="00591686">
        <w:rPr>
          <w:rFonts w:ascii="Times New Roman" w:hAnsi="Times New Roman" w:cs="Times New Roman"/>
          <w:color w:val="0D0D0D"/>
          <w:sz w:val="20"/>
          <w:szCs w:val="20"/>
          <w:shd w:val="clear" w:color="auto" w:fill="FFFFFF"/>
        </w:rPr>
        <w:t xml:space="preserve"> </w:t>
      </w:r>
    </w:p>
    <w:p w14:paraId="037764A0" w14:textId="6FBC09AF" w:rsidR="00D8275D" w:rsidRDefault="008A7CF2" w:rsidP="004770E4">
      <w:pPr>
        <w:jc w:val="both"/>
        <w:rPr>
          <w:rFonts w:ascii="Times New Roman" w:hAnsi="Times New Roman" w:cs="Times New Roman"/>
          <w:color w:val="0D0D0D"/>
          <w:sz w:val="20"/>
          <w:szCs w:val="20"/>
          <w:shd w:val="clear" w:color="auto" w:fill="FFFFFF"/>
        </w:rPr>
      </w:pPr>
      <w:r>
        <w:rPr>
          <w:rFonts w:ascii="Times New Roman" w:hAnsi="Times New Roman" w:cs="Times New Roman"/>
          <w:noProof/>
          <w:color w:val="0D0D0D"/>
          <w:sz w:val="20"/>
          <w:szCs w:val="20"/>
        </w:rPr>
        <mc:AlternateContent>
          <mc:Choice Requires="wpg">
            <w:drawing>
              <wp:anchor distT="0" distB="0" distL="114300" distR="114300" simplePos="0" relativeHeight="251682816" behindDoc="0" locked="0" layoutInCell="1" allowOverlap="1" wp14:anchorId="1BCC659B" wp14:editId="64A63AC0">
                <wp:simplePos x="0" y="0"/>
                <wp:positionH relativeFrom="column">
                  <wp:posOffset>-131445</wp:posOffset>
                </wp:positionH>
                <wp:positionV relativeFrom="paragraph">
                  <wp:posOffset>92710</wp:posOffset>
                </wp:positionV>
                <wp:extent cx="6464300" cy="2463800"/>
                <wp:effectExtent l="0" t="0" r="0" b="0"/>
                <wp:wrapThrough wrapText="bothSides">
                  <wp:wrapPolygon edited="0">
                    <wp:start x="3119" y="167"/>
                    <wp:lineTo x="1528" y="1336"/>
                    <wp:lineTo x="509" y="2338"/>
                    <wp:lineTo x="509" y="6680"/>
                    <wp:lineTo x="1082" y="8518"/>
                    <wp:lineTo x="1337" y="8518"/>
                    <wp:lineTo x="1337" y="9520"/>
                    <wp:lineTo x="7511" y="11190"/>
                    <wp:lineTo x="1209" y="11190"/>
                    <wp:lineTo x="318" y="12359"/>
                    <wp:lineTo x="318" y="18872"/>
                    <wp:lineTo x="1464" y="19206"/>
                    <wp:lineTo x="2164" y="19206"/>
                    <wp:lineTo x="2101" y="19874"/>
                    <wp:lineTo x="5220" y="21210"/>
                    <wp:lineTo x="16486" y="21210"/>
                    <wp:lineTo x="18014" y="20876"/>
                    <wp:lineTo x="20751" y="19874"/>
                    <wp:lineTo x="20688" y="11691"/>
                    <wp:lineTo x="20178" y="11524"/>
                    <wp:lineTo x="15532" y="11190"/>
                    <wp:lineTo x="20688" y="9854"/>
                    <wp:lineTo x="20624" y="1169"/>
                    <wp:lineTo x="17250" y="501"/>
                    <wp:lineTo x="7511" y="167"/>
                    <wp:lineTo x="3119" y="167"/>
                  </wp:wrapPolygon>
                </wp:wrapThrough>
                <wp:docPr id="15" name="Group 15"/>
                <wp:cNvGraphicFramePr/>
                <a:graphic xmlns:a="http://schemas.openxmlformats.org/drawingml/2006/main">
                  <a:graphicData uri="http://schemas.microsoft.com/office/word/2010/wordprocessingGroup">
                    <wpg:wgp>
                      <wpg:cNvGrpSpPr/>
                      <wpg:grpSpPr>
                        <a:xfrm>
                          <a:off x="0" y="0"/>
                          <a:ext cx="6464300" cy="2463800"/>
                          <a:chOff x="0" y="0"/>
                          <a:chExt cx="6464300" cy="2463800"/>
                        </a:xfrm>
                      </wpg:grpSpPr>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009900" y="19050"/>
                            <a:ext cx="3454400" cy="2413000"/>
                          </a:xfrm>
                          <a:prstGeom prst="rect">
                            <a:avLst/>
                          </a:prstGeom>
                          <a:noFill/>
                          <a:ln>
                            <a:noFill/>
                          </a:ln>
                        </pic:spPr>
                      </pic:pic>
                      <pic:pic xmlns:pic="http://schemas.openxmlformats.org/drawingml/2006/picture">
                        <pic:nvPicPr>
                          <pic:cNvPr id="13" name="Picture 1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6145" cy="2463800"/>
                          </a:xfrm>
                          <a:prstGeom prst="rect">
                            <a:avLst/>
                          </a:prstGeom>
                          <a:noFill/>
                          <a:ln>
                            <a:noFill/>
                          </a:ln>
                        </pic:spPr>
                      </pic:pic>
                    </wpg:wgp>
                  </a:graphicData>
                </a:graphic>
              </wp:anchor>
            </w:drawing>
          </mc:Choice>
          <mc:Fallback>
            <w:pict>
              <v:group w14:anchorId="2F5A2FB7" id="Group 15" o:spid="_x0000_s1026" style="position:absolute;margin-left:-10.35pt;margin-top:7.3pt;width:509pt;height:194pt;z-index:251682816" coordsize="64643,246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">
                <v:shape id="Picture 14" o:spid="_x0000_s1027" type="#_x0000_t75" style="position:absolute;left:30099;top:190;width:34544;height:2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">
                  <v:imagedata r:id="rId29" o:title=""/>
                  <v:path arrowok="t"/>
                </v:shape>
                <v:shape id="Picture 13" o:spid="_x0000_s1028" type="#_x0000_t75" style="position:absolute;width:34461;height:2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">
                  <v:imagedata r:id="rId30" o:title=""/>
                  <v:path arrowok="t"/>
                </v:shape>
                <w10:wrap type="through"/>
              </v:group>
            </w:pict>
          </mc:Fallback>
        </mc:AlternateContent>
      </w:r>
    </w:p>
    <w:p w14:paraId="32967CA0" w14:textId="5A9965C0" w:rsidR="00D8275D" w:rsidRDefault="00D8275D" w:rsidP="004770E4">
      <w:pPr>
        <w:jc w:val="both"/>
        <w:rPr>
          <w:rFonts w:ascii="Times New Roman" w:hAnsi="Times New Roman" w:cs="Times New Roman"/>
          <w:color w:val="0D0D0D"/>
          <w:sz w:val="20"/>
          <w:szCs w:val="20"/>
          <w:shd w:val="clear" w:color="auto" w:fill="FFFFFF"/>
        </w:rPr>
      </w:pPr>
    </w:p>
    <w:p w14:paraId="4DF5F9C4" w14:textId="7BC878DC" w:rsidR="00CD47C0" w:rsidRPr="00591686" w:rsidRDefault="00CD47C0" w:rsidP="00CD47C0">
      <w:pPr>
        <w:spacing w:after="360"/>
        <w:jc w:val="both"/>
        <w:rPr>
          <w:rFonts w:ascii="Times New Roman" w:eastAsia="Times New Roman" w:hAnsi="Times New Roman" w:cs="Times New Roman"/>
          <w:b/>
          <w:bCs/>
          <w:i/>
          <w:iCs/>
          <w:color w:val="0070C0"/>
        </w:rPr>
      </w:pPr>
      <w:bookmarkStart w:id="56" w:name="Figure5"/>
      <w:r w:rsidRPr="00591686">
        <w:rPr>
          <w:rFonts w:ascii="Times New Roman" w:hAnsi="Times New Roman" w:cs="Times New Roman"/>
          <w:b/>
          <w:sz w:val="18"/>
          <w:szCs w:val="18"/>
        </w:rPr>
        <w:t xml:space="preserve">Figure </w:t>
      </w:r>
      <w:bookmarkEnd w:id="56"/>
      <w:r w:rsidR="008A7CF2">
        <w:rPr>
          <w:rFonts w:ascii="Times New Roman" w:hAnsi="Times New Roman" w:cs="Times New Roman"/>
          <w:b/>
          <w:sz w:val="18"/>
          <w:szCs w:val="18"/>
        </w:rPr>
        <w:t>6</w:t>
      </w:r>
      <w:r w:rsidRPr="00591686">
        <w:rPr>
          <w:rFonts w:ascii="Times New Roman" w:hAnsi="Times New Roman" w:cs="Times New Roman"/>
          <w:b/>
          <w:sz w:val="18"/>
          <w:szCs w:val="18"/>
        </w:rPr>
        <w:t xml:space="preserve">. Illustration of Euler and </w:t>
      </w:r>
      <w:proofErr w:type="spellStart"/>
      <w:r w:rsidRPr="00591686">
        <w:rPr>
          <w:rFonts w:ascii="Times New Roman" w:hAnsi="Times New Roman" w:cs="Times New Roman"/>
          <w:b/>
          <w:sz w:val="18"/>
          <w:szCs w:val="18"/>
        </w:rPr>
        <w:t>Hermite</w:t>
      </w:r>
      <w:proofErr w:type="spellEnd"/>
      <w:r w:rsidRPr="00591686">
        <w:rPr>
          <w:rFonts w:ascii="Times New Roman" w:hAnsi="Times New Roman" w:cs="Times New Roman"/>
          <w:b/>
          <w:sz w:val="18"/>
          <w:szCs w:val="18"/>
        </w:rPr>
        <w:t xml:space="preserve"> additive reconstructions applied to a low-resolution simulated dataset generated by a linear model</w:t>
      </w:r>
      <w:r w:rsidRPr="00591686">
        <w:rPr>
          <w:rFonts w:ascii="Times New Roman" w:hAnsi="Times New Roman" w:cs="Times New Roman"/>
          <w:bCs/>
          <w:sz w:val="18"/>
          <w:szCs w:val="18"/>
        </w:rPr>
        <w:t xml:space="preserve">. The left panel depicts the true model alongside the Euler reconstructed model, while the right panel depicts the true model alongside the </w:t>
      </w:r>
      <w:proofErr w:type="spellStart"/>
      <w:r w:rsidRPr="00591686">
        <w:rPr>
          <w:rFonts w:ascii="Times New Roman" w:hAnsi="Times New Roman" w:cs="Times New Roman"/>
          <w:bCs/>
          <w:sz w:val="18"/>
          <w:szCs w:val="18"/>
        </w:rPr>
        <w:t>Hermite</w:t>
      </w:r>
      <w:proofErr w:type="spellEnd"/>
      <w:r w:rsidRPr="00591686">
        <w:rPr>
          <w:rFonts w:ascii="Times New Roman" w:hAnsi="Times New Roman" w:cs="Times New Roman"/>
          <w:bCs/>
          <w:sz w:val="18"/>
          <w:szCs w:val="18"/>
        </w:rPr>
        <w:t xml:space="preserve"> reconstructed model. The data are simulated from the OU model </w:t>
      </w:r>
      <m:oMath>
        <m:r>
          <w:rPr>
            <w:rFonts w:ascii="Cambria Math" w:hAnsi="Cambria Math" w:cs="Times New Roman"/>
            <w:sz w:val="20"/>
            <w:szCs w:val="20"/>
          </w:rPr>
          <m:t>dx=μx dt+σdW</m:t>
        </m:r>
      </m:oMath>
      <w:r w:rsidRPr="00591686">
        <w:rPr>
          <w:rFonts w:ascii="Times New Roman" w:hAnsi="Times New Roman" w:cs="Times New Roman"/>
          <w:sz w:val="20"/>
          <w:szCs w:val="20"/>
        </w:rPr>
        <w:t xml:space="preserve"> 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Pr="00591686">
        <w:rPr>
          <w:rFonts w:ascii="Times New Roman" w:eastAsiaTheme="minorEastAsia" w:hAnsi="Times New Roman" w:cs="Times New Roman"/>
          <w:sz w:val="20"/>
          <w:szCs w:val="20"/>
        </w:rPr>
        <w:t xml:space="preserve">. The original dataset has the time step of </w:t>
      </w:r>
      <w:proofErr w:type="spellStart"/>
      <w:r w:rsidRPr="00591686">
        <w:rPr>
          <w:rFonts w:ascii="Consolas" w:eastAsia="Times New Roman" w:hAnsi="Consolas" w:cs="Calibri"/>
          <w:sz w:val="20"/>
          <w:szCs w:val="20"/>
        </w:rPr>
        <w:t>dt</w:t>
      </w:r>
      <w:proofErr w:type="spellEnd"/>
      <w:r w:rsidRPr="00591686">
        <w:rPr>
          <w:rFonts w:ascii="Consolas" w:eastAsia="Times New Roman" w:hAnsi="Consolas" w:cs="Calibri"/>
          <w:sz w:val="20"/>
          <w:szCs w:val="20"/>
        </w:rPr>
        <w:t>=0.01</w:t>
      </w:r>
      <w:r w:rsidRPr="00591686">
        <w:rPr>
          <w:rFonts w:ascii="Times New Roman" w:eastAsiaTheme="minorEastAsia" w:hAnsi="Times New Roman" w:cs="Times New Roman"/>
          <w:sz w:val="20"/>
          <w:szCs w:val="20"/>
        </w:rPr>
        <w:t xml:space="preserve"> and contains </w:t>
      </w:r>
      <w:r w:rsidRPr="00591686">
        <w:rPr>
          <w:rFonts w:ascii="Consolas" w:eastAsia="Times New Roman" w:hAnsi="Consolas" w:cs="Calibri"/>
          <w:sz w:val="20"/>
          <w:szCs w:val="20"/>
        </w:rPr>
        <w:t>T=10</w:t>
      </w:r>
      <w:r w:rsidRPr="00591686">
        <w:rPr>
          <w:rFonts w:ascii="Consolas" w:eastAsia="Times New Roman" w:hAnsi="Consolas" w:cs="Calibri"/>
          <w:sz w:val="20"/>
          <w:szCs w:val="20"/>
          <w:vertAlign w:val="superscript"/>
        </w:rPr>
        <w:t>6</w:t>
      </w:r>
      <w:r w:rsidRPr="00591686">
        <w:rPr>
          <w:rFonts w:ascii="Times New Roman" w:eastAsiaTheme="minorEastAsia" w:hAnsi="Times New Roman" w:cs="Times New Roman"/>
          <w:sz w:val="20"/>
          <w:szCs w:val="20"/>
        </w:rPr>
        <w:t xml:space="preserve"> data points. However, we select every</w:t>
      </w:r>
      <w:r w:rsidRPr="00591686">
        <w:rPr>
          <w:rFonts w:ascii="Times New Roman" w:hAnsi="Times New Roman" w:cs="Times New Roman"/>
          <w:sz w:val="20"/>
          <w:szCs w:val="20"/>
        </w:rPr>
        <w:t xml:space="preserve"> 100</w:t>
      </w:r>
      <w:r w:rsidRPr="00591686">
        <w:rPr>
          <w:rFonts w:ascii="Times New Roman" w:hAnsi="Times New Roman" w:cs="Times New Roman"/>
          <w:sz w:val="20"/>
          <w:szCs w:val="20"/>
          <w:vertAlign w:val="superscript"/>
        </w:rPr>
        <w:t>th</w:t>
      </w:r>
      <w:r w:rsidRPr="00591686">
        <w:rPr>
          <w:rFonts w:ascii="Times New Roman" w:hAnsi="Times New Roman" w:cs="Times New Roman"/>
          <w:b/>
          <w:bCs/>
          <w:sz w:val="24"/>
          <w:szCs w:val="24"/>
          <w:vertAlign w:val="superscript"/>
        </w:rPr>
        <w:t xml:space="preserve"> </w:t>
      </w:r>
      <w:r w:rsidRPr="00591686">
        <w:rPr>
          <w:rFonts w:ascii="Times New Roman" w:hAnsi="Times New Roman" w:cs="Times New Roman"/>
          <w:sz w:val="20"/>
          <w:szCs w:val="20"/>
        </w:rPr>
        <w:t xml:space="preserve">data point, resulting in an extremely low-resolution dataset with a time step of </w:t>
      </w:r>
      <w:proofErr w:type="spellStart"/>
      <w:r w:rsidRPr="00591686">
        <w:rPr>
          <w:rFonts w:ascii="Consolas" w:eastAsia="Times New Roman" w:hAnsi="Consolas" w:cs="Calibri"/>
          <w:sz w:val="20"/>
          <w:szCs w:val="20"/>
        </w:rPr>
        <w:t>dt</w:t>
      </w:r>
      <w:proofErr w:type="spellEnd"/>
      <w:r w:rsidRPr="00591686">
        <w:rPr>
          <w:rFonts w:ascii="Consolas" w:eastAsia="Times New Roman" w:hAnsi="Consolas" w:cs="Calibri"/>
          <w:sz w:val="20"/>
          <w:szCs w:val="20"/>
        </w:rPr>
        <w:t>=1</w:t>
      </w:r>
      <w:r w:rsidRPr="00591686">
        <w:rPr>
          <w:rFonts w:ascii="Times New Roman" w:eastAsiaTheme="minorEastAsia" w:hAnsi="Times New Roman" w:cs="Times New Roman"/>
          <w:sz w:val="20"/>
          <w:szCs w:val="20"/>
        </w:rPr>
        <w:t xml:space="preserve"> and </w:t>
      </w:r>
      <w:r w:rsidRPr="00591686">
        <w:rPr>
          <w:rFonts w:ascii="Consolas" w:eastAsia="Times New Roman" w:hAnsi="Consolas" w:cs="Calibri"/>
          <w:sz w:val="20"/>
          <w:szCs w:val="20"/>
        </w:rPr>
        <w:t>T=10</w:t>
      </w:r>
      <w:r w:rsidRPr="00591686">
        <w:rPr>
          <w:rFonts w:ascii="Consolas" w:eastAsia="Times New Roman" w:hAnsi="Consolas" w:cs="Calibri"/>
          <w:sz w:val="20"/>
          <w:szCs w:val="20"/>
          <w:vertAlign w:val="superscript"/>
        </w:rPr>
        <w:t xml:space="preserve">4 </w:t>
      </w:r>
      <w:r w:rsidRPr="00591686">
        <w:rPr>
          <w:rFonts w:ascii="Times New Roman" w:hAnsi="Times New Roman" w:cs="Times New Roman"/>
          <w:color w:val="0D0D0D"/>
          <w:sz w:val="20"/>
          <w:szCs w:val="20"/>
          <w:shd w:val="clear" w:color="auto" w:fill="FFFFFF"/>
        </w:rPr>
        <w:t>data points.</w:t>
      </w:r>
    </w:p>
    <w:p w14:paraId="29131C69" w14:textId="3500101B" w:rsidR="00BF57EE" w:rsidRPr="00591686" w:rsidRDefault="00BF57EE" w:rsidP="00BF57EE">
      <w:pPr>
        <w:pStyle w:val="Heading2"/>
        <w:spacing w:after="160"/>
        <w:ind w:left="345" w:hanging="158"/>
        <w:rPr>
          <w:b/>
          <w:bCs/>
          <w:sz w:val="20"/>
          <w:szCs w:val="20"/>
        </w:rPr>
      </w:pPr>
      <w:bookmarkStart w:id="57" w:name="Subsection113"/>
      <w:r w:rsidRPr="00591686">
        <w:rPr>
          <w:b/>
          <w:bCs/>
          <w:sz w:val="20"/>
          <w:szCs w:val="20"/>
        </w:rPr>
        <w:lastRenderedPageBreak/>
        <w:t>Reconstructing a dataset simulated from a nonlinear model</w:t>
      </w:r>
    </w:p>
    <w:bookmarkEnd w:id="57"/>
    <w:p w14:paraId="26460AA4" w14:textId="2A50941F" w:rsidR="00300B48" w:rsidRPr="00591686" w:rsidRDefault="00300B48" w:rsidP="004770E4">
      <w:pPr>
        <w:jc w:val="both"/>
        <w:rPr>
          <w:rFonts w:ascii="Times New Roman" w:hAnsi="Times New Roman" w:cs="Times New Roman"/>
          <w:sz w:val="20"/>
          <w:szCs w:val="20"/>
        </w:rPr>
      </w:pPr>
      <w:r w:rsidRPr="00591686">
        <w:rPr>
          <w:rFonts w:ascii="Times New Roman" w:hAnsi="Times New Roman" w:cs="Times New Roman"/>
          <w:sz w:val="20"/>
          <w:szCs w:val="20"/>
        </w:rPr>
        <w:t xml:space="preserve">Here, we apply </w:t>
      </w:r>
      <w:proofErr w:type="spellStart"/>
      <w:r w:rsidRPr="00591686">
        <w:rPr>
          <w:rFonts w:ascii="Times New Roman" w:hAnsi="Times New Roman" w:cs="Times New Roman"/>
          <w:sz w:val="20"/>
          <w:szCs w:val="20"/>
        </w:rPr>
        <w:t>Hermite</w:t>
      </w:r>
      <w:proofErr w:type="spellEnd"/>
      <w:r w:rsidRPr="00591686">
        <w:rPr>
          <w:rFonts w:ascii="Times New Roman" w:hAnsi="Times New Roman" w:cs="Times New Roman"/>
          <w:sz w:val="20"/>
          <w:szCs w:val="20"/>
        </w:rPr>
        <w:t xml:space="preserve"> reconstruction to the following nonlinear model which is a stochastic version of the overgrazed model of May</w:t>
      </w:r>
      <w:r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&lt;EndNote&gt;&lt;Cite&gt;&lt;Author&gt;May&lt;/Author&gt;&lt;Year&gt;1977&lt;/Year&gt;&lt;RecNum&gt;67&lt;/RecNum&gt;&lt;DisplayText&gt;(May 1977)&lt;/DisplayText&gt;&lt;record&gt;&lt;rec-number&gt;67&lt;/rec-number&gt;&lt;foreign-keys&gt;&lt;key app="EN" db-id="sadv2x5z6w0asfefwau5e0ah92xsaz9p5fz9" timestamp="1711220644"&gt;67&lt;/key&gt;&lt;/foreign-keys&gt;&lt;ref-type name="Journal Article"&gt;17&lt;/ref-type&gt;&lt;contributors&gt;&lt;authors&gt;&lt;author&gt;May, Robert M&lt;/author&gt;&lt;/authors&gt;&lt;/contributors&gt;&lt;titles&gt;&lt;title&gt;Thresholds and breakpoints in ecosystems with a multiplicity of stable states&lt;/title&gt;&lt;secondary-title&gt;Nature&lt;/secondary-title&gt;&lt;/titles&gt;&lt;periodical&gt;&lt;full-title&gt;Nature&lt;/full-title&gt;&lt;/periodical&gt;&lt;pages&gt;471-477&lt;/pages&gt;&lt;volume&gt;269&lt;/volume&gt;&lt;number&gt;5628&lt;/number&gt;&lt;dates&gt;&lt;year&gt;1977&lt;/year&gt;&lt;/dates&gt;&lt;isbn&gt;0028-0836&lt;/isbn&gt;&lt;urls&gt;&lt;/urls&gt;&lt;/record&gt;&lt;/Cite&gt;&lt;/EndNote&gt;</w:instrText>
      </w:r>
      <w:r w:rsidRPr="00591686">
        <w:rPr>
          <w:rFonts w:ascii="Times New Roman" w:hAnsi="Times New Roman" w:cs="Times New Roman"/>
          <w:sz w:val="20"/>
          <w:szCs w:val="20"/>
        </w:rPr>
        <w:fldChar w:fldCharType="separate"/>
      </w:r>
      <w:r w:rsidRPr="00591686">
        <w:rPr>
          <w:rFonts w:ascii="Times New Roman" w:hAnsi="Times New Roman" w:cs="Times New Roman"/>
          <w:noProof/>
          <w:sz w:val="20"/>
          <w:szCs w:val="20"/>
        </w:rPr>
        <w:t>(May 1977)</w:t>
      </w:r>
      <w:r w:rsidRPr="00591686">
        <w:rPr>
          <w:rFonts w:ascii="Times New Roman" w:hAnsi="Times New Roman" w:cs="Times New Roman"/>
          <w:sz w:val="20"/>
          <w:szCs w:val="20"/>
        </w:rPr>
        <w:fldChar w:fldCharType="end"/>
      </w:r>
      <w:r w:rsidRPr="00591686">
        <w:rPr>
          <w:rFonts w:ascii="Times New Roman" w:hAnsi="Times New Roman" w:cs="Times New Roman"/>
          <w:sz w:val="20"/>
          <w:szCs w:val="20"/>
        </w:rPr>
        <w:t xml:space="preserve"> </w:t>
      </w:r>
    </w:p>
    <w:p w14:paraId="3A6F3252" w14:textId="77777777" w:rsidR="00300B48" w:rsidRPr="00591686" w:rsidRDefault="00300B48" w:rsidP="00300B48">
      <w:pPr>
        <w:rPr>
          <w:rFonts w:ascii="Times New Roman" w:hAnsi="Times New Roman" w:cs="Times New Roman"/>
          <w:sz w:val="20"/>
          <w:szCs w:val="20"/>
        </w:rPr>
      </w:pPr>
      <m:oMathPara>
        <m:oMath>
          <m:r>
            <w:rPr>
              <w:rFonts w:ascii="Cambria Math" w:hAnsi="Cambria Math" w:cs="Times New Roman"/>
              <w:sz w:val="20"/>
              <w:szCs w:val="20"/>
            </w:rPr>
            <m:t>dx</m:t>
          </m:r>
          <m:r>
            <w:rPr>
              <w:rFonts w:ascii="Cambria Math" w:eastAsiaTheme="minorEastAsia" w:hAnsi="Cambria Math" w:cs="Times New Roman"/>
              <w:sz w:val="20"/>
              <w:szCs w:val="20"/>
            </w:rPr>
            <m:t xml:space="preserve">= </m:t>
          </m:r>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rx</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1-</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x</m:t>
                      </m:r>
                    </m:num>
                    <m:den>
                      <m:r>
                        <w:rPr>
                          <w:rFonts w:ascii="Cambria Math" w:eastAsiaTheme="minorEastAsia" w:hAnsi="Cambria Math" w:cs="Times New Roman"/>
                          <w:sz w:val="20"/>
                          <w:szCs w:val="20"/>
                        </w:rPr>
                        <m:t>K</m:t>
                      </m:r>
                    </m:den>
                  </m:f>
                </m:e>
              </m:d>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γ</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num>
                <m:den>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2</m:t>
                      </m:r>
                    </m:sup>
                  </m:sSup>
                </m:den>
              </m:f>
            </m:e>
          </m:d>
          <m:r>
            <w:rPr>
              <w:rFonts w:ascii="Cambria Math" w:eastAsiaTheme="minorEastAsia" w:hAnsi="Cambria Math" w:cs="Times New Roman"/>
              <w:sz w:val="20"/>
              <w:szCs w:val="20"/>
            </w:rPr>
            <m:t>dt+σ dW,</m:t>
          </m:r>
        </m:oMath>
      </m:oMathPara>
    </w:p>
    <w:p w14:paraId="00A6602B" w14:textId="05822F19" w:rsidR="006B20BD" w:rsidRPr="00591686" w:rsidRDefault="00300B48" w:rsidP="004770E4">
      <w:pPr>
        <w:jc w:val="both"/>
        <w:rPr>
          <w:rFonts w:ascii="Times New Roman" w:hAnsi="Times New Roman" w:cs="Times New Roman"/>
          <w:sz w:val="20"/>
          <w:szCs w:val="20"/>
        </w:rPr>
      </w:pPr>
      <w:r w:rsidRPr="00591686">
        <w:rPr>
          <w:rFonts w:ascii="Times New Roman" w:hAnsi="Times New Roman" w:cs="Times New Roman"/>
          <w:sz w:val="20"/>
          <w:szCs w:val="20"/>
        </w:rPr>
        <w:t xml:space="preserve">where the model parameters are </w:t>
      </w:r>
      <m:oMath>
        <m:r>
          <w:rPr>
            <w:rFonts w:ascii="Cambria Math" w:hAnsi="Cambria Math" w:cs="Times New Roman"/>
            <w:sz w:val="20"/>
            <w:szCs w:val="20"/>
          </w:rPr>
          <m:t>r=1.01,K=10,</m:t>
        </m:r>
        <m:r>
          <w:rPr>
            <w:rFonts w:ascii="Cambria Math" w:eastAsiaTheme="minorEastAsia" w:hAnsi="Cambria Math" w:cs="Times New Roman"/>
            <w:sz w:val="20"/>
            <w:szCs w:val="20"/>
          </w:rPr>
          <m:t>γ=2.75, a=1.6</m:t>
        </m:r>
      </m:oMath>
      <w:r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σ=0.4</m:t>
        </m:r>
      </m:oMath>
      <w:r w:rsidRPr="00591686">
        <w:rPr>
          <w:rFonts w:ascii="Times New Roman" w:eastAsiaTheme="minorEastAsia" w:hAnsi="Times New Roman" w:cs="Times New Roman"/>
          <w:sz w:val="20"/>
          <w:szCs w:val="20"/>
        </w:rPr>
        <w:t xml:space="preserve">. We have simulated a dataset containing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3*10</m:t>
            </m:r>
          </m:e>
          <m:sup>
            <m:r>
              <w:rPr>
                <w:rFonts w:ascii="Cambria Math" w:eastAsiaTheme="minorEastAsia" w:hAnsi="Cambria Math" w:cs="Times New Roman"/>
                <w:sz w:val="20"/>
                <w:szCs w:val="20"/>
              </w:rPr>
              <m:t>5</m:t>
            </m:r>
          </m:sup>
        </m:sSup>
      </m:oMath>
      <w:r w:rsidRPr="00591686">
        <w:rPr>
          <w:rFonts w:ascii="Times New Roman" w:eastAsiaTheme="minorEastAsia" w:hAnsi="Times New Roman" w:cs="Times New Roman"/>
          <w:sz w:val="20"/>
          <w:szCs w:val="20"/>
        </w:rPr>
        <w:t xml:space="preserve"> data points with time step </w:t>
      </w:r>
      <m:oMath>
        <m:r>
          <w:rPr>
            <w:rFonts w:ascii="Cambria Math" w:eastAsiaTheme="minorEastAsia" w:hAnsi="Cambria Math" w:cs="Times New Roman"/>
            <w:sz w:val="20"/>
            <w:szCs w:val="20"/>
          </w:rPr>
          <m:t>dt=0.01</m:t>
        </m:r>
      </m:oMath>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We consider estimating the parameters of this model by rarifying this data set by considering every 300</w:t>
      </w:r>
      <w:r w:rsidRPr="00591686">
        <w:rPr>
          <w:rFonts w:ascii="Times New Roman" w:hAnsi="Times New Roman" w:cs="Times New Roman"/>
          <w:sz w:val="20"/>
          <w:szCs w:val="20"/>
          <w:vertAlign w:val="superscript"/>
        </w:rPr>
        <w:t>th</w:t>
      </w:r>
      <w:r w:rsidRPr="00591686">
        <w:rPr>
          <w:rFonts w:ascii="Times New Roman" w:hAnsi="Times New Roman" w:cs="Times New Roman"/>
          <w:sz w:val="20"/>
          <w:szCs w:val="20"/>
        </w:rPr>
        <w:t xml:space="preserve"> data points</w:t>
      </w:r>
      <w:r w:rsidR="00D903AD" w:rsidRPr="00591686">
        <w:rPr>
          <w:rFonts w:ascii="Times New Roman" w:hAnsi="Times New Roman" w:cs="Times New Roman"/>
          <w:sz w:val="20"/>
          <w:szCs w:val="20"/>
        </w:rPr>
        <w:t xml:space="preserve"> to get a sparse sample with time step </w:t>
      </w:r>
      <m:oMath>
        <m:r>
          <w:rPr>
            <w:rFonts w:ascii="Cambria Math" w:eastAsiaTheme="minorEastAsia" w:hAnsi="Cambria Math" w:cs="Times New Roman"/>
            <w:sz w:val="20"/>
            <w:szCs w:val="20"/>
          </w:rPr>
          <m:t>dt=3</m:t>
        </m:r>
      </m:oMath>
      <w:r w:rsidR="00D903AD" w:rsidRPr="00591686">
        <w:rPr>
          <w:rFonts w:ascii="Times New Roman" w:eastAsiaTheme="minorEastAsia" w:hAnsi="Times New Roman" w:cs="Times New Roman"/>
          <w:sz w:val="20"/>
          <w:szCs w:val="20"/>
        </w:rPr>
        <w:t xml:space="preserve"> and</w:t>
      </w:r>
      <w:r w:rsidR="00F7179B" w:rsidRPr="00591686">
        <w:rPr>
          <w:rFonts w:ascii="Times New Roman" w:eastAsiaTheme="minorEastAsia" w:hAnsi="Times New Roman" w:cs="Times New Roman"/>
          <w:sz w:val="20"/>
          <w:szCs w:val="20"/>
        </w:rPr>
        <w:t xml:space="preserve"> only</w:t>
      </w:r>
      <w:r w:rsidR="00D903AD" w:rsidRPr="00591686">
        <w:rPr>
          <w:rFonts w:ascii="Times New Roman" w:eastAsiaTheme="minorEastAsia" w:hAnsi="Times New Roman" w:cs="Times New Roman"/>
          <w:sz w:val="20"/>
          <w:szCs w:val="20"/>
        </w:rPr>
        <w:t xml:space="preserve"> 1000 data points</w:t>
      </w:r>
      <w:r w:rsidRPr="00591686">
        <w:rPr>
          <w:rFonts w:ascii="Times New Roman" w:hAnsi="Times New Roman" w:cs="Times New Roman"/>
          <w:sz w:val="20"/>
          <w:szCs w:val="20"/>
        </w:rPr>
        <w:t>.</w:t>
      </w:r>
      <w:r w:rsidR="00D903AD" w:rsidRPr="00591686">
        <w:rPr>
          <w:rFonts w:ascii="Times New Roman" w:hAnsi="Times New Roman" w:cs="Times New Roman"/>
          <w:sz w:val="20"/>
          <w:szCs w:val="20"/>
        </w:rPr>
        <w:t xml:space="preserve"> </w:t>
      </w:r>
      <w:r w:rsidR="006B20BD" w:rsidRPr="00591686">
        <w:rPr>
          <w:rFonts w:ascii="Times New Roman" w:hAnsi="Times New Roman" w:cs="Times New Roman"/>
          <w:sz w:val="20"/>
          <w:szCs w:val="20"/>
        </w:rPr>
        <w:t>Let’s first check the resolution of this dataset</w:t>
      </w:r>
      <w:r w:rsidR="004C4B6F" w:rsidRPr="00591686">
        <w:rPr>
          <w:rFonts w:ascii="Times New Roman" w:hAnsi="Times New Roman" w:cs="Times New Roman"/>
          <w:sz w:val="20"/>
          <w:szCs w:val="20"/>
        </w:rPr>
        <w:t xml:space="preserve"> via its relaxation time</w:t>
      </w:r>
      <w:r w:rsidR="006B20BD" w:rsidRPr="00591686">
        <w:rPr>
          <w:rFonts w:ascii="Times New Roman" w:hAnsi="Times New Roman" w:cs="Times New Roman"/>
          <w:sz w:val="20"/>
          <w:szCs w:val="20"/>
        </w:rPr>
        <w:t>. Type the following commands</w:t>
      </w:r>
    </w:p>
    <w:p w14:paraId="16E200F1" w14:textId="77777777" w:rsidR="006B20BD" w:rsidRPr="00591686" w:rsidRDefault="006B20BD" w:rsidP="006B20BD">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%load the data</w:t>
      </w:r>
    </w:p>
    <w:p w14:paraId="774ADCCA" w14:textId="77777777" w:rsidR="006B20BD" w:rsidRPr="00591686" w:rsidRDefault="006B20BD" w:rsidP="006B20BD">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data=data(</w:t>
      </w:r>
      <w:proofErr w:type="gramStart"/>
      <w:r w:rsidRPr="00591686">
        <w:rPr>
          <w:rFonts w:ascii="Consolas" w:eastAsia="Times New Roman" w:hAnsi="Consolas" w:cs="Times New Roman"/>
          <w:sz w:val="20"/>
          <w:szCs w:val="20"/>
        </w:rPr>
        <w:t>1:300:end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%We consider every 300-th data point</w:t>
      </w:r>
    </w:p>
    <w:p w14:paraId="4359A436" w14:textId="7ACD15F7" w:rsidR="006B20BD" w:rsidRPr="00591686" w:rsidRDefault="006B20BD" w:rsidP="006B20BD">
      <w:pPr>
        <w:spacing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RelaxationTime</w:t>
      </w:r>
      <w:proofErr w:type="spellEnd"/>
      <w:r w:rsidRPr="00591686">
        <w:rPr>
          <w:rFonts w:ascii="Consolas" w:eastAsia="Times New Roman" w:hAnsi="Consolas" w:cs="Times New Roman"/>
          <w:sz w:val="20"/>
          <w:szCs w:val="20"/>
        </w:rPr>
        <w:t>(data)</w:t>
      </w:r>
    </w:p>
    <w:p w14:paraId="28D08CCF" w14:textId="00C08251" w:rsidR="006B20BD" w:rsidRPr="00591686" w:rsidRDefault="006B20BD" w:rsidP="006B20BD">
      <w:pPr>
        <w:spacing w:line="240" w:lineRule="auto"/>
        <w:rPr>
          <w:rFonts w:ascii="Times New Roman" w:hAnsi="Times New Roman" w:cs="Times New Roman"/>
          <w:sz w:val="20"/>
          <w:szCs w:val="20"/>
        </w:rPr>
      </w:pPr>
      <w:r w:rsidRPr="00591686">
        <w:rPr>
          <w:rFonts w:ascii="Times New Roman" w:hAnsi="Times New Roman" w:cs="Times New Roman"/>
          <w:sz w:val="20"/>
          <w:szCs w:val="20"/>
        </w:rPr>
        <w:t>and you get</w:t>
      </w:r>
    </w:p>
    <w:p w14:paraId="7FBD3730" w14:textId="1953B389" w:rsidR="004C4B6F" w:rsidRPr="00591686" w:rsidRDefault="006B20BD" w:rsidP="004C4B6F">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12.7959 (unit of data)</w:t>
      </w:r>
      <w:r w:rsidR="00531EF1">
        <w:rPr>
          <w:rFonts w:ascii="Consolas" w:eastAsia="Times New Roman" w:hAnsi="Consolas" w:cs="Times New Roman"/>
          <w:sz w:val="20"/>
          <w:szCs w:val="20"/>
        </w:rPr>
        <w:t xml:space="preserve"> </w:t>
      </w:r>
    </w:p>
    <w:p w14:paraId="0723D3FC" w14:textId="3B8D355F" w:rsidR="00300B48" w:rsidRPr="00591686" w:rsidRDefault="004C4B6F" w:rsidP="00676A8E">
      <w:pPr>
        <w:spacing w:line="240" w:lineRule="auto"/>
        <w:rPr>
          <w:rFonts w:ascii="Times New Roman" w:eastAsia="Times New Roman" w:hAnsi="Times New Roman" w:cs="Times New Roman"/>
          <w:b/>
          <w:bCs/>
          <w:i/>
          <w:iCs/>
          <w:color w:val="000000" w:themeColor="text1"/>
          <w:sz w:val="24"/>
          <w:szCs w:val="24"/>
        </w:rPr>
      </w:pPr>
      <w:r w:rsidRPr="00591686">
        <w:rPr>
          <w:rFonts w:ascii="Times New Roman" w:hAnsi="Times New Roman" w:cs="Times New Roman"/>
          <w:sz w:val="20"/>
          <w:szCs w:val="20"/>
        </w:rPr>
        <w:t xml:space="preserve">which puts this rarified dataset in the category of low-resolution. We recall that a dataset with relaxation time in the interval [1 </w:t>
      </w:r>
      <w:r w:rsidR="00D25F82">
        <w:rPr>
          <w:rFonts w:ascii="Times New Roman" w:hAnsi="Times New Roman" w:cs="Times New Roman"/>
          <w:sz w:val="20"/>
          <w:szCs w:val="20"/>
        </w:rPr>
        <w:t>10</w:t>
      </w:r>
      <w:r w:rsidRPr="00591686">
        <w:rPr>
          <w:rFonts w:ascii="Times New Roman" w:hAnsi="Times New Roman" w:cs="Times New Roman"/>
          <w:sz w:val="20"/>
          <w:szCs w:val="20"/>
        </w:rPr>
        <w:t xml:space="preserve">0] is considered low-resolution (see </w:t>
      </w:r>
      <w:r w:rsidRPr="000F6920">
        <w:rPr>
          <w:rFonts w:ascii="Times New Roman" w:hAnsi="Times New Roman" w:cs="Times New Roman"/>
          <w:sz w:val="20"/>
          <w:szCs w:val="20"/>
        </w:rPr>
        <w:t>s</w:t>
      </w:r>
      <w:r w:rsidR="00EC62AC" w:rsidRPr="000F6920">
        <w:rPr>
          <w:rFonts w:ascii="Times New Roman" w:hAnsi="Times New Roman" w:cs="Times New Roman"/>
          <w:sz w:val="20"/>
          <w:szCs w:val="20"/>
        </w:rPr>
        <w:t>ubs</w:t>
      </w:r>
      <w:r w:rsidRPr="000F6920">
        <w:rPr>
          <w:rFonts w:ascii="Times New Roman" w:hAnsi="Times New Roman" w:cs="Times New Roman"/>
          <w:sz w:val="20"/>
          <w:szCs w:val="20"/>
        </w:rPr>
        <w:t>ection</w:t>
      </w:r>
      <w:r w:rsidRPr="00591686">
        <w:rPr>
          <w:rFonts w:ascii="Consolas" w:hAnsi="Consolas" w:cs="Times New Roman"/>
          <w:sz w:val="20"/>
          <w:szCs w:val="20"/>
        </w:rPr>
        <w:t xml:space="preserve"> </w:t>
      </w:r>
      <w:r w:rsidR="00EC62AC" w:rsidRPr="00591686">
        <w:rPr>
          <w:rFonts w:ascii="Consolas" w:hAnsi="Consolas" w:cs="Times New Roman"/>
          <w:sz w:val="20"/>
          <w:szCs w:val="20"/>
        </w:rPr>
        <w:fldChar w:fldCharType="begin"/>
      </w:r>
      <w:r w:rsidR="00EC62AC" w:rsidRPr="00591686">
        <w:rPr>
          <w:rFonts w:ascii="Consolas" w:hAnsi="Consolas" w:cs="Times New Roman"/>
          <w:sz w:val="20"/>
          <w:szCs w:val="20"/>
        </w:rPr>
        <w:instrText xml:space="preserve"> REF _Ref162787882 \r \h </w:instrText>
      </w:r>
      <w:r w:rsidR="00EC62AC" w:rsidRPr="00591686">
        <w:rPr>
          <w:rFonts w:ascii="Consolas" w:hAnsi="Consolas" w:cs="Times New Roman"/>
          <w:sz w:val="20"/>
          <w:szCs w:val="20"/>
        </w:rPr>
      </w:r>
      <w:r w:rsidR="00EC62AC" w:rsidRPr="00591686">
        <w:rPr>
          <w:rFonts w:ascii="Consolas" w:hAnsi="Consolas" w:cs="Times New Roman"/>
          <w:sz w:val="20"/>
          <w:szCs w:val="20"/>
        </w:rPr>
        <w:fldChar w:fldCharType="separate"/>
      </w:r>
      <w:r w:rsidR="00EC62AC" w:rsidRPr="00591686">
        <w:rPr>
          <w:rFonts w:ascii="Consolas" w:hAnsi="Consolas" w:cs="Times New Roman"/>
          <w:sz w:val="20"/>
          <w:szCs w:val="20"/>
        </w:rPr>
        <w:t>6.3</w:t>
      </w:r>
      <w:r w:rsidR="00EC62AC" w:rsidRPr="00591686">
        <w:rPr>
          <w:rFonts w:ascii="Consolas" w:hAnsi="Consolas" w:cs="Times New Roman"/>
          <w:sz w:val="20"/>
          <w:szCs w:val="20"/>
        </w:rPr>
        <w:fldChar w:fldCharType="end"/>
      </w:r>
      <w:r w:rsidRPr="00591686">
        <w:rPr>
          <w:rFonts w:ascii="Times New Roman" w:hAnsi="Times New Roman" w:cs="Times New Roman"/>
          <w:sz w:val="20"/>
          <w:szCs w:val="20"/>
        </w:rPr>
        <w:t xml:space="preserve"> for more details). </w:t>
      </w:r>
      <w:r w:rsidR="00300B48" w:rsidRPr="00591686">
        <w:rPr>
          <w:rFonts w:ascii="Times New Roman" w:hAnsi="Times New Roman" w:cs="Times New Roman"/>
          <w:sz w:val="20"/>
          <w:szCs w:val="20"/>
        </w:rPr>
        <w:t xml:space="preserve">  </w:t>
      </w:r>
    </w:p>
    <w:p w14:paraId="4939CDA1" w14:textId="44780B33" w:rsidR="00FF4993" w:rsidRPr="00591686" w:rsidRDefault="004770E4" w:rsidP="00811515">
      <w:pPr>
        <w:spacing w:after="120" w:line="240" w:lineRule="auto"/>
        <w:rPr>
          <w:rFonts w:ascii="Times New Roman" w:hAnsi="Times New Roman" w:cs="Times New Roman"/>
          <w:sz w:val="20"/>
          <w:szCs w:val="20"/>
        </w:rPr>
      </w:pPr>
      <w:bookmarkStart w:id="58" w:name="Example19"/>
      <w:bookmarkStart w:id="59" w:name="Example10"/>
      <w:r w:rsidRPr="00591686">
        <w:rPr>
          <w:rFonts w:ascii="Times New Roman" w:eastAsia="Times New Roman" w:hAnsi="Times New Roman" w:cs="Times New Roman"/>
          <w:b/>
          <w:bCs/>
          <w:sz w:val="20"/>
          <w:szCs w:val="20"/>
        </w:rPr>
        <w:t>Example 1</w:t>
      </w:r>
      <w:r w:rsidR="00171A30">
        <w:rPr>
          <w:rFonts w:ascii="Times New Roman" w:eastAsia="Times New Roman" w:hAnsi="Times New Roman" w:cs="Times New Roman"/>
          <w:b/>
          <w:bCs/>
          <w:sz w:val="20"/>
          <w:szCs w:val="20"/>
        </w:rPr>
        <w:t>0</w:t>
      </w:r>
      <w:bookmarkEnd w:id="58"/>
      <w:bookmarkEnd w:id="59"/>
      <w:r w:rsidRPr="00591686">
        <w:rPr>
          <w:rFonts w:ascii="Times New Roman" w:eastAsia="Times New Roman" w:hAnsi="Times New Roman" w:cs="Times New Roman"/>
          <w:b/>
          <w:bCs/>
        </w:rPr>
        <w:t>.</w:t>
      </w:r>
      <w:r w:rsidR="00FF4993" w:rsidRPr="00591686">
        <w:rPr>
          <w:rFonts w:ascii="Times New Roman" w:eastAsia="Times New Roman" w:hAnsi="Times New Roman" w:cs="Times New Roman"/>
          <w:b/>
          <w:bCs/>
        </w:rPr>
        <w:t xml:space="preserve"> </w:t>
      </w:r>
      <w:r w:rsidR="00FF4993" w:rsidRPr="00591686">
        <w:rPr>
          <w:rFonts w:ascii="Times New Roman" w:hAnsi="Times New Roman" w:cs="Times New Roman"/>
          <w:sz w:val="20"/>
          <w:szCs w:val="20"/>
        </w:rPr>
        <w:t xml:space="preserve">Here, we try to fit a parametric model to this dataset. If we try a model with drift term </w:t>
      </w:r>
      <w:r w:rsidR="00FF4993" w:rsidRPr="00591686">
        <w:rPr>
          <w:rFonts w:ascii="Consolas" w:eastAsia="Times New Roman" w:hAnsi="Consolas" w:cs="Calibri"/>
          <w:sz w:val="20"/>
          <w:szCs w:val="20"/>
        </w:rPr>
        <w:t>mu = @(</w:t>
      </w:r>
      <w:proofErr w:type="spellStart"/>
      <w:proofErr w:type="gramStart"/>
      <w:r w:rsidR="00FF4993" w:rsidRPr="00591686">
        <w:rPr>
          <w:rFonts w:ascii="Consolas" w:eastAsia="Times New Roman" w:hAnsi="Consolas" w:cs="Calibri"/>
          <w:sz w:val="20"/>
          <w:szCs w:val="20"/>
        </w:rPr>
        <w:t>x,par</w:t>
      </w:r>
      <w:proofErr w:type="spellEnd"/>
      <w:proofErr w:type="gramEnd"/>
      <w:r w:rsidR="00FF4993" w:rsidRPr="00591686">
        <w:rPr>
          <w:rFonts w:ascii="Consolas" w:eastAsia="Times New Roman" w:hAnsi="Consolas" w:cs="Calibri"/>
          <w:sz w:val="20"/>
          <w:szCs w:val="20"/>
        </w:rPr>
        <w:t>)par(1).*x.*(1-x./par(2))-par(3).*x.^2./(x.^2+par(4).^2)</w:t>
      </w:r>
      <w:r w:rsidR="000405FE">
        <w:rPr>
          <w:rFonts w:ascii="Consolas" w:eastAsia="Times New Roman" w:hAnsi="Consolas" w:cs="Calibri"/>
          <w:sz w:val="20"/>
          <w:szCs w:val="20"/>
        </w:rPr>
        <w:t xml:space="preserve"> and diffusion term </w:t>
      </w:r>
      <w:r w:rsidR="000405FE" w:rsidRPr="00591686">
        <w:rPr>
          <w:rFonts w:ascii="Consolas" w:eastAsia="Times New Roman" w:hAnsi="Consolas" w:cs="Times New Roman"/>
          <w:sz w:val="20"/>
          <w:szCs w:val="20"/>
        </w:rPr>
        <w:t>sigma</w:t>
      </w:r>
      <w:r w:rsidR="000405FE">
        <w:rPr>
          <w:rFonts w:ascii="Consolas" w:eastAsia="Times New Roman" w:hAnsi="Consolas" w:cs="Times New Roman"/>
          <w:sz w:val="20"/>
          <w:szCs w:val="20"/>
        </w:rPr>
        <w:t xml:space="preserve"> </w:t>
      </w:r>
      <w:r w:rsidR="000405FE" w:rsidRPr="00591686">
        <w:rPr>
          <w:rFonts w:ascii="Consolas" w:eastAsia="Times New Roman" w:hAnsi="Consolas" w:cs="Times New Roman"/>
          <w:sz w:val="20"/>
          <w:szCs w:val="20"/>
        </w:rPr>
        <w:t>=</w:t>
      </w:r>
      <w:r w:rsidR="000405FE">
        <w:rPr>
          <w:rFonts w:ascii="Consolas" w:eastAsia="Times New Roman" w:hAnsi="Consolas" w:cs="Times New Roman"/>
          <w:sz w:val="20"/>
          <w:szCs w:val="20"/>
        </w:rPr>
        <w:t xml:space="preserve"> @(</w:t>
      </w:r>
      <w:proofErr w:type="spellStart"/>
      <w:r w:rsidR="000405FE">
        <w:rPr>
          <w:rFonts w:ascii="Consolas" w:eastAsia="Times New Roman" w:hAnsi="Consolas" w:cs="Times New Roman"/>
          <w:sz w:val="20"/>
          <w:szCs w:val="20"/>
        </w:rPr>
        <w:t>x,par</w:t>
      </w:r>
      <w:proofErr w:type="spellEnd"/>
      <w:r w:rsidR="000405FE">
        <w:rPr>
          <w:rFonts w:ascii="Consolas" w:eastAsia="Times New Roman" w:hAnsi="Consolas" w:cs="Times New Roman"/>
          <w:sz w:val="20"/>
          <w:szCs w:val="20"/>
        </w:rPr>
        <w:t xml:space="preserve">)par(5) </w:t>
      </w:r>
      <w:r w:rsidR="00FF4993" w:rsidRPr="00591686">
        <w:rPr>
          <w:rFonts w:ascii="Times New Roman" w:hAnsi="Times New Roman" w:cs="Times New Roman"/>
          <w:sz w:val="20"/>
          <w:szCs w:val="20"/>
        </w:rPr>
        <w:t xml:space="preserve">then </w:t>
      </w:r>
      <w:proofErr w:type="spellStart"/>
      <w:r w:rsidR="00FF4993" w:rsidRPr="00591686">
        <w:rPr>
          <w:rFonts w:ascii="Times New Roman" w:hAnsi="Times New Roman" w:cs="Times New Roman"/>
          <w:sz w:val="20"/>
          <w:szCs w:val="20"/>
        </w:rPr>
        <w:t>Hermite</w:t>
      </w:r>
      <w:proofErr w:type="spellEnd"/>
      <w:r w:rsidR="00FF4993" w:rsidRPr="00591686">
        <w:rPr>
          <w:rFonts w:ascii="Times New Roman" w:hAnsi="Times New Roman" w:cs="Times New Roman"/>
          <w:sz w:val="20"/>
          <w:szCs w:val="20"/>
        </w:rPr>
        <w:t xml:space="preserve"> reconstruction cannot improve the Euler reconstruction. The core of difficulty is that this model is nonlinear in terms of two parameters: </w:t>
      </w:r>
      <w:proofErr w:type="gramStart"/>
      <w:r w:rsidR="00FF4993" w:rsidRPr="00591686">
        <w:rPr>
          <w:rFonts w:ascii="Consolas" w:eastAsia="Times New Roman" w:hAnsi="Consolas" w:cs="Calibri"/>
          <w:sz w:val="20"/>
          <w:szCs w:val="20"/>
        </w:rPr>
        <w:t>par(</w:t>
      </w:r>
      <w:proofErr w:type="gramEnd"/>
      <w:r w:rsidR="00FF4993" w:rsidRPr="00591686">
        <w:rPr>
          <w:rFonts w:ascii="Consolas" w:eastAsia="Times New Roman" w:hAnsi="Consolas" w:cs="Calibri"/>
          <w:sz w:val="20"/>
          <w:szCs w:val="20"/>
        </w:rPr>
        <w:t>2)</w:t>
      </w:r>
      <w:r w:rsidR="00FF4993" w:rsidRPr="00591686">
        <w:rPr>
          <w:rFonts w:ascii="Times New Roman" w:hAnsi="Times New Roman" w:cs="Times New Roman"/>
          <w:sz w:val="20"/>
          <w:szCs w:val="20"/>
        </w:rPr>
        <w:t xml:space="preserve"> and </w:t>
      </w:r>
      <w:r w:rsidR="00FF4993" w:rsidRPr="00591686">
        <w:rPr>
          <w:rFonts w:ascii="Consolas" w:eastAsia="Times New Roman" w:hAnsi="Consolas" w:cs="Calibri"/>
          <w:sz w:val="20"/>
          <w:szCs w:val="20"/>
        </w:rPr>
        <w:t>par(4)</w:t>
      </w:r>
      <w:r w:rsidR="00FF4993" w:rsidRPr="00591686">
        <w:rPr>
          <w:rFonts w:ascii="Times New Roman" w:hAnsi="Times New Roman" w:cs="Times New Roman"/>
          <w:sz w:val="20"/>
          <w:szCs w:val="20"/>
        </w:rPr>
        <w:t>. We, therefore, try to fit</w:t>
      </w:r>
      <w:r w:rsidR="00FB0314">
        <w:rPr>
          <w:rFonts w:ascii="Times New Roman" w:hAnsi="Times New Roman" w:cs="Times New Roman"/>
          <w:sz w:val="20"/>
          <w:szCs w:val="20"/>
        </w:rPr>
        <w:t xml:space="preserve"> the following cubic polynomial model </w:t>
      </w:r>
      <w:r w:rsidR="00FF4993" w:rsidRPr="00591686">
        <w:rPr>
          <w:rFonts w:ascii="Times New Roman" w:hAnsi="Times New Roman" w:cs="Times New Roman"/>
          <w:sz w:val="20"/>
          <w:szCs w:val="20"/>
        </w:rPr>
        <w:t xml:space="preserve">which </w:t>
      </w:r>
      <w:r w:rsidR="00F402E3">
        <w:rPr>
          <w:rFonts w:ascii="Times New Roman" w:hAnsi="Times New Roman" w:cs="Times New Roman"/>
          <w:sz w:val="20"/>
          <w:szCs w:val="20"/>
        </w:rPr>
        <w:t>is</w:t>
      </w:r>
      <w:r w:rsidR="00FF4993" w:rsidRPr="00591686">
        <w:rPr>
          <w:rFonts w:ascii="Times New Roman" w:hAnsi="Times New Roman" w:cs="Times New Roman"/>
          <w:sz w:val="20"/>
          <w:szCs w:val="20"/>
        </w:rPr>
        <w:t xml:space="preserve"> linear in terms of parameters. Type the following commands</w:t>
      </w:r>
    </w:p>
    <w:p w14:paraId="3D0B6560" w14:textId="77777777" w:rsidR="00666975" w:rsidRPr="00666975" w:rsidRDefault="00666975" w:rsidP="00666975">
      <w:pPr>
        <w:spacing w:after="0" w:line="240" w:lineRule="auto"/>
        <w:rPr>
          <w:rFonts w:ascii="Consolas" w:eastAsia="Times New Roman" w:hAnsi="Consolas" w:cs="Times New Roman"/>
          <w:sz w:val="20"/>
          <w:szCs w:val="20"/>
        </w:rPr>
      </w:pPr>
      <w:r w:rsidRPr="00666975">
        <w:rPr>
          <w:rFonts w:ascii="Consolas" w:eastAsia="Times New Roman" w:hAnsi="Consolas" w:cs="Times New Roman"/>
          <w:sz w:val="20"/>
          <w:szCs w:val="20"/>
        </w:rPr>
        <w:t>S = load(</w:t>
      </w:r>
      <w:r w:rsidRPr="00666975">
        <w:rPr>
          <w:rFonts w:ascii="Consolas" w:eastAsia="Times New Roman" w:hAnsi="Consolas" w:cs="Times New Roman"/>
          <w:color w:val="A709F5"/>
          <w:sz w:val="20"/>
          <w:szCs w:val="20"/>
        </w:rPr>
        <w:t>'MayData1D.mat'</w:t>
      </w:r>
      <w:proofErr w:type="gramStart"/>
      <w:r w:rsidRPr="00666975">
        <w:rPr>
          <w:rFonts w:ascii="Consolas" w:eastAsia="Times New Roman" w:hAnsi="Consolas" w:cs="Times New Roman"/>
          <w:sz w:val="20"/>
          <w:szCs w:val="20"/>
        </w:rPr>
        <w:t>);data</w:t>
      </w:r>
      <w:proofErr w:type="gramEnd"/>
      <w:r w:rsidRPr="00666975">
        <w:rPr>
          <w:rFonts w:ascii="Consolas" w:eastAsia="Times New Roman" w:hAnsi="Consolas" w:cs="Times New Roman"/>
          <w:sz w:val="20"/>
          <w:szCs w:val="20"/>
        </w:rPr>
        <w:t xml:space="preserve"> = </w:t>
      </w:r>
      <w:proofErr w:type="spellStart"/>
      <w:r w:rsidRPr="00666975">
        <w:rPr>
          <w:rFonts w:ascii="Consolas" w:eastAsia="Times New Roman" w:hAnsi="Consolas" w:cs="Times New Roman"/>
          <w:sz w:val="20"/>
          <w:szCs w:val="20"/>
        </w:rPr>
        <w:t>S.data</w:t>
      </w:r>
      <w:proofErr w:type="spellEnd"/>
      <w:r w:rsidRPr="00666975">
        <w:rPr>
          <w:rFonts w:ascii="Consolas" w:eastAsia="Times New Roman" w:hAnsi="Consolas" w:cs="Times New Roman"/>
          <w:sz w:val="20"/>
          <w:szCs w:val="20"/>
        </w:rPr>
        <w:t xml:space="preserve">;  </w:t>
      </w:r>
      <w:r w:rsidRPr="00666975">
        <w:rPr>
          <w:rFonts w:ascii="Consolas" w:eastAsia="Times New Roman" w:hAnsi="Consolas" w:cs="Times New Roman"/>
          <w:color w:val="008013"/>
          <w:sz w:val="20"/>
          <w:szCs w:val="20"/>
        </w:rPr>
        <w:t>%load the data</w:t>
      </w:r>
    </w:p>
    <w:p w14:paraId="793CEC36" w14:textId="77777777" w:rsidR="00666975" w:rsidRPr="00666975" w:rsidRDefault="00666975" w:rsidP="00666975">
      <w:pPr>
        <w:spacing w:after="0" w:line="240" w:lineRule="auto"/>
        <w:rPr>
          <w:rFonts w:ascii="Consolas" w:eastAsia="Times New Roman" w:hAnsi="Consolas" w:cs="Times New Roman"/>
          <w:sz w:val="20"/>
          <w:szCs w:val="20"/>
        </w:rPr>
      </w:pPr>
      <w:r w:rsidRPr="00666975">
        <w:rPr>
          <w:rFonts w:ascii="Consolas" w:eastAsia="Times New Roman" w:hAnsi="Consolas" w:cs="Times New Roman"/>
          <w:sz w:val="20"/>
          <w:szCs w:val="20"/>
        </w:rPr>
        <w:t>data=data(</w:t>
      </w:r>
      <w:proofErr w:type="gramStart"/>
      <w:r w:rsidRPr="00666975">
        <w:rPr>
          <w:rFonts w:ascii="Consolas" w:eastAsia="Times New Roman" w:hAnsi="Consolas" w:cs="Times New Roman"/>
          <w:sz w:val="20"/>
          <w:szCs w:val="20"/>
        </w:rPr>
        <w:t>1:300:end</w:t>
      </w:r>
      <w:proofErr w:type="gramEnd"/>
      <w:r w:rsidRPr="00666975">
        <w:rPr>
          <w:rFonts w:ascii="Consolas" w:eastAsia="Times New Roman" w:hAnsi="Consolas" w:cs="Times New Roman"/>
          <w:sz w:val="20"/>
          <w:szCs w:val="20"/>
        </w:rPr>
        <w:t xml:space="preserve">); </w:t>
      </w:r>
      <w:r w:rsidRPr="00666975">
        <w:rPr>
          <w:rFonts w:ascii="Consolas" w:eastAsia="Times New Roman" w:hAnsi="Consolas" w:cs="Times New Roman"/>
          <w:color w:val="008013"/>
          <w:sz w:val="20"/>
          <w:szCs w:val="20"/>
        </w:rPr>
        <w:t xml:space="preserve">%We consider every 300-th data point </w:t>
      </w:r>
    </w:p>
    <w:p w14:paraId="313ED9BD" w14:textId="77777777" w:rsidR="00666975" w:rsidRPr="00666975" w:rsidRDefault="00666975" w:rsidP="00666975">
      <w:pPr>
        <w:spacing w:after="0" w:line="240" w:lineRule="auto"/>
        <w:rPr>
          <w:rFonts w:ascii="Consolas" w:eastAsia="Times New Roman" w:hAnsi="Consolas" w:cs="Times New Roman"/>
          <w:sz w:val="20"/>
          <w:szCs w:val="20"/>
        </w:rPr>
      </w:pPr>
      <w:proofErr w:type="spellStart"/>
      <w:r w:rsidRPr="00666975">
        <w:rPr>
          <w:rFonts w:ascii="Consolas" w:eastAsia="Times New Roman" w:hAnsi="Consolas" w:cs="Times New Roman"/>
          <w:sz w:val="20"/>
          <w:szCs w:val="20"/>
        </w:rPr>
        <w:t>dt</w:t>
      </w:r>
      <w:proofErr w:type="spellEnd"/>
      <w:r w:rsidRPr="00666975">
        <w:rPr>
          <w:rFonts w:ascii="Consolas" w:eastAsia="Times New Roman" w:hAnsi="Consolas" w:cs="Times New Roman"/>
          <w:sz w:val="20"/>
          <w:szCs w:val="20"/>
        </w:rPr>
        <w:t xml:space="preserve"> = </w:t>
      </w:r>
      <w:proofErr w:type="gramStart"/>
      <w:r w:rsidRPr="00666975">
        <w:rPr>
          <w:rFonts w:ascii="Consolas" w:eastAsia="Times New Roman" w:hAnsi="Consolas" w:cs="Times New Roman"/>
          <w:sz w:val="20"/>
          <w:szCs w:val="20"/>
        </w:rPr>
        <w:t xml:space="preserve">3;  </w:t>
      </w:r>
      <w:r w:rsidRPr="00666975">
        <w:rPr>
          <w:rFonts w:ascii="Consolas" w:eastAsia="Times New Roman" w:hAnsi="Consolas" w:cs="Times New Roman"/>
          <w:color w:val="008013"/>
          <w:sz w:val="20"/>
          <w:szCs w:val="20"/>
        </w:rPr>
        <w:t>%</w:t>
      </w:r>
      <w:proofErr w:type="gramEnd"/>
      <w:r w:rsidRPr="00666975">
        <w:rPr>
          <w:rFonts w:ascii="Consolas" w:eastAsia="Times New Roman" w:hAnsi="Consolas" w:cs="Times New Roman"/>
          <w:color w:val="008013"/>
          <w:sz w:val="20"/>
          <w:szCs w:val="20"/>
        </w:rPr>
        <w:t xml:space="preserve"> Since in the original dataset </w:t>
      </w:r>
      <w:proofErr w:type="spellStart"/>
      <w:r w:rsidRPr="00666975">
        <w:rPr>
          <w:rFonts w:ascii="Consolas" w:eastAsia="Times New Roman" w:hAnsi="Consolas" w:cs="Times New Roman"/>
          <w:color w:val="008013"/>
          <w:sz w:val="20"/>
          <w:szCs w:val="20"/>
        </w:rPr>
        <w:t>dt</w:t>
      </w:r>
      <w:proofErr w:type="spellEnd"/>
      <w:r w:rsidRPr="00666975">
        <w:rPr>
          <w:rFonts w:ascii="Consolas" w:eastAsia="Times New Roman" w:hAnsi="Consolas" w:cs="Times New Roman"/>
          <w:color w:val="008013"/>
          <w:sz w:val="20"/>
          <w:szCs w:val="20"/>
        </w:rPr>
        <w:t xml:space="preserve">=0.01 and here we considered every 300-th data points the actual time step is 3 </w:t>
      </w:r>
    </w:p>
    <w:p w14:paraId="533406E5" w14:textId="77777777" w:rsidR="00666975" w:rsidRPr="00666975" w:rsidRDefault="00666975" w:rsidP="00666975">
      <w:pPr>
        <w:spacing w:after="0" w:line="240" w:lineRule="auto"/>
        <w:rPr>
          <w:rFonts w:ascii="Consolas" w:eastAsia="Times New Roman" w:hAnsi="Consolas" w:cs="Times New Roman"/>
          <w:sz w:val="20"/>
          <w:szCs w:val="20"/>
        </w:rPr>
      </w:pPr>
      <w:r w:rsidRPr="00666975">
        <w:rPr>
          <w:rFonts w:ascii="Consolas" w:eastAsia="Times New Roman" w:hAnsi="Consolas" w:cs="Times New Roman"/>
          <w:sz w:val="20"/>
          <w:szCs w:val="20"/>
        </w:rPr>
        <w:t>m = mean(data</w:t>
      </w:r>
      <w:proofErr w:type="gramStart"/>
      <w:r w:rsidRPr="00666975">
        <w:rPr>
          <w:rFonts w:ascii="Consolas" w:eastAsia="Times New Roman" w:hAnsi="Consolas" w:cs="Times New Roman"/>
          <w:sz w:val="20"/>
          <w:szCs w:val="20"/>
        </w:rPr>
        <w:t>);s</w:t>
      </w:r>
      <w:proofErr w:type="gramEnd"/>
      <w:r w:rsidRPr="00666975">
        <w:rPr>
          <w:rFonts w:ascii="Consolas" w:eastAsia="Times New Roman" w:hAnsi="Consolas" w:cs="Times New Roman"/>
          <w:sz w:val="20"/>
          <w:szCs w:val="20"/>
        </w:rPr>
        <w:t xml:space="preserve"> = </w:t>
      </w:r>
      <w:proofErr w:type="spellStart"/>
      <w:r w:rsidRPr="00666975">
        <w:rPr>
          <w:rFonts w:ascii="Consolas" w:eastAsia="Times New Roman" w:hAnsi="Consolas" w:cs="Times New Roman"/>
          <w:sz w:val="20"/>
          <w:szCs w:val="20"/>
        </w:rPr>
        <w:t>std</w:t>
      </w:r>
      <w:proofErr w:type="spellEnd"/>
      <w:r w:rsidRPr="00666975">
        <w:rPr>
          <w:rFonts w:ascii="Consolas" w:eastAsia="Times New Roman" w:hAnsi="Consolas" w:cs="Times New Roman"/>
          <w:sz w:val="20"/>
          <w:szCs w:val="20"/>
        </w:rPr>
        <w:t>(data);</w:t>
      </w:r>
    </w:p>
    <w:p w14:paraId="0DF953DD" w14:textId="77777777" w:rsidR="00666975" w:rsidRPr="00666975" w:rsidRDefault="00666975" w:rsidP="00666975">
      <w:pPr>
        <w:spacing w:after="0" w:line="240" w:lineRule="auto"/>
        <w:rPr>
          <w:rFonts w:ascii="Consolas" w:eastAsia="Times New Roman" w:hAnsi="Consolas" w:cs="Times New Roman"/>
          <w:sz w:val="20"/>
          <w:szCs w:val="20"/>
        </w:rPr>
      </w:pPr>
      <w:r w:rsidRPr="00666975">
        <w:rPr>
          <w:rFonts w:ascii="Consolas" w:eastAsia="Times New Roman" w:hAnsi="Consolas" w:cs="Times New Roman"/>
          <w:sz w:val="20"/>
          <w:szCs w:val="20"/>
        </w:rPr>
        <w:t>data = (data-m</w:t>
      </w:r>
      <w:proofErr w:type="gramStart"/>
      <w:r w:rsidRPr="00666975">
        <w:rPr>
          <w:rFonts w:ascii="Consolas" w:eastAsia="Times New Roman" w:hAnsi="Consolas" w:cs="Times New Roman"/>
          <w:sz w:val="20"/>
          <w:szCs w:val="20"/>
        </w:rPr>
        <w:t>)./</w:t>
      </w:r>
      <w:proofErr w:type="gramEnd"/>
      <w:r w:rsidRPr="00666975">
        <w:rPr>
          <w:rFonts w:ascii="Consolas" w:eastAsia="Times New Roman" w:hAnsi="Consolas" w:cs="Times New Roman"/>
          <w:sz w:val="20"/>
          <w:szCs w:val="20"/>
        </w:rPr>
        <w:t>s;</w:t>
      </w:r>
    </w:p>
    <w:p w14:paraId="31130281" w14:textId="77777777" w:rsidR="00666975" w:rsidRPr="00666975" w:rsidRDefault="00666975" w:rsidP="00666975">
      <w:pPr>
        <w:spacing w:after="0" w:line="240" w:lineRule="auto"/>
        <w:rPr>
          <w:rFonts w:ascii="Consolas" w:eastAsia="Times New Roman" w:hAnsi="Consolas" w:cs="Times New Roman"/>
          <w:sz w:val="20"/>
          <w:szCs w:val="20"/>
        </w:rPr>
      </w:pPr>
      <w:r w:rsidRPr="00666975">
        <w:rPr>
          <w:rFonts w:ascii="Consolas" w:eastAsia="Times New Roman" w:hAnsi="Consolas" w:cs="Times New Roman"/>
          <w:sz w:val="20"/>
          <w:szCs w:val="20"/>
        </w:rPr>
        <w:t>mu = @(</w:t>
      </w:r>
      <w:proofErr w:type="spellStart"/>
      <w:proofErr w:type="gramStart"/>
      <w:r w:rsidRPr="00666975">
        <w:rPr>
          <w:rFonts w:ascii="Consolas" w:eastAsia="Times New Roman" w:hAnsi="Consolas" w:cs="Times New Roman"/>
          <w:sz w:val="20"/>
          <w:szCs w:val="20"/>
        </w:rPr>
        <w:t>x,par</w:t>
      </w:r>
      <w:proofErr w:type="spellEnd"/>
      <w:proofErr w:type="gramEnd"/>
      <w:r w:rsidRPr="00666975">
        <w:rPr>
          <w:rFonts w:ascii="Consolas" w:eastAsia="Times New Roman" w:hAnsi="Consolas" w:cs="Times New Roman"/>
          <w:sz w:val="20"/>
          <w:szCs w:val="20"/>
        </w:rPr>
        <w:t>)par(1).*x.^3+par(2).*x.^2+par(3).*</w:t>
      </w:r>
      <w:proofErr w:type="spellStart"/>
      <w:r w:rsidRPr="00666975">
        <w:rPr>
          <w:rFonts w:ascii="Consolas" w:eastAsia="Times New Roman" w:hAnsi="Consolas" w:cs="Times New Roman"/>
          <w:sz w:val="20"/>
          <w:szCs w:val="20"/>
        </w:rPr>
        <w:t>x+par</w:t>
      </w:r>
      <w:proofErr w:type="spellEnd"/>
      <w:r w:rsidRPr="00666975">
        <w:rPr>
          <w:rFonts w:ascii="Consolas" w:eastAsia="Times New Roman" w:hAnsi="Consolas" w:cs="Times New Roman"/>
          <w:sz w:val="20"/>
          <w:szCs w:val="20"/>
        </w:rPr>
        <w:t xml:space="preserve">(4); </w:t>
      </w:r>
      <w:r w:rsidRPr="00666975">
        <w:rPr>
          <w:rFonts w:ascii="Consolas" w:eastAsia="Times New Roman" w:hAnsi="Consolas" w:cs="Times New Roman"/>
          <w:color w:val="008013"/>
          <w:sz w:val="20"/>
          <w:szCs w:val="20"/>
        </w:rPr>
        <w:t>%this is a standardized drift model</w:t>
      </w:r>
    </w:p>
    <w:p w14:paraId="4153D1B3" w14:textId="77777777" w:rsidR="00666975" w:rsidRPr="00666975" w:rsidRDefault="00666975" w:rsidP="00666975">
      <w:pPr>
        <w:spacing w:after="0" w:line="240" w:lineRule="auto"/>
        <w:rPr>
          <w:rFonts w:ascii="Consolas" w:eastAsia="Times New Roman" w:hAnsi="Consolas" w:cs="Times New Roman"/>
          <w:sz w:val="20"/>
          <w:szCs w:val="20"/>
        </w:rPr>
      </w:pPr>
      <w:r w:rsidRPr="00666975">
        <w:rPr>
          <w:rFonts w:ascii="Consolas" w:eastAsia="Times New Roman" w:hAnsi="Consolas" w:cs="Times New Roman"/>
          <w:sz w:val="20"/>
          <w:szCs w:val="20"/>
        </w:rPr>
        <w:t>sigma = @(</w:t>
      </w:r>
      <w:proofErr w:type="spellStart"/>
      <w:proofErr w:type="gramStart"/>
      <w:r w:rsidRPr="00666975">
        <w:rPr>
          <w:rFonts w:ascii="Consolas" w:eastAsia="Times New Roman" w:hAnsi="Consolas" w:cs="Times New Roman"/>
          <w:sz w:val="20"/>
          <w:szCs w:val="20"/>
        </w:rPr>
        <w:t>x,par</w:t>
      </w:r>
      <w:proofErr w:type="spellEnd"/>
      <w:proofErr w:type="gramEnd"/>
      <w:r w:rsidRPr="00666975">
        <w:rPr>
          <w:rFonts w:ascii="Consolas" w:eastAsia="Times New Roman" w:hAnsi="Consolas" w:cs="Times New Roman"/>
          <w:sz w:val="20"/>
          <w:szCs w:val="20"/>
        </w:rPr>
        <w:t>)par(5);</w:t>
      </w:r>
    </w:p>
    <w:p w14:paraId="47A09AC4" w14:textId="77777777" w:rsidR="00666975" w:rsidRPr="00666975" w:rsidRDefault="00666975" w:rsidP="00666975">
      <w:pPr>
        <w:spacing w:after="0" w:line="240" w:lineRule="auto"/>
        <w:rPr>
          <w:rFonts w:ascii="Consolas" w:eastAsia="Times New Roman" w:hAnsi="Consolas" w:cs="Times New Roman"/>
          <w:sz w:val="20"/>
          <w:szCs w:val="20"/>
        </w:rPr>
      </w:pPr>
      <w:r w:rsidRPr="00666975">
        <w:rPr>
          <w:rFonts w:ascii="Consolas" w:eastAsia="Times New Roman" w:hAnsi="Consolas" w:cs="Times New Roman"/>
          <w:sz w:val="20"/>
          <w:szCs w:val="20"/>
        </w:rPr>
        <w:t xml:space="preserve">result9 = </w:t>
      </w:r>
      <w:proofErr w:type="spellStart"/>
      <w:r w:rsidRPr="00666975">
        <w:rPr>
          <w:rFonts w:ascii="Consolas" w:eastAsia="Times New Roman" w:hAnsi="Consolas" w:cs="Times New Roman"/>
          <w:sz w:val="20"/>
          <w:szCs w:val="20"/>
        </w:rPr>
        <w:t>euler_</w:t>
      </w:r>
      <w:proofErr w:type="gramStart"/>
      <w:r w:rsidRPr="00666975">
        <w:rPr>
          <w:rFonts w:ascii="Consolas" w:eastAsia="Times New Roman" w:hAnsi="Consolas" w:cs="Times New Roman"/>
          <w:sz w:val="20"/>
          <w:szCs w:val="20"/>
        </w:rPr>
        <w:t>reconstruction</w:t>
      </w:r>
      <w:proofErr w:type="spellEnd"/>
      <w:r w:rsidRPr="00666975">
        <w:rPr>
          <w:rFonts w:ascii="Consolas" w:eastAsia="Times New Roman" w:hAnsi="Consolas" w:cs="Times New Roman"/>
          <w:sz w:val="20"/>
          <w:szCs w:val="20"/>
        </w:rPr>
        <w:t>(</w:t>
      </w:r>
      <w:proofErr w:type="gramEnd"/>
      <w:r w:rsidRPr="00666975">
        <w:rPr>
          <w:rFonts w:ascii="Consolas" w:eastAsia="Times New Roman" w:hAnsi="Consolas" w:cs="Times New Roman"/>
          <w:sz w:val="20"/>
          <w:szCs w:val="20"/>
        </w:rPr>
        <w:t xml:space="preserve">data, </w:t>
      </w:r>
      <w:proofErr w:type="spellStart"/>
      <w:r w:rsidRPr="00666975">
        <w:rPr>
          <w:rFonts w:ascii="Consolas" w:eastAsia="Times New Roman" w:hAnsi="Consolas" w:cs="Times New Roman"/>
          <w:sz w:val="20"/>
          <w:szCs w:val="20"/>
        </w:rPr>
        <w:t>dt</w:t>
      </w:r>
      <w:proofErr w:type="spellEnd"/>
      <w:r w:rsidRPr="00666975">
        <w:rPr>
          <w:rFonts w:ascii="Consolas" w:eastAsia="Times New Roman" w:hAnsi="Consolas" w:cs="Times New Roman"/>
          <w:sz w:val="20"/>
          <w:szCs w:val="20"/>
        </w:rPr>
        <w:t xml:space="preserve">, </w:t>
      </w:r>
      <w:r w:rsidRPr="00666975">
        <w:rPr>
          <w:rFonts w:ascii="Consolas" w:eastAsia="Times New Roman" w:hAnsi="Consolas" w:cs="Times New Roman"/>
          <w:color w:val="A709F5"/>
          <w:sz w:val="20"/>
          <w:szCs w:val="20"/>
        </w:rPr>
        <w:t>'mu'</w:t>
      </w:r>
      <w:r w:rsidRPr="00666975">
        <w:rPr>
          <w:rFonts w:ascii="Consolas" w:eastAsia="Times New Roman" w:hAnsi="Consolas" w:cs="Times New Roman"/>
          <w:sz w:val="20"/>
          <w:szCs w:val="20"/>
        </w:rPr>
        <w:t xml:space="preserve">, mu, </w:t>
      </w:r>
      <w:r w:rsidRPr="00666975">
        <w:rPr>
          <w:rFonts w:ascii="Consolas" w:eastAsia="Times New Roman" w:hAnsi="Consolas" w:cs="Times New Roman"/>
          <w:color w:val="A709F5"/>
          <w:sz w:val="20"/>
          <w:szCs w:val="20"/>
        </w:rPr>
        <w:t>'sigma'</w:t>
      </w:r>
      <w:r w:rsidRPr="00666975">
        <w:rPr>
          <w:rFonts w:ascii="Consolas" w:eastAsia="Times New Roman" w:hAnsi="Consolas" w:cs="Times New Roman"/>
          <w:sz w:val="20"/>
          <w:szCs w:val="20"/>
        </w:rPr>
        <w:t xml:space="preserve">, sigma, </w:t>
      </w:r>
      <w:r w:rsidRPr="00666975">
        <w:rPr>
          <w:rFonts w:ascii="Consolas" w:eastAsia="Times New Roman" w:hAnsi="Consolas" w:cs="Times New Roman"/>
          <w:color w:val="A709F5"/>
          <w:sz w:val="20"/>
          <w:szCs w:val="20"/>
        </w:rPr>
        <w:t>'</w:t>
      </w:r>
      <w:proofErr w:type="spellStart"/>
      <w:r w:rsidRPr="00666975">
        <w:rPr>
          <w:rFonts w:ascii="Consolas" w:eastAsia="Times New Roman" w:hAnsi="Consolas" w:cs="Times New Roman"/>
          <w:color w:val="A709F5"/>
          <w:sz w:val="20"/>
          <w:szCs w:val="20"/>
        </w:rPr>
        <w:t>gradient_fun</w:t>
      </w:r>
      <w:proofErr w:type="spellEnd"/>
      <w:r w:rsidRPr="00666975">
        <w:rPr>
          <w:rFonts w:ascii="Consolas" w:eastAsia="Times New Roman" w:hAnsi="Consolas" w:cs="Times New Roman"/>
          <w:color w:val="A709F5"/>
          <w:sz w:val="20"/>
          <w:szCs w:val="20"/>
        </w:rPr>
        <w:t>'</w:t>
      </w:r>
      <w:r w:rsidRPr="00666975">
        <w:rPr>
          <w:rFonts w:ascii="Consolas" w:eastAsia="Times New Roman" w:hAnsi="Consolas" w:cs="Times New Roman"/>
          <w:sz w:val="20"/>
          <w:szCs w:val="20"/>
        </w:rPr>
        <w:t xml:space="preserve">,  </w:t>
      </w:r>
      <w:proofErr w:type="spellStart"/>
      <w:r w:rsidRPr="00666975">
        <w:rPr>
          <w:rFonts w:ascii="Consolas" w:eastAsia="Times New Roman" w:hAnsi="Consolas" w:cs="Times New Roman"/>
          <w:sz w:val="20"/>
          <w:szCs w:val="20"/>
        </w:rPr>
        <w:t>eulergrad</w:t>
      </w:r>
      <w:proofErr w:type="spellEnd"/>
      <w:r w:rsidRPr="00666975">
        <w:rPr>
          <w:rFonts w:ascii="Consolas" w:eastAsia="Times New Roman" w:hAnsi="Consolas" w:cs="Times New Roman"/>
          <w:sz w:val="20"/>
          <w:szCs w:val="20"/>
        </w:rPr>
        <w:t xml:space="preserve">(mu, sigma), </w:t>
      </w:r>
      <w:r w:rsidRPr="00666975">
        <w:rPr>
          <w:rFonts w:ascii="Consolas" w:eastAsia="Times New Roman" w:hAnsi="Consolas" w:cs="Times New Roman"/>
          <w:color w:val="0E00FF"/>
          <w:sz w:val="20"/>
          <w:szCs w:val="20"/>
        </w:rPr>
        <w:t>...</w:t>
      </w:r>
    </w:p>
    <w:p w14:paraId="0A335016" w14:textId="65F82B63" w:rsidR="001C6E87" w:rsidRPr="00591686" w:rsidRDefault="00666975" w:rsidP="0056276C">
      <w:pPr>
        <w:spacing w:line="240" w:lineRule="auto"/>
        <w:rPr>
          <w:rFonts w:ascii="Consolas" w:eastAsia="Times New Roman" w:hAnsi="Consolas" w:cs="Times New Roman"/>
          <w:color w:val="008013"/>
          <w:sz w:val="20"/>
          <w:szCs w:val="20"/>
        </w:rPr>
      </w:pPr>
      <w:r w:rsidRPr="00666975">
        <w:rPr>
          <w:rFonts w:ascii="Consolas" w:eastAsia="Times New Roman" w:hAnsi="Consolas" w:cs="Times New Roman"/>
          <w:sz w:val="20"/>
          <w:szCs w:val="20"/>
        </w:rPr>
        <w:t xml:space="preserve">    </w:t>
      </w:r>
      <w:r w:rsidRPr="00666975">
        <w:rPr>
          <w:rFonts w:ascii="Consolas" w:eastAsia="Times New Roman" w:hAnsi="Consolas" w:cs="Times New Roman"/>
          <w:color w:val="A709F5"/>
          <w:sz w:val="20"/>
          <w:szCs w:val="20"/>
        </w:rPr>
        <w:t>'</w:t>
      </w:r>
      <w:proofErr w:type="spellStart"/>
      <w:r w:rsidRPr="00666975">
        <w:rPr>
          <w:rFonts w:ascii="Consolas" w:eastAsia="Times New Roman" w:hAnsi="Consolas" w:cs="Times New Roman"/>
          <w:color w:val="A709F5"/>
          <w:sz w:val="20"/>
          <w:szCs w:val="20"/>
        </w:rPr>
        <w:t>lb</w:t>
      </w:r>
      <w:proofErr w:type="spellEnd"/>
      <w:r w:rsidRPr="00666975">
        <w:rPr>
          <w:rFonts w:ascii="Consolas" w:eastAsia="Times New Roman" w:hAnsi="Consolas" w:cs="Times New Roman"/>
          <w:color w:val="A709F5"/>
          <w:sz w:val="20"/>
          <w:szCs w:val="20"/>
        </w:rPr>
        <w:t>'</w:t>
      </w:r>
      <w:r w:rsidRPr="00666975">
        <w:rPr>
          <w:rFonts w:ascii="Consolas" w:eastAsia="Times New Roman" w:hAnsi="Consolas" w:cs="Times New Roman"/>
          <w:sz w:val="20"/>
          <w:szCs w:val="20"/>
        </w:rPr>
        <w:t>, [-</w:t>
      </w:r>
      <w:proofErr w:type="gramStart"/>
      <w:r w:rsidRPr="00666975">
        <w:rPr>
          <w:rFonts w:ascii="Consolas" w:eastAsia="Times New Roman" w:hAnsi="Consolas" w:cs="Times New Roman"/>
          <w:sz w:val="20"/>
          <w:szCs w:val="20"/>
        </w:rPr>
        <w:t>5.*</w:t>
      </w:r>
      <w:proofErr w:type="gramEnd"/>
      <w:r w:rsidRPr="00666975">
        <w:rPr>
          <w:rFonts w:ascii="Consolas" w:eastAsia="Times New Roman" w:hAnsi="Consolas" w:cs="Times New Roman"/>
          <w:sz w:val="20"/>
          <w:szCs w:val="20"/>
        </w:rPr>
        <w:t xml:space="preserve">ones(1,4) 0], </w:t>
      </w:r>
      <w:r w:rsidRPr="00666975">
        <w:rPr>
          <w:rFonts w:ascii="Consolas" w:eastAsia="Times New Roman" w:hAnsi="Consolas" w:cs="Times New Roman"/>
          <w:color w:val="A709F5"/>
          <w:sz w:val="20"/>
          <w:szCs w:val="20"/>
        </w:rPr>
        <w:t>'</w:t>
      </w:r>
      <w:proofErr w:type="spellStart"/>
      <w:r w:rsidRPr="00666975">
        <w:rPr>
          <w:rFonts w:ascii="Consolas" w:eastAsia="Times New Roman" w:hAnsi="Consolas" w:cs="Times New Roman"/>
          <w:color w:val="A709F5"/>
          <w:sz w:val="20"/>
          <w:szCs w:val="20"/>
        </w:rPr>
        <w:t>ub</w:t>
      </w:r>
      <w:proofErr w:type="spellEnd"/>
      <w:r w:rsidRPr="00666975">
        <w:rPr>
          <w:rFonts w:ascii="Consolas" w:eastAsia="Times New Roman" w:hAnsi="Consolas" w:cs="Times New Roman"/>
          <w:color w:val="A709F5"/>
          <w:sz w:val="20"/>
          <w:szCs w:val="20"/>
        </w:rPr>
        <w:t>'</w:t>
      </w:r>
      <w:r w:rsidRPr="00666975">
        <w:rPr>
          <w:rFonts w:ascii="Consolas" w:eastAsia="Times New Roman" w:hAnsi="Consolas" w:cs="Times New Roman"/>
          <w:sz w:val="20"/>
          <w:szCs w:val="20"/>
        </w:rPr>
        <w:t>, [5.*ones(1,4) 5],</w:t>
      </w:r>
      <w:r w:rsidRPr="00666975">
        <w:rPr>
          <w:rFonts w:ascii="Consolas" w:eastAsia="Times New Roman" w:hAnsi="Consolas" w:cs="Times New Roman"/>
          <w:color w:val="A709F5"/>
          <w:sz w:val="20"/>
          <w:szCs w:val="20"/>
        </w:rPr>
        <w:t>'</w:t>
      </w:r>
      <w:proofErr w:type="spellStart"/>
      <w:r w:rsidRPr="00666975">
        <w:rPr>
          <w:rFonts w:ascii="Consolas" w:eastAsia="Times New Roman" w:hAnsi="Consolas" w:cs="Times New Roman"/>
          <w:color w:val="A709F5"/>
          <w:sz w:val="20"/>
          <w:szCs w:val="20"/>
        </w:rPr>
        <w:t>useparallel</w:t>
      </w:r>
      <w:proofErr w:type="spellEnd"/>
      <w:r w:rsidRPr="00666975">
        <w:rPr>
          <w:rFonts w:ascii="Consolas" w:eastAsia="Times New Roman" w:hAnsi="Consolas" w:cs="Times New Roman"/>
          <w:color w:val="A709F5"/>
          <w:sz w:val="20"/>
          <w:szCs w:val="20"/>
        </w:rPr>
        <w:t>'</w:t>
      </w:r>
      <w:r w:rsidRPr="00666975">
        <w:rPr>
          <w:rFonts w:ascii="Consolas" w:eastAsia="Times New Roman" w:hAnsi="Consolas" w:cs="Times New Roman"/>
          <w:sz w:val="20"/>
          <w:szCs w:val="20"/>
        </w:rPr>
        <w:t>,true,</w:t>
      </w:r>
      <w:r w:rsidRPr="00666975">
        <w:rPr>
          <w:rFonts w:ascii="Consolas" w:eastAsia="Times New Roman" w:hAnsi="Consolas" w:cs="Times New Roman"/>
          <w:color w:val="A709F5"/>
          <w:sz w:val="20"/>
          <w:szCs w:val="20"/>
        </w:rPr>
        <w:t>'</w:t>
      </w:r>
      <w:proofErr w:type="spellStart"/>
      <w:r w:rsidRPr="00666975">
        <w:rPr>
          <w:rFonts w:ascii="Consolas" w:eastAsia="Times New Roman" w:hAnsi="Consolas" w:cs="Times New Roman"/>
          <w:color w:val="A709F5"/>
          <w:sz w:val="20"/>
          <w:szCs w:val="20"/>
        </w:rPr>
        <w:t>search_agents</w:t>
      </w:r>
      <w:proofErr w:type="spellEnd"/>
      <w:r w:rsidRPr="00666975">
        <w:rPr>
          <w:rFonts w:ascii="Consolas" w:eastAsia="Times New Roman" w:hAnsi="Consolas" w:cs="Times New Roman"/>
          <w:color w:val="A709F5"/>
          <w:sz w:val="20"/>
          <w:szCs w:val="20"/>
        </w:rPr>
        <w:t>'</w:t>
      </w:r>
      <w:r w:rsidRPr="00666975">
        <w:rPr>
          <w:rFonts w:ascii="Consolas" w:eastAsia="Times New Roman" w:hAnsi="Consolas" w:cs="Times New Roman"/>
          <w:sz w:val="20"/>
          <w:szCs w:val="20"/>
        </w:rPr>
        <w:t xml:space="preserve">, 5); </w:t>
      </w:r>
      <w:r w:rsidR="001C6E87" w:rsidRPr="00591686">
        <w:rPr>
          <w:rFonts w:ascii="Consolas" w:eastAsia="Times New Roman" w:hAnsi="Consolas" w:cs="Times New Roman"/>
          <w:color w:val="008013"/>
          <w:sz w:val="20"/>
          <w:szCs w:val="20"/>
        </w:rPr>
        <w:t xml:space="preserve">% Since the model </w:t>
      </w:r>
      <w:proofErr w:type="spellStart"/>
      <w:r w:rsidR="001C6E87" w:rsidRPr="00591686">
        <w:rPr>
          <w:rFonts w:ascii="Consolas" w:eastAsia="Times New Roman" w:hAnsi="Consolas" w:cs="Times New Roman"/>
          <w:color w:val="008013"/>
          <w:sz w:val="20"/>
          <w:szCs w:val="20"/>
        </w:rPr>
        <w:t>lb</w:t>
      </w:r>
      <w:proofErr w:type="spellEnd"/>
      <w:r w:rsidR="001C6E87" w:rsidRPr="00591686">
        <w:rPr>
          <w:rFonts w:ascii="Consolas" w:eastAsia="Times New Roman" w:hAnsi="Consolas" w:cs="Times New Roman"/>
          <w:color w:val="008013"/>
          <w:sz w:val="20"/>
          <w:szCs w:val="20"/>
        </w:rPr>
        <w:t xml:space="preserve"> for drift parameters is chosen to be symmetrical about 0, i.e., the interval [-5 5]</w:t>
      </w:r>
    </w:p>
    <w:p w14:paraId="64FA9CA6" w14:textId="4B9E4288" w:rsidR="0056276C" w:rsidRPr="00591686" w:rsidRDefault="0056276C" w:rsidP="0056276C">
      <w:pPr>
        <w:jc w:val="both"/>
        <w:rPr>
          <w:rFonts w:ascii="Times New Roman" w:hAnsi="Times New Roman" w:cs="Times New Roman"/>
          <w:sz w:val="20"/>
          <w:szCs w:val="20"/>
        </w:rPr>
      </w:pPr>
      <w:r w:rsidRPr="00591686">
        <w:rPr>
          <w:rFonts w:ascii="Times New Roman" w:hAnsi="Times New Roman" w:cs="Times New Roman"/>
          <w:sz w:val="20"/>
          <w:szCs w:val="20"/>
        </w:rPr>
        <w:t>we then obtain</w:t>
      </w:r>
    </w:p>
    <w:p w14:paraId="25E26AAF" w14:textId="3CD103C7" w:rsidR="00834542" w:rsidRPr="00591686" w:rsidRDefault="00834542" w:rsidP="00834542">
      <w:pPr>
        <w:spacing w:after="0"/>
        <w:jc w:val="both"/>
        <w:rPr>
          <w:rFonts w:ascii="Consolas" w:hAnsi="Consolas" w:cs="Times New Roman"/>
          <w:sz w:val="20"/>
          <w:szCs w:val="20"/>
        </w:rPr>
      </w:pPr>
      <w:r w:rsidRPr="00591686">
        <w:rPr>
          <w:rFonts w:ascii="Consolas" w:hAnsi="Consolas" w:cs="Times New Roman"/>
          <w:sz w:val="20"/>
          <w:szCs w:val="20"/>
        </w:rPr>
        <w:t xml:space="preserve">Estimated parameters: </w:t>
      </w:r>
    </w:p>
    <w:p w14:paraId="7A2387A0" w14:textId="398AD03F" w:rsidR="00834542" w:rsidRPr="00591686" w:rsidRDefault="00834542" w:rsidP="00834542">
      <w:pPr>
        <w:spacing w:after="0"/>
        <w:jc w:val="both"/>
        <w:rPr>
          <w:rFonts w:ascii="Consolas" w:hAnsi="Consolas" w:cs="Times New Roman"/>
          <w:sz w:val="20"/>
          <w:szCs w:val="20"/>
        </w:rPr>
      </w:pPr>
      <w:r w:rsidRPr="00591686">
        <w:rPr>
          <w:rFonts w:ascii="Consolas" w:hAnsi="Consolas" w:cs="Times New Roman"/>
          <w:sz w:val="20"/>
          <w:szCs w:val="20"/>
        </w:rPr>
        <w:t>-0.038801   -0.0045207    0.041769   0.0017958     0.20353</w:t>
      </w:r>
    </w:p>
    <w:p w14:paraId="438298E4" w14:textId="5D2F5214" w:rsidR="00834542" w:rsidRDefault="00834542" w:rsidP="00834542">
      <w:pPr>
        <w:jc w:val="both"/>
        <w:rPr>
          <w:rFonts w:ascii="Consolas" w:hAnsi="Consolas" w:cs="Times New Roman"/>
          <w:sz w:val="20"/>
          <w:szCs w:val="20"/>
        </w:rPr>
      </w:pPr>
      <w:r w:rsidRPr="00591686">
        <w:rPr>
          <w:rFonts w:ascii="Consolas" w:hAnsi="Consolas" w:cs="Times New Roman"/>
          <w:sz w:val="20"/>
          <w:szCs w:val="20"/>
        </w:rPr>
        <w:t>- sum of log-likelihoods): 375.9106</w:t>
      </w:r>
    </w:p>
    <w:p w14:paraId="5CBE46E9" w14:textId="1F399FDA" w:rsidR="00447ACD" w:rsidRPr="00591686" w:rsidRDefault="003D46E4" w:rsidP="00D0128F">
      <w:pPr>
        <w:jc w:val="both"/>
        <w:rPr>
          <w:rFonts w:ascii="Times New Roman" w:eastAsiaTheme="minorEastAsia" w:hAnsi="Times New Roman" w:cs="Times New Roman"/>
          <w:sz w:val="20"/>
          <w:szCs w:val="20"/>
        </w:rPr>
      </w:pPr>
      <w:r w:rsidRPr="00591686">
        <w:rPr>
          <w:rFonts w:ascii="Times New Roman" w:hAnsi="Times New Roman" w:cs="Times New Roman"/>
          <w:sz w:val="20"/>
          <w:szCs w:val="20"/>
        </w:rPr>
        <w:t xml:space="preserve">Here, we </w:t>
      </w:r>
      <w:r w:rsidR="00447ACD" w:rsidRPr="00591686">
        <w:rPr>
          <w:rFonts w:ascii="Times New Roman" w:hAnsi="Times New Roman" w:cs="Times New Roman"/>
          <w:sz w:val="20"/>
          <w:szCs w:val="20"/>
        </w:rPr>
        <w:t>provide</w:t>
      </w:r>
      <w:r w:rsidRPr="00591686">
        <w:rPr>
          <w:rFonts w:ascii="Times New Roman" w:hAnsi="Times New Roman" w:cs="Times New Roman"/>
          <w:sz w:val="20"/>
          <w:szCs w:val="20"/>
        </w:rPr>
        <w:t xml:space="preserve"> explanations. First, </w:t>
      </w:r>
      <w:r w:rsidR="00447ACD" w:rsidRPr="00591686">
        <w:rPr>
          <w:rFonts w:ascii="Times New Roman" w:hAnsi="Times New Roman" w:cs="Times New Roman"/>
          <w:sz w:val="20"/>
          <w:szCs w:val="20"/>
        </w:rPr>
        <w:t xml:space="preserve">it is important to </w:t>
      </w:r>
      <w:r w:rsidRPr="00591686">
        <w:rPr>
          <w:rFonts w:ascii="Times New Roman" w:hAnsi="Times New Roman" w:cs="Times New Roman"/>
          <w:sz w:val="20"/>
          <w:szCs w:val="20"/>
        </w:rPr>
        <w:t xml:space="preserve">note that the original dataset has the time step of </w:t>
      </w:r>
      <m:oMath>
        <m:r>
          <w:rPr>
            <w:rFonts w:ascii="Cambria Math" w:eastAsiaTheme="minorEastAsia" w:hAnsi="Cambria Math" w:cs="Times New Roman"/>
            <w:sz w:val="20"/>
            <w:szCs w:val="20"/>
          </w:rPr>
          <m:t>dt=0.01</m:t>
        </m:r>
      </m:oMath>
      <w:r w:rsidRPr="00591686">
        <w:rPr>
          <w:rFonts w:ascii="Times New Roman" w:eastAsiaTheme="minorEastAsia" w:hAnsi="Times New Roman" w:cs="Times New Roman"/>
          <w:sz w:val="20"/>
          <w:szCs w:val="20"/>
        </w:rPr>
        <w:t xml:space="preserve">. </w:t>
      </w:r>
      <w:r w:rsidR="00447ACD" w:rsidRPr="00591686">
        <w:rPr>
          <w:rFonts w:ascii="Times New Roman" w:eastAsiaTheme="minorEastAsia" w:hAnsi="Times New Roman" w:cs="Times New Roman"/>
          <w:sz w:val="20"/>
          <w:szCs w:val="20"/>
        </w:rPr>
        <w:t xml:space="preserve">However, </w:t>
      </w:r>
      <w:r w:rsidRPr="00591686">
        <w:rPr>
          <w:rFonts w:ascii="Times New Roman" w:eastAsiaTheme="minorEastAsia" w:hAnsi="Times New Roman" w:cs="Times New Roman"/>
          <w:sz w:val="20"/>
          <w:szCs w:val="20"/>
        </w:rPr>
        <w:t xml:space="preserve">since the rarified dataset </w:t>
      </w:r>
      <w:r w:rsidR="00F17483">
        <w:rPr>
          <w:rFonts w:ascii="Times New Roman" w:eastAsiaTheme="minorEastAsia" w:hAnsi="Times New Roman" w:cs="Times New Roman"/>
          <w:sz w:val="20"/>
          <w:szCs w:val="20"/>
        </w:rPr>
        <w:t>consists of</w:t>
      </w:r>
      <w:r w:rsidRPr="00591686">
        <w:rPr>
          <w:rFonts w:ascii="Times New Roman" w:eastAsiaTheme="minorEastAsia" w:hAnsi="Times New Roman" w:cs="Times New Roman"/>
          <w:sz w:val="20"/>
          <w:szCs w:val="20"/>
        </w:rPr>
        <w:t xml:space="preserve"> every </w:t>
      </w:r>
      <w:r w:rsidRPr="00591686">
        <w:rPr>
          <w:rFonts w:ascii="Times New Roman" w:hAnsi="Times New Roman" w:cs="Times New Roman"/>
          <w:sz w:val="20"/>
          <w:szCs w:val="20"/>
        </w:rPr>
        <w:t>300</w:t>
      </w:r>
      <w:r w:rsidRPr="00591686">
        <w:rPr>
          <w:rFonts w:ascii="Times New Roman" w:hAnsi="Times New Roman" w:cs="Times New Roman"/>
          <w:sz w:val="20"/>
          <w:szCs w:val="20"/>
          <w:vertAlign w:val="superscript"/>
        </w:rPr>
        <w:t>th</w:t>
      </w:r>
      <w:r w:rsidRPr="00591686">
        <w:rPr>
          <w:rFonts w:ascii="Times New Roman" w:hAnsi="Times New Roman" w:cs="Times New Roman"/>
          <w:sz w:val="20"/>
          <w:szCs w:val="20"/>
        </w:rPr>
        <w:t xml:space="preserve"> data points </w:t>
      </w:r>
      <w:r w:rsidR="00F17483">
        <w:rPr>
          <w:rFonts w:ascii="Times New Roman" w:hAnsi="Times New Roman" w:cs="Times New Roman"/>
          <w:sz w:val="20"/>
          <w:szCs w:val="20"/>
        </w:rPr>
        <w:t xml:space="preserve">of </w:t>
      </w:r>
      <w:r w:rsidRPr="00591686">
        <w:rPr>
          <w:rFonts w:ascii="Times New Roman" w:hAnsi="Times New Roman" w:cs="Times New Roman"/>
          <w:sz w:val="20"/>
          <w:szCs w:val="20"/>
        </w:rPr>
        <w:t>the original dataset</w:t>
      </w:r>
      <w:r w:rsidR="00447ACD" w:rsidRPr="00591686">
        <w:rPr>
          <w:rFonts w:ascii="Times New Roman" w:hAnsi="Times New Roman" w:cs="Times New Roman"/>
          <w:sz w:val="20"/>
          <w:szCs w:val="20"/>
        </w:rPr>
        <w:t>,</w:t>
      </w:r>
      <w:r w:rsidRPr="00591686">
        <w:rPr>
          <w:rFonts w:ascii="Times New Roman" w:hAnsi="Times New Roman" w:cs="Times New Roman"/>
          <w:sz w:val="20"/>
          <w:szCs w:val="20"/>
        </w:rPr>
        <w:t xml:space="preserve"> its time step is </w:t>
      </w:r>
      <m:oMath>
        <m:r>
          <w:rPr>
            <w:rFonts w:ascii="Cambria Math" w:eastAsiaTheme="minorEastAsia" w:hAnsi="Cambria Math" w:cs="Times New Roman"/>
            <w:sz w:val="20"/>
            <w:szCs w:val="20"/>
          </w:rPr>
          <m:t>dt=3</m:t>
        </m:r>
      </m:oMath>
      <w:r w:rsidRPr="00591686">
        <w:rPr>
          <w:rFonts w:ascii="Times New Roman" w:eastAsiaTheme="minorEastAsia" w:hAnsi="Times New Roman" w:cs="Times New Roman"/>
          <w:sz w:val="20"/>
          <w:szCs w:val="20"/>
        </w:rPr>
        <w:t xml:space="preserve">. As mentioned </w:t>
      </w:r>
      <w:r w:rsidR="00447ACD" w:rsidRPr="00591686">
        <w:rPr>
          <w:rFonts w:ascii="Times New Roman" w:eastAsiaTheme="minorEastAsia" w:hAnsi="Times New Roman" w:cs="Times New Roman"/>
          <w:sz w:val="20"/>
          <w:szCs w:val="20"/>
        </w:rPr>
        <w:t>previously</w:t>
      </w:r>
      <w:r w:rsidRPr="00591686">
        <w:rPr>
          <w:rFonts w:ascii="Times New Roman" w:eastAsiaTheme="minorEastAsia" w:hAnsi="Times New Roman" w:cs="Times New Roman"/>
          <w:sz w:val="20"/>
          <w:szCs w:val="20"/>
        </w:rPr>
        <w:t xml:space="preserve">, the choice of time step </w:t>
      </w:r>
      <w:r w:rsidR="00447ACD" w:rsidRPr="00591686">
        <w:rPr>
          <w:rFonts w:ascii="Times New Roman" w:eastAsiaTheme="minorEastAsia" w:hAnsi="Times New Roman" w:cs="Times New Roman"/>
          <w:sz w:val="20"/>
          <w:szCs w:val="20"/>
        </w:rPr>
        <w:t>during</w:t>
      </w:r>
      <w:r w:rsidRPr="00591686">
        <w:rPr>
          <w:rFonts w:ascii="Times New Roman" w:eastAsiaTheme="minorEastAsia" w:hAnsi="Times New Roman" w:cs="Times New Roman"/>
          <w:sz w:val="20"/>
          <w:szCs w:val="20"/>
        </w:rPr>
        <w:t xml:space="preserve"> </w:t>
      </w:r>
      <w:r w:rsidR="00447ACD" w:rsidRPr="00591686">
        <w:rPr>
          <w:rFonts w:ascii="Times New Roman" w:eastAsiaTheme="minorEastAsia" w:hAnsi="Times New Roman" w:cs="Times New Roman"/>
          <w:sz w:val="20"/>
          <w:szCs w:val="20"/>
        </w:rPr>
        <w:t xml:space="preserve">the </w:t>
      </w:r>
      <w:r w:rsidRPr="00591686">
        <w:rPr>
          <w:rFonts w:ascii="Times New Roman" w:eastAsiaTheme="minorEastAsia" w:hAnsi="Times New Roman" w:cs="Times New Roman"/>
          <w:sz w:val="20"/>
          <w:szCs w:val="20"/>
        </w:rPr>
        <w:t>reconstruction</w:t>
      </w:r>
      <w:r w:rsidR="00447ACD" w:rsidRPr="00591686">
        <w:rPr>
          <w:rFonts w:ascii="Times New Roman" w:eastAsiaTheme="minorEastAsia" w:hAnsi="Times New Roman" w:cs="Times New Roman"/>
          <w:sz w:val="20"/>
          <w:szCs w:val="20"/>
        </w:rPr>
        <w:t xml:space="preserve"> process</w:t>
      </w:r>
      <w:r w:rsidRPr="00591686">
        <w:rPr>
          <w:rFonts w:ascii="Times New Roman" w:eastAsiaTheme="minorEastAsia" w:hAnsi="Times New Roman" w:cs="Times New Roman"/>
          <w:sz w:val="20"/>
          <w:szCs w:val="20"/>
        </w:rPr>
        <w:t xml:space="preserve"> acts </w:t>
      </w:r>
      <w:r w:rsidR="00447ACD" w:rsidRPr="00591686">
        <w:rPr>
          <w:rFonts w:ascii="Times New Roman" w:eastAsiaTheme="minorEastAsia" w:hAnsi="Times New Roman" w:cs="Times New Roman"/>
          <w:sz w:val="20"/>
          <w:szCs w:val="20"/>
        </w:rPr>
        <w:t>as</w:t>
      </w:r>
      <w:r w:rsidRPr="00591686">
        <w:rPr>
          <w:rFonts w:ascii="Times New Roman" w:eastAsiaTheme="minorEastAsia" w:hAnsi="Times New Roman" w:cs="Times New Roman"/>
          <w:sz w:val="20"/>
          <w:szCs w:val="20"/>
        </w:rPr>
        <w:t xml:space="preserve"> a scale parameter and is completely arbitrary. </w:t>
      </w:r>
      <w:r w:rsidR="00447ACD" w:rsidRPr="00591686">
        <w:rPr>
          <w:rFonts w:ascii="Times New Roman" w:eastAsiaTheme="minorEastAsia" w:hAnsi="Times New Roman" w:cs="Times New Roman"/>
          <w:sz w:val="20"/>
          <w:szCs w:val="20"/>
        </w:rPr>
        <w:t>Nonetheless</w:t>
      </w:r>
      <w:r w:rsidRPr="00591686">
        <w:rPr>
          <w:rFonts w:ascii="Times New Roman" w:eastAsiaTheme="minorEastAsia" w:hAnsi="Times New Roman" w:cs="Times New Roman"/>
          <w:sz w:val="20"/>
          <w:szCs w:val="20"/>
        </w:rPr>
        <w:t xml:space="preserve">, for </w:t>
      </w:r>
      <w:r w:rsidR="00447ACD" w:rsidRPr="00591686">
        <w:rPr>
          <w:rFonts w:ascii="Times New Roman" w:eastAsiaTheme="minorEastAsia" w:hAnsi="Times New Roman" w:cs="Times New Roman"/>
          <w:sz w:val="20"/>
          <w:szCs w:val="20"/>
        </w:rPr>
        <w:t>the sake of validating our approach</w:t>
      </w:r>
      <w:r w:rsidRPr="00591686">
        <w:rPr>
          <w:rFonts w:ascii="Times New Roman" w:eastAsiaTheme="minorEastAsia" w:hAnsi="Times New Roman" w:cs="Times New Roman"/>
          <w:sz w:val="20"/>
          <w:szCs w:val="20"/>
        </w:rPr>
        <w:t>,</w:t>
      </w:r>
      <w:r w:rsidR="00447ACD" w:rsidRPr="00591686">
        <w:rPr>
          <w:rFonts w:ascii="Times New Roman" w:eastAsiaTheme="minorEastAsia" w:hAnsi="Times New Roman" w:cs="Times New Roman"/>
          <w:sz w:val="20"/>
          <w:szCs w:val="20"/>
        </w:rPr>
        <w:t xml:space="preserve"> we opt to use the actual time steps.</w:t>
      </w:r>
      <w:r w:rsidR="00911FEC" w:rsidRPr="00591686">
        <w:rPr>
          <w:rFonts w:ascii="Times New Roman" w:eastAsiaTheme="minorEastAsia" w:hAnsi="Times New Roman" w:cs="Times New Roman"/>
          <w:sz w:val="20"/>
          <w:szCs w:val="20"/>
        </w:rPr>
        <w:t xml:space="preserve"> Second, to streamline the optimization process, we standardized the data. Consequently, the corresponding parameters can vary around </w:t>
      </w:r>
      <w:r w:rsidR="00911FEC" w:rsidRPr="00591686">
        <w:rPr>
          <w:rFonts w:ascii="Consolas" w:hAnsi="Consolas" w:cs="Times New Roman"/>
          <w:sz w:val="20"/>
          <w:szCs w:val="20"/>
        </w:rPr>
        <w:t>0</w:t>
      </w:r>
      <w:r w:rsidR="00911FEC" w:rsidRPr="00591686">
        <w:rPr>
          <w:rFonts w:ascii="Times New Roman" w:eastAsiaTheme="minorEastAsia" w:hAnsi="Times New Roman" w:cs="Times New Roman"/>
          <w:sz w:val="20"/>
          <w:szCs w:val="20"/>
        </w:rPr>
        <w:t xml:space="preserve">, and their magnitudes are not significantly different from </w:t>
      </w:r>
      <w:r w:rsidR="00911FEC" w:rsidRPr="00591686">
        <w:rPr>
          <w:rFonts w:ascii="Consolas" w:hAnsi="Consolas" w:cs="Times New Roman"/>
          <w:sz w:val="20"/>
          <w:szCs w:val="20"/>
        </w:rPr>
        <w:t>0</w:t>
      </w:r>
      <w:r w:rsidR="00911FEC" w:rsidRPr="00591686">
        <w:rPr>
          <w:rFonts w:ascii="Times New Roman" w:eastAsiaTheme="minorEastAsia" w:hAnsi="Times New Roman" w:cs="Times New Roman"/>
          <w:sz w:val="20"/>
          <w:szCs w:val="20"/>
        </w:rPr>
        <w:t xml:space="preserve">. Therefore, we used a </w:t>
      </w:r>
      <w:r w:rsidR="00037861" w:rsidRPr="00591686">
        <w:rPr>
          <w:rFonts w:ascii="Times New Roman" w:eastAsiaTheme="minorEastAsia" w:hAnsi="Times New Roman" w:cs="Times New Roman"/>
          <w:sz w:val="20"/>
          <w:szCs w:val="20"/>
        </w:rPr>
        <w:t xml:space="preserve">symmetrical lower and </w:t>
      </w:r>
      <w:r w:rsidR="00037861" w:rsidRPr="00591686">
        <w:rPr>
          <w:rFonts w:ascii="Times New Roman" w:eastAsiaTheme="minorEastAsia" w:hAnsi="Times New Roman" w:cs="Times New Roman"/>
          <w:sz w:val="20"/>
          <w:szCs w:val="20"/>
        </w:rPr>
        <w:lastRenderedPageBreak/>
        <w:t>upper bound</w:t>
      </w:r>
      <w:r w:rsidR="00911FEC" w:rsidRPr="00591686">
        <w:rPr>
          <w:rFonts w:ascii="Times New Roman" w:eastAsiaTheme="minorEastAsia" w:hAnsi="Times New Roman" w:cs="Times New Roman"/>
          <w:sz w:val="20"/>
          <w:szCs w:val="20"/>
        </w:rPr>
        <w:t xml:space="preserve"> for </w:t>
      </w:r>
      <w:r w:rsidR="00037861" w:rsidRPr="00591686">
        <w:rPr>
          <w:rFonts w:ascii="Times New Roman" w:eastAsiaTheme="minorEastAsia" w:hAnsi="Times New Roman" w:cs="Times New Roman"/>
          <w:sz w:val="20"/>
          <w:szCs w:val="20"/>
        </w:rPr>
        <w:t>each</w:t>
      </w:r>
      <w:r w:rsidR="00911FEC" w:rsidRPr="00591686">
        <w:rPr>
          <w:rFonts w:ascii="Times New Roman" w:eastAsiaTheme="minorEastAsia" w:hAnsi="Times New Roman" w:cs="Times New Roman"/>
          <w:sz w:val="20"/>
          <w:szCs w:val="20"/>
        </w:rPr>
        <w:t xml:space="preserve"> drift parameters</w:t>
      </w:r>
      <w:r w:rsidR="00037861" w:rsidRPr="00591686">
        <w:rPr>
          <w:rFonts w:ascii="Times New Roman" w:eastAsiaTheme="minorEastAsia" w:hAnsi="Times New Roman" w:cs="Times New Roman"/>
          <w:sz w:val="20"/>
          <w:szCs w:val="20"/>
        </w:rPr>
        <w:t xml:space="preserve">, i.e., the interval </w:t>
      </w:r>
      <w:r w:rsidR="00037861" w:rsidRPr="00591686">
        <w:rPr>
          <w:rFonts w:ascii="Consolas" w:eastAsia="Times New Roman" w:hAnsi="Consolas" w:cs="Times New Roman"/>
          <w:sz w:val="20"/>
          <w:szCs w:val="20"/>
        </w:rPr>
        <w:t>[-5 5]</w:t>
      </w:r>
      <w:r w:rsidR="00037861" w:rsidRPr="00591686">
        <w:rPr>
          <w:rFonts w:ascii="Times New Roman" w:eastAsiaTheme="minorEastAsia" w:hAnsi="Times New Roman" w:cs="Times New Roman"/>
          <w:sz w:val="20"/>
          <w:szCs w:val="20"/>
        </w:rPr>
        <w:t xml:space="preserve">. For the noise parameter, we need to consider the interval </w:t>
      </w:r>
      <w:r w:rsidR="00037861" w:rsidRPr="00591686">
        <w:rPr>
          <w:rFonts w:ascii="Consolas" w:eastAsia="Times New Roman" w:hAnsi="Consolas" w:cs="Times New Roman"/>
          <w:sz w:val="20"/>
          <w:szCs w:val="20"/>
        </w:rPr>
        <w:t>[0 5]</w:t>
      </w:r>
      <w:r w:rsidR="00037861" w:rsidRPr="00591686">
        <w:rPr>
          <w:rFonts w:ascii="Times New Roman" w:eastAsiaTheme="minorEastAsia" w:hAnsi="Times New Roman" w:cs="Times New Roman"/>
          <w:sz w:val="20"/>
          <w:szCs w:val="20"/>
        </w:rPr>
        <w:t xml:space="preserve"> to ensure the positivity of the diffusion function. Finally, in order to recover a model that accurately represents the original data, we must back-transform the parameters to their original scales. This involves subtracting the state variable by the mean of the data, dividing by the standard deviation of the data, and then multiplying the entire system by the standard deviation of the data. Consequently, the following drift and diffusion functions model the original data </w:t>
      </w:r>
    </w:p>
    <w:p w14:paraId="31F0B044" w14:textId="647B7561" w:rsidR="00A875BF" w:rsidRPr="00E055AD" w:rsidRDefault="00A875BF" w:rsidP="00D0128F">
      <w:pPr>
        <w:spacing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w:t>
      </w:r>
      <w:proofErr w:type="gramStart"/>
      <w:r w:rsidRPr="00E055AD">
        <w:rPr>
          <w:rFonts w:ascii="Consolas" w:eastAsia="Times New Roman" w:hAnsi="Consolas" w:cs="Times New Roman"/>
          <w:sz w:val="20"/>
          <w:szCs w:val="20"/>
          <w:lang w:val="es-ES"/>
        </w:rPr>
        <w:t>x,par</w:t>
      </w:r>
      <w:proofErr w:type="gramEnd"/>
      <w:r w:rsidRPr="00E055AD">
        <w:rPr>
          <w:rFonts w:ascii="Consolas" w:eastAsia="Times New Roman" w:hAnsi="Consolas" w:cs="Times New Roman"/>
          <w:sz w:val="20"/>
          <w:szCs w:val="20"/>
          <w:lang w:val="es-ES"/>
        </w:rPr>
        <w:t>)s.*par(1).*((x-m)./s).^3+s.*par(2).*((x-m)./s).^2+s.*par(3).*(x-m)./s+s.*par(4);sigma=@(x,par)s.*par(5)</w:t>
      </w:r>
      <w:r w:rsidR="00576F9F">
        <w:rPr>
          <w:rFonts w:ascii="Consolas" w:eastAsia="Times New Roman" w:hAnsi="Consolas" w:cs="Times New Roman"/>
          <w:sz w:val="20"/>
          <w:szCs w:val="20"/>
          <w:lang w:val="es-ES"/>
        </w:rPr>
        <w:t>;</w:t>
      </w:r>
    </w:p>
    <w:p w14:paraId="37C9227A" w14:textId="03DE6C39" w:rsidR="00A875BF" w:rsidRPr="00591686" w:rsidRDefault="00A875BF" w:rsidP="004770E4">
      <w:pPr>
        <w:spacing w:after="12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where </w:t>
      </w:r>
      <w:r w:rsidRPr="00591686">
        <w:rPr>
          <w:rFonts w:ascii="Consolas" w:eastAsia="Times New Roman" w:hAnsi="Consolas" w:cs="Times New Roman"/>
          <w:sz w:val="20"/>
          <w:szCs w:val="20"/>
        </w:rPr>
        <w:t>m = mean(data)</w:t>
      </w:r>
      <w:r w:rsidRPr="00591686">
        <w:rPr>
          <w:rFonts w:ascii="Times New Roman" w:eastAsiaTheme="minorEastAsia" w:hAnsi="Times New Roman" w:cs="Times New Roman"/>
          <w:sz w:val="20"/>
          <w:szCs w:val="20"/>
        </w:rPr>
        <w:t xml:space="preserve"> and </w:t>
      </w:r>
      <w:r w:rsidRPr="00591686">
        <w:rPr>
          <w:rFonts w:ascii="Consolas" w:eastAsia="Times New Roman" w:hAnsi="Consolas" w:cs="Times New Roman"/>
          <w:sz w:val="20"/>
          <w:szCs w:val="20"/>
        </w:rPr>
        <w:t xml:space="preserve">s = </w:t>
      </w:r>
      <w:proofErr w:type="spellStart"/>
      <w:r w:rsidRPr="00591686">
        <w:rPr>
          <w:rFonts w:ascii="Consolas" w:eastAsia="Times New Roman" w:hAnsi="Consolas" w:cs="Times New Roman"/>
          <w:sz w:val="20"/>
          <w:szCs w:val="20"/>
        </w:rPr>
        <w:t>std</w:t>
      </w:r>
      <w:proofErr w:type="spellEnd"/>
      <w:r w:rsidRPr="00591686">
        <w:rPr>
          <w:rFonts w:ascii="Consolas" w:eastAsia="Times New Roman" w:hAnsi="Consolas" w:cs="Times New Roman"/>
          <w:sz w:val="20"/>
          <w:szCs w:val="20"/>
        </w:rPr>
        <w:t>(data)</w:t>
      </w:r>
      <w:r w:rsidRPr="00591686">
        <w:rPr>
          <w:rFonts w:ascii="Times New Roman" w:eastAsiaTheme="minorEastAsia" w:hAnsi="Times New Roman" w:cs="Times New Roman"/>
          <w:sz w:val="20"/>
          <w:szCs w:val="20"/>
        </w:rPr>
        <w:t>.</w:t>
      </w:r>
      <w:r w:rsidR="002527A4" w:rsidRPr="00591686">
        <w:rPr>
          <w:rFonts w:ascii="Times New Roman" w:eastAsiaTheme="minorEastAsia" w:hAnsi="Times New Roman" w:cs="Times New Roman"/>
          <w:sz w:val="20"/>
          <w:szCs w:val="20"/>
        </w:rPr>
        <w:t xml:space="preserve"> </w:t>
      </w:r>
      <w:r w:rsidR="00F94E19" w:rsidRPr="00591686">
        <w:rPr>
          <w:rFonts w:ascii="Times New Roman" w:eastAsiaTheme="minorEastAsia" w:hAnsi="Times New Roman" w:cs="Times New Roman"/>
          <w:sz w:val="20"/>
          <w:szCs w:val="20"/>
        </w:rPr>
        <w:t>N</w:t>
      </w:r>
      <w:r w:rsidR="002527A4" w:rsidRPr="00591686">
        <w:rPr>
          <w:rFonts w:ascii="Times New Roman" w:eastAsiaTheme="minorEastAsia" w:hAnsi="Times New Roman" w:cs="Times New Roman"/>
          <w:sz w:val="20"/>
          <w:szCs w:val="20"/>
        </w:rPr>
        <w:t>ext</w:t>
      </w:r>
      <w:r w:rsidR="00F94E19" w:rsidRPr="00591686">
        <w:rPr>
          <w:rFonts w:ascii="Times New Roman" w:eastAsiaTheme="minorEastAsia" w:hAnsi="Times New Roman" w:cs="Times New Roman"/>
          <w:sz w:val="20"/>
          <w:szCs w:val="20"/>
        </w:rPr>
        <w:t>, we</w:t>
      </w:r>
      <w:r w:rsidR="002527A4" w:rsidRPr="00591686">
        <w:rPr>
          <w:rFonts w:ascii="Times New Roman" w:eastAsiaTheme="minorEastAsia" w:hAnsi="Times New Roman" w:cs="Times New Roman"/>
          <w:sz w:val="20"/>
          <w:szCs w:val="20"/>
        </w:rPr>
        <w:t xml:space="preserve"> get </w:t>
      </w:r>
      <w:r w:rsidR="00EB738D">
        <w:rPr>
          <w:rFonts w:ascii="Times New Roman" w:eastAsiaTheme="minorEastAsia" w:hAnsi="Times New Roman" w:cs="Times New Roman"/>
          <w:sz w:val="20"/>
          <w:szCs w:val="20"/>
        </w:rPr>
        <w:t xml:space="preserve">at least </w:t>
      </w:r>
      <w:r w:rsidR="00BE5486">
        <w:rPr>
          <w:rFonts w:ascii="Times New Roman" w:eastAsiaTheme="minorEastAsia" w:hAnsi="Times New Roman" w:cs="Times New Roman"/>
          <w:sz w:val="20"/>
          <w:szCs w:val="20"/>
        </w:rPr>
        <w:t>5</w:t>
      </w:r>
      <w:r w:rsidR="00BE5486" w:rsidRPr="00591686">
        <w:rPr>
          <w:rFonts w:ascii="Times New Roman" w:eastAsiaTheme="minorEastAsia" w:hAnsi="Times New Roman" w:cs="Times New Roman"/>
          <w:sz w:val="20"/>
          <w:szCs w:val="20"/>
        </w:rPr>
        <w:t xml:space="preserve"> </w:t>
      </w:r>
      <w:r w:rsidR="002527A4" w:rsidRPr="00591686">
        <w:rPr>
          <w:rFonts w:ascii="Times New Roman" w:eastAsiaTheme="minorEastAsia" w:hAnsi="Times New Roman" w:cs="Times New Roman"/>
          <w:sz w:val="20"/>
          <w:szCs w:val="20"/>
        </w:rPr>
        <w:t>legitimate points by the following command</w:t>
      </w:r>
    </w:p>
    <w:p w14:paraId="62743351" w14:textId="1DEB515D" w:rsidR="00BE5486" w:rsidRPr="00591686" w:rsidRDefault="00BE5486" w:rsidP="00762962">
      <w:pPr>
        <w:spacing w:after="12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legitimate_</w:t>
      </w:r>
      <w:proofErr w:type="gramStart"/>
      <w:r w:rsidRPr="00591686">
        <w:rPr>
          <w:rFonts w:ascii="Consolas" w:eastAsia="Times New Roman" w:hAnsi="Consolas" w:cs="Times New Roman"/>
          <w:sz w:val="20"/>
          <w:szCs w:val="20"/>
        </w:rPr>
        <w:t>points</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result</w:t>
      </w:r>
      <w:r w:rsidR="006A087D">
        <w:rPr>
          <w:rFonts w:ascii="Consolas" w:eastAsia="Times New Roman" w:hAnsi="Consolas" w:cs="Times New Roman"/>
          <w:sz w:val="20"/>
          <w:szCs w:val="20"/>
        </w:rPr>
        <w:t>9</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prev_range</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xml:space="preserve">, </w:t>
      </w:r>
      <w:r w:rsidR="00E856DE">
        <w:rPr>
          <w:rFonts w:ascii="Consolas" w:eastAsia="Times New Roman" w:hAnsi="Consolas" w:cs="Times New Roman"/>
          <w:sz w:val="20"/>
          <w:szCs w:val="20"/>
        </w:rPr>
        <w:t>12</w:t>
      </w:r>
      <w:r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p>
    <w:p w14:paraId="7F3011EC" w14:textId="24AE4FB4" w:rsidR="002527A4" w:rsidRDefault="002527A4" w:rsidP="004770E4">
      <w:pPr>
        <w:spacing w:after="120"/>
        <w:jc w:val="both"/>
        <w:rPr>
          <w:rFonts w:ascii="Consolas" w:eastAsiaTheme="minorEastAsia" w:hAnsi="Consolas" w:cs="Times New Roman"/>
          <w:sz w:val="20"/>
          <w:szCs w:val="20"/>
        </w:rPr>
      </w:pPr>
      <w:r w:rsidRPr="00591686">
        <w:rPr>
          <w:rFonts w:ascii="Times New Roman" w:eastAsiaTheme="minorEastAsia" w:hAnsi="Times New Roman" w:cs="Times New Roman"/>
          <w:sz w:val="20"/>
          <w:szCs w:val="20"/>
        </w:rPr>
        <w:t xml:space="preserve">and, finally we go for </w:t>
      </w:r>
      <w:proofErr w:type="spellStart"/>
      <w:r w:rsidRPr="00591686">
        <w:rPr>
          <w:rFonts w:ascii="Times New Roman" w:eastAsiaTheme="minorEastAsia" w:hAnsi="Times New Roman" w:cs="Times New Roman"/>
          <w:sz w:val="20"/>
          <w:szCs w:val="20"/>
        </w:rPr>
        <w:t>Hermite</w:t>
      </w:r>
      <w:proofErr w:type="spellEnd"/>
      <w:r w:rsidRPr="00591686">
        <w:rPr>
          <w:rFonts w:ascii="Times New Roman" w:eastAsiaTheme="minorEastAsia" w:hAnsi="Times New Roman" w:cs="Times New Roman"/>
          <w:sz w:val="20"/>
          <w:szCs w:val="20"/>
        </w:rPr>
        <w:t xml:space="preserve"> reconstruction</w:t>
      </w:r>
      <w:r w:rsidR="004A2030" w:rsidRPr="00591686">
        <w:rPr>
          <w:rFonts w:ascii="Times New Roman" w:eastAsiaTheme="minorEastAsia" w:hAnsi="Times New Roman" w:cs="Times New Roman"/>
          <w:sz w:val="20"/>
          <w:szCs w:val="20"/>
        </w:rPr>
        <w:t xml:space="preserve"> as bellow</w:t>
      </w:r>
    </w:p>
    <w:p w14:paraId="3B24657D" w14:textId="1C17AEE3" w:rsidR="00914649" w:rsidRPr="00591686" w:rsidRDefault="00914649" w:rsidP="00762962">
      <w:pPr>
        <w:spacing w:after="12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result_</w:t>
      </w:r>
      <w:r w:rsidR="006A087D" w:rsidRPr="00591686">
        <w:rPr>
          <w:rFonts w:ascii="Consolas" w:eastAsia="Times New Roman" w:hAnsi="Consolas" w:cs="Times New Roman"/>
          <w:sz w:val="20"/>
          <w:szCs w:val="20"/>
        </w:rPr>
        <w:t>her</w:t>
      </w:r>
      <w:r w:rsidR="006A087D">
        <w:rPr>
          <w:rFonts w:ascii="Consolas" w:eastAsia="Times New Roman" w:hAnsi="Consolas" w:cs="Times New Roman"/>
          <w:sz w:val="20"/>
          <w:szCs w:val="20"/>
        </w:rPr>
        <w:t>9</w:t>
      </w:r>
      <w:r w:rsidR="006A087D"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hermite_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596C445A" w14:textId="4E45872B" w:rsidR="002527A4" w:rsidRPr="00591686" w:rsidRDefault="002527A4" w:rsidP="004770E4">
      <w:pPr>
        <w:spacing w:after="12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to obtain</w:t>
      </w:r>
    </w:p>
    <w:p w14:paraId="798A2C81" w14:textId="44069C28" w:rsidR="002527A4" w:rsidRPr="00591686" w:rsidRDefault="002527A4" w:rsidP="002527A4">
      <w:pPr>
        <w:spacing w:after="0"/>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Estimated parameters: </w:t>
      </w:r>
    </w:p>
    <w:p w14:paraId="44DA5244" w14:textId="517BB359" w:rsidR="002527A4" w:rsidRPr="00591686" w:rsidRDefault="002527A4" w:rsidP="002527A4">
      <w:pPr>
        <w:spacing w:after="0"/>
        <w:jc w:val="both"/>
        <w:rPr>
          <w:rFonts w:ascii="Consolas" w:eastAsiaTheme="minorEastAsia" w:hAnsi="Consolas" w:cs="Times New Roman"/>
          <w:sz w:val="20"/>
          <w:szCs w:val="20"/>
        </w:rPr>
      </w:pPr>
      <w:r w:rsidRPr="00591686">
        <w:rPr>
          <w:rFonts w:ascii="Consolas" w:eastAsiaTheme="minorEastAsia" w:hAnsi="Consolas" w:cs="Times New Roman"/>
          <w:sz w:val="20"/>
          <w:szCs w:val="20"/>
        </w:rPr>
        <w:t>-0.044756</w:t>
      </w:r>
      <w:r w:rsidR="00DE63BF" w:rsidRPr="00591686">
        <w:rPr>
          <w:rFonts w:ascii="Consolas" w:eastAsiaTheme="minorEastAsia" w:hAnsi="Consolas" w:cs="Times New Roman"/>
          <w:sz w:val="20"/>
          <w:szCs w:val="20"/>
        </w:rPr>
        <w:t xml:space="preserve"> </w:t>
      </w:r>
      <w:r w:rsidRPr="00591686">
        <w:rPr>
          <w:rFonts w:ascii="Consolas" w:eastAsiaTheme="minorEastAsia" w:hAnsi="Consolas" w:cs="Times New Roman"/>
          <w:sz w:val="20"/>
          <w:szCs w:val="20"/>
        </w:rPr>
        <w:t>-0.0042904   0.0464   0.0022962     0.22073</w:t>
      </w:r>
    </w:p>
    <w:p w14:paraId="37D0C0FF" w14:textId="2BA9020F" w:rsidR="002527A4" w:rsidRDefault="002527A4" w:rsidP="000E1BC4">
      <w:pPr>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sum of log-likelihoods: 362.5456</w:t>
      </w:r>
    </w:p>
    <w:p w14:paraId="067A19CF" w14:textId="47EF3239" w:rsidR="007D7C4D" w:rsidRPr="00591686" w:rsidRDefault="004A2030" w:rsidP="00DE63BF">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The lower objective value for the </w:t>
      </w:r>
      <w:proofErr w:type="spellStart"/>
      <w:r w:rsidRPr="00591686">
        <w:rPr>
          <w:rFonts w:ascii="Times New Roman" w:eastAsiaTheme="minorEastAsia" w:hAnsi="Times New Roman" w:cs="Times New Roman"/>
          <w:sz w:val="20"/>
          <w:szCs w:val="20"/>
        </w:rPr>
        <w:t>Hermite</w:t>
      </w:r>
      <w:proofErr w:type="spellEnd"/>
      <w:r w:rsidRPr="00591686">
        <w:rPr>
          <w:rFonts w:ascii="Times New Roman" w:eastAsiaTheme="minorEastAsia" w:hAnsi="Times New Roman" w:cs="Times New Roman"/>
          <w:sz w:val="20"/>
          <w:szCs w:val="20"/>
        </w:rPr>
        <w:t xml:space="preserve"> reconstruction (</w:t>
      </w:r>
      <w:r w:rsidRPr="00591686">
        <w:rPr>
          <w:rFonts w:ascii="Consolas" w:eastAsiaTheme="minorEastAsia" w:hAnsi="Consolas" w:cs="Times New Roman"/>
          <w:sz w:val="20"/>
          <w:szCs w:val="20"/>
        </w:rPr>
        <w:t>362.5456</w:t>
      </w:r>
      <w:r w:rsidRPr="00591686">
        <w:rPr>
          <w:rFonts w:ascii="Times New Roman" w:eastAsiaTheme="minorEastAsia" w:hAnsi="Times New Roman" w:cs="Times New Roman"/>
          <w:sz w:val="20"/>
          <w:szCs w:val="20"/>
        </w:rPr>
        <w:t xml:space="preserve">) </w:t>
      </w:r>
      <w:r w:rsidR="007D0F41" w:rsidRPr="00591686">
        <w:rPr>
          <w:rFonts w:ascii="Times New Roman" w:eastAsiaTheme="minorEastAsia" w:hAnsi="Times New Roman" w:cs="Times New Roman"/>
          <w:sz w:val="20"/>
          <w:szCs w:val="20"/>
        </w:rPr>
        <w:t>compared to the</w:t>
      </w:r>
      <w:r w:rsidRPr="00591686">
        <w:rPr>
          <w:rFonts w:ascii="Times New Roman" w:eastAsiaTheme="minorEastAsia" w:hAnsi="Times New Roman" w:cs="Times New Roman"/>
          <w:sz w:val="20"/>
          <w:szCs w:val="20"/>
        </w:rPr>
        <w:t xml:space="preserve"> Euler reconstruction (</w:t>
      </w:r>
      <w:r w:rsidRPr="00591686">
        <w:rPr>
          <w:rFonts w:ascii="Consolas" w:hAnsi="Consolas" w:cs="Times New Roman"/>
          <w:sz w:val="20"/>
          <w:szCs w:val="20"/>
        </w:rPr>
        <w:t>375.9106</w:t>
      </w:r>
      <w:r w:rsidRPr="00591686">
        <w:rPr>
          <w:rFonts w:ascii="Times New Roman" w:eastAsiaTheme="minorEastAsia" w:hAnsi="Times New Roman" w:cs="Times New Roman"/>
          <w:sz w:val="20"/>
          <w:szCs w:val="20"/>
        </w:rPr>
        <w:t>) indicates an improvement in the parameter estimation. To ge</w:t>
      </w:r>
      <w:r w:rsidR="007D0F41" w:rsidRPr="00591686">
        <w:rPr>
          <w:rFonts w:ascii="Times New Roman" w:eastAsiaTheme="minorEastAsia" w:hAnsi="Times New Roman" w:cs="Times New Roman"/>
          <w:sz w:val="20"/>
          <w:szCs w:val="20"/>
        </w:rPr>
        <w:t>nerate</w:t>
      </w:r>
      <w:r w:rsidRPr="00591686">
        <w:rPr>
          <w:rFonts w:ascii="Times New Roman" w:eastAsiaTheme="minorEastAsia" w:hAnsi="Times New Roman" w:cs="Times New Roman"/>
          <w:sz w:val="20"/>
          <w:szCs w:val="20"/>
        </w:rPr>
        <w:t xml:space="preserve"> plot</w:t>
      </w:r>
      <w:r w:rsidR="007D0F41" w:rsidRPr="00591686">
        <w:rPr>
          <w:rFonts w:ascii="Times New Roman" w:eastAsiaTheme="minorEastAsia" w:hAnsi="Times New Roman" w:cs="Times New Roman"/>
          <w:sz w:val="20"/>
          <w:szCs w:val="20"/>
        </w:rPr>
        <w:t>s</w:t>
      </w:r>
      <w:r w:rsidRPr="00591686">
        <w:rPr>
          <w:rFonts w:ascii="Times New Roman" w:eastAsiaTheme="minorEastAsia" w:hAnsi="Times New Roman" w:cs="Times New Roman"/>
          <w:sz w:val="20"/>
          <w:szCs w:val="20"/>
        </w:rPr>
        <w:t xml:space="preserve"> for both</w:t>
      </w:r>
      <w:r w:rsidR="007D0F41" w:rsidRPr="00591686">
        <w:rPr>
          <w:rFonts w:ascii="Times New Roman" w:eastAsiaTheme="minorEastAsia" w:hAnsi="Times New Roman" w:cs="Times New Roman"/>
          <w:sz w:val="20"/>
          <w:szCs w:val="20"/>
        </w:rPr>
        <w:t xml:space="preserve"> the</w:t>
      </w:r>
      <w:r w:rsidRPr="00591686">
        <w:rPr>
          <w:rFonts w:ascii="Times New Roman" w:eastAsiaTheme="minorEastAsia" w:hAnsi="Times New Roman" w:cs="Times New Roman"/>
          <w:sz w:val="20"/>
          <w:szCs w:val="20"/>
        </w:rPr>
        <w:t xml:space="preserve"> Euler and </w:t>
      </w:r>
      <w:proofErr w:type="spellStart"/>
      <w:r w:rsidRPr="00591686">
        <w:rPr>
          <w:rFonts w:ascii="Times New Roman" w:eastAsiaTheme="minorEastAsia" w:hAnsi="Times New Roman" w:cs="Times New Roman"/>
          <w:sz w:val="20"/>
          <w:szCs w:val="20"/>
        </w:rPr>
        <w:t>Hermite</w:t>
      </w:r>
      <w:proofErr w:type="spellEnd"/>
      <w:r w:rsidRPr="00591686">
        <w:rPr>
          <w:rFonts w:ascii="Times New Roman" w:eastAsiaTheme="minorEastAsia" w:hAnsi="Times New Roman" w:cs="Times New Roman"/>
          <w:sz w:val="20"/>
          <w:szCs w:val="20"/>
        </w:rPr>
        <w:t xml:space="preserve"> outcomes</w:t>
      </w:r>
      <w:r w:rsidR="007D0F41"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type the following commands</w:t>
      </w:r>
      <w:r w:rsidR="00A43866" w:rsidRPr="00591686">
        <w:rPr>
          <w:rFonts w:ascii="Times New Roman" w:eastAsiaTheme="minorEastAsia" w:hAnsi="Times New Roman" w:cs="Times New Roman"/>
          <w:sz w:val="20"/>
          <w:szCs w:val="20"/>
        </w:rPr>
        <w:t xml:space="preserve"> (see</w:t>
      </w:r>
      <w:r w:rsidR="00017118">
        <w:rPr>
          <w:rFonts w:ascii="Times New Roman" w:hAnsi="Times New Roman" w:cs="Times New Roman"/>
          <w:b/>
          <w:sz w:val="20"/>
          <w:szCs w:val="20"/>
        </w:rPr>
        <w:t xml:space="preserve"> </w:t>
      </w:r>
      <w:r w:rsidR="00017118">
        <w:rPr>
          <w:rFonts w:ascii="Times New Roman" w:hAnsi="Times New Roman" w:cs="Times New Roman"/>
          <w:b/>
          <w:sz w:val="20"/>
          <w:szCs w:val="20"/>
        </w:rPr>
        <w:fldChar w:fldCharType="begin"/>
      </w:r>
      <w:r w:rsidR="00017118">
        <w:rPr>
          <w:rFonts w:ascii="Times New Roman" w:hAnsi="Times New Roman" w:cs="Times New Roman"/>
          <w:b/>
          <w:sz w:val="20"/>
          <w:szCs w:val="20"/>
        </w:rPr>
        <w:instrText xml:space="preserve"> REF Figure6 \h </w:instrText>
      </w:r>
      <w:r w:rsidR="00017118">
        <w:rPr>
          <w:rFonts w:ascii="Times New Roman" w:hAnsi="Times New Roman" w:cs="Times New Roman"/>
          <w:b/>
          <w:sz w:val="20"/>
          <w:szCs w:val="20"/>
        </w:rPr>
      </w:r>
      <w:r w:rsidR="00017118">
        <w:rPr>
          <w:rFonts w:ascii="Times New Roman" w:hAnsi="Times New Roman" w:cs="Times New Roman"/>
          <w:b/>
          <w:sz w:val="20"/>
          <w:szCs w:val="20"/>
        </w:rPr>
        <w:fldChar w:fldCharType="separate"/>
      </w:r>
      <w:r w:rsidR="00017118" w:rsidRPr="00591686">
        <w:rPr>
          <w:rFonts w:ascii="Times New Roman" w:hAnsi="Times New Roman" w:cs="Times New Roman"/>
          <w:b/>
          <w:sz w:val="18"/>
          <w:szCs w:val="18"/>
        </w:rPr>
        <w:t xml:space="preserve">Figure </w:t>
      </w:r>
      <w:r w:rsidR="00017118">
        <w:rPr>
          <w:rFonts w:ascii="Times New Roman" w:hAnsi="Times New Roman" w:cs="Times New Roman"/>
          <w:b/>
          <w:sz w:val="18"/>
          <w:szCs w:val="18"/>
        </w:rPr>
        <w:t>6</w:t>
      </w:r>
      <w:r w:rsidR="00017118">
        <w:rPr>
          <w:rFonts w:ascii="Times New Roman" w:hAnsi="Times New Roman" w:cs="Times New Roman"/>
          <w:b/>
          <w:sz w:val="20"/>
          <w:szCs w:val="20"/>
        </w:rPr>
        <w:fldChar w:fldCharType="end"/>
      </w:r>
      <w:r w:rsidR="00A43866" w:rsidRPr="00591686">
        <w:rPr>
          <w:rFonts w:ascii="Times New Roman" w:eastAsiaTheme="minorEastAsia" w:hAnsi="Times New Roman" w:cs="Times New Roman"/>
          <w:sz w:val="20"/>
          <w:szCs w:val="20"/>
        </w:rPr>
        <w:t>)</w:t>
      </w:r>
    </w:p>
    <w:p w14:paraId="4E282E47" w14:textId="30240379"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 xml:space="preserve">result = result9; </w:t>
      </w:r>
      <w:r w:rsidRPr="00894C81">
        <w:rPr>
          <w:rFonts w:ascii="Consolas" w:eastAsia="Times New Roman" w:hAnsi="Consolas" w:cs="Times New Roman"/>
          <w:color w:val="008013"/>
          <w:sz w:val="20"/>
          <w:szCs w:val="20"/>
        </w:rPr>
        <w:t>%plot for Euler outcomes</w:t>
      </w:r>
    </w:p>
    <w:p w14:paraId="768428EA"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S = load(</w:t>
      </w:r>
      <w:r w:rsidRPr="00894C81">
        <w:rPr>
          <w:rFonts w:ascii="Consolas" w:eastAsia="Times New Roman" w:hAnsi="Consolas" w:cs="Times New Roman"/>
          <w:color w:val="A709F5"/>
          <w:sz w:val="20"/>
          <w:szCs w:val="20"/>
        </w:rPr>
        <w:t>'MayData1D.mat'</w:t>
      </w:r>
      <w:proofErr w:type="gramStart"/>
      <w:r w:rsidRPr="00894C81">
        <w:rPr>
          <w:rFonts w:ascii="Consolas" w:eastAsia="Times New Roman" w:hAnsi="Consolas" w:cs="Times New Roman"/>
          <w:sz w:val="20"/>
          <w:szCs w:val="20"/>
        </w:rPr>
        <w:t>);data</w:t>
      </w:r>
      <w:proofErr w:type="gramEnd"/>
      <w:r w:rsidRPr="00894C81">
        <w:rPr>
          <w:rFonts w:ascii="Consolas" w:eastAsia="Times New Roman" w:hAnsi="Consolas" w:cs="Times New Roman"/>
          <w:sz w:val="20"/>
          <w:szCs w:val="20"/>
        </w:rPr>
        <w:t xml:space="preserve"> = </w:t>
      </w:r>
      <w:proofErr w:type="spellStart"/>
      <w:r w:rsidRPr="00894C81">
        <w:rPr>
          <w:rFonts w:ascii="Consolas" w:eastAsia="Times New Roman" w:hAnsi="Consolas" w:cs="Times New Roman"/>
          <w:sz w:val="20"/>
          <w:szCs w:val="20"/>
        </w:rPr>
        <w:t>S.data</w:t>
      </w:r>
      <w:proofErr w:type="spellEnd"/>
      <w:r w:rsidRPr="00894C81">
        <w:rPr>
          <w:rFonts w:ascii="Consolas" w:eastAsia="Times New Roman" w:hAnsi="Consolas" w:cs="Times New Roman"/>
          <w:sz w:val="20"/>
          <w:szCs w:val="20"/>
        </w:rPr>
        <w:t xml:space="preserve">;  </w:t>
      </w:r>
    </w:p>
    <w:p w14:paraId="47229204"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m = mean(data</w:t>
      </w:r>
      <w:proofErr w:type="gramStart"/>
      <w:r w:rsidRPr="00894C81">
        <w:rPr>
          <w:rFonts w:ascii="Consolas" w:eastAsia="Times New Roman" w:hAnsi="Consolas" w:cs="Times New Roman"/>
          <w:sz w:val="20"/>
          <w:szCs w:val="20"/>
        </w:rPr>
        <w:t>);s</w:t>
      </w:r>
      <w:proofErr w:type="gramEnd"/>
      <w:r w:rsidRPr="00894C81">
        <w:rPr>
          <w:rFonts w:ascii="Consolas" w:eastAsia="Times New Roman" w:hAnsi="Consolas" w:cs="Times New Roman"/>
          <w:sz w:val="20"/>
          <w:szCs w:val="20"/>
        </w:rPr>
        <w:t xml:space="preserve"> = </w:t>
      </w:r>
      <w:proofErr w:type="spellStart"/>
      <w:r w:rsidRPr="00894C81">
        <w:rPr>
          <w:rFonts w:ascii="Consolas" w:eastAsia="Times New Roman" w:hAnsi="Consolas" w:cs="Times New Roman"/>
          <w:sz w:val="20"/>
          <w:szCs w:val="20"/>
        </w:rPr>
        <w:t>std</w:t>
      </w:r>
      <w:proofErr w:type="spellEnd"/>
      <w:r w:rsidRPr="00894C81">
        <w:rPr>
          <w:rFonts w:ascii="Consolas" w:eastAsia="Times New Roman" w:hAnsi="Consolas" w:cs="Times New Roman"/>
          <w:sz w:val="20"/>
          <w:szCs w:val="20"/>
        </w:rPr>
        <w:t>(data);</w:t>
      </w:r>
    </w:p>
    <w:p w14:paraId="14488AC8" w14:textId="77777777" w:rsidR="00894C81" w:rsidRPr="00894C81" w:rsidRDefault="00894C81" w:rsidP="00894C81">
      <w:pPr>
        <w:spacing w:after="0" w:line="240" w:lineRule="auto"/>
        <w:rPr>
          <w:rFonts w:ascii="Consolas" w:eastAsia="Times New Roman" w:hAnsi="Consolas" w:cs="Times New Roman"/>
          <w:sz w:val="20"/>
          <w:szCs w:val="20"/>
        </w:rPr>
      </w:pPr>
      <w:proofErr w:type="spellStart"/>
      <w:proofErr w:type="gramStart"/>
      <w:r w:rsidRPr="00894C81">
        <w:rPr>
          <w:rFonts w:ascii="Consolas" w:eastAsia="Times New Roman" w:hAnsi="Consolas" w:cs="Times New Roman"/>
          <w:sz w:val="20"/>
          <w:szCs w:val="20"/>
        </w:rPr>
        <w:t>result.s</w:t>
      </w:r>
      <w:proofErr w:type="spellEnd"/>
      <w:proofErr w:type="gramEnd"/>
      <w:r w:rsidRPr="00894C81">
        <w:rPr>
          <w:rFonts w:ascii="Consolas" w:eastAsia="Times New Roman" w:hAnsi="Consolas" w:cs="Times New Roman"/>
          <w:sz w:val="20"/>
          <w:szCs w:val="20"/>
        </w:rPr>
        <w:t xml:space="preserve"> = </w:t>
      </w:r>
      <w:proofErr w:type="spellStart"/>
      <w:r w:rsidRPr="00894C81">
        <w:rPr>
          <w:rFonts w:ascii="Consolas" w:eastAsia="Times New Roman" w:hAnsi="Consolas" w:cs="Times New Roman"/>
          <w:sz w:val="20"/>
          <w:szCs w:val="20"/>
        </w:rPr>
        <w:t>s;result.m</w:t>
      </w:r>
      <w:proofErr w:type="spellEnd"/>
      <w:r w:rsidRPr="00894C81">
        <w:rPr>
          <w:rFonts w:ascii="Consolas" w:eastAsia="Times New Roman" w:hAnsi="Consolas" w:cs="Times New Roman"/>
          <w:sz w:val="20"/>
          <w:szCs w:val="20"/>
        </w:rPr>
        <w:t xml:space="preserve"> = </w:t>
      </w:r>
      <w:proofErr w:type="spellStart"/>
      <w:r w:rsidRPr="00894C81">
        <w:rPr>
          <w:rFonts w:ascii="Consolas" w:eastAsia="Times New Roman" w:hAnsi="Consolas" w:cs="Times New Roman"/>
          <w:sz w:val="20"/>
          <w:szCs w:val="20"/>
        </w:rPr>
        <w:t>m;result.par_est</w:t>
      </w:r>
      <w:proofErr w:type="spellEnd"/>
      <w:r w:rsidRPr="00894C81">
        <w:rPr>
          <w:rFonts w:ascii="Consolas" w:eastAsia="Times New Roman" w:hAnsi="Consolas" w:cs="Times New Roman"/>
          <w:sz w:val="20"/>
          <w:szCs w:val="20"/>
        </w:rPr>
        <w:t xml:space="preserve"> = </w:t>
      </w:r>
      <w:proofErr w:type="spellStart"/>
      <w:r w:rsidRPr="00894C81">
        <w:rPr>
          <w:rFonts w:ascii="Consolas" w:eastAsia="Times New Roman" w:hAnsi="Consolas" w:cs="Times New Roman"/>
          <w:sz w:val="20"/>
          <w:szCs w:val="20"/>
        </w:rPr>
        <w:t>result.estimated_par</w:t>
      </w:r>
      <w:proofErr w:type="spellEnd"/>
      <w:r w:rsidRPr="00894C81">
        <w:rPr>
          <w:rFonts w:ascii="Consolas" w:eastAsia="Times New Roman" w:hAnsi="Consolas" w:cs="Times New Roman"/>
          <w:sz w:val="20"/>
          <w:szCs w:val="20"/>
        </w:rPr>
        <w:t>;</w:t>
      </w:r>
    </w:p>
    <w:p w14:paraId="3E00E0A4" w14:textId="77777777" w:rsidR="00894C81" w:rsidRPr="00894C81" w:rsidRDefault="00894C81" w:rsidP="00894C81">
      <w:pPr>
        <w:spacing w:after="0" w:line="240" w:lineRule="auto"/>
        <w:rPr>
          <w:rFonts w:ascii="Consolas" w:eastAsia="Times New Roman" w:hAnsi="Consolas" w:cs="Times New Roman"/>
          <w:sz w:val="20"/>
          <w:szCs w:val="20"/>
        </w:rPr>
      </w:pPr>
      <w:proofErr w:type="spellStart"/>
      <w:proofErr w:type="gramStart"/>
      <w:r w:rsidRPr="00894C81">
        <w:rPr>
          <w:rFonts w:ascii="Consolas" w:eastAsia="Times New Roman" w:hAnsi="Consolas" w:cs="Times New Roman"/>
          <w:sz w:val="20"/>
          <w:szCs w:val="20"/>
        </w:rPr>
        <w:t>result.mufun</w:t>
      </w:r>
      <w:proofErr w:type="spellEnd"/>
      <w:proofErr w:type="gramEnd"/>
      <w:r w:rsidRPr="00894C81">
        <w:rPr>
          <w:rFonts w:ascii="Consolas" w:eastAsia="Times New Roman" w:hAnsi="Consolas" w:cs="Times New Roman"/>
          <w:sz w:val="20"/>
          <w:szCs w:val="20"/>
        </w:rPr>
        <w:t xml:space="preserve"> = @(x,par_est)s.*(par_est(1).*((x-m)./s).^3+par_est(2).*((x-m)./s).^2+par_est(3).*((x-m)./s)+par_est(4));result.sigmafun = @(</w:t>
      </w:r>
      <w:proofErr w:type="spellStart"/>
      <w:r w:rsidRPr="00894C81">
        <w:rPr>
          <w:rFonts w:ascii="Consolas" w:eastAsia="Times New Roman" w:hAnsi="Consolas" w:cs="Times New Roman"/>
          <w:sz w:val="20"/>
          <w:szCs w:val="20"/>
        </w:rPr>
        <w:t>x,par_est</w:t>
      </w:r>
      <w:proofErr w:type="spellEnd"/>
      <w:r w:rsidRPr="00894C81">
        <w:rPr>
          <w:rFonts w:ascii="Consolas" w:eastAsia="Times New Roman" w:hAnsi="Consolas" w:cs="Times New Roman"/>
          <w:sz w:val="20"/>
          <w:szCs w:val="20"/>
        </w:rPr>
        <w:t>)s.*</w:t>
      </w:r>
      <w:proofErr w:type="spellStart"/>
      <w:r w:rsidRPr="00894C81">
        <w:rPr>
          <w:rFonts w:ascii="Consolas" w:eastAsia="Times New Roman" w:hAnsi="Consolas" w:cs="Times New Roman"/>
          <w:sz w:val="20"/>
          <w:szCs w:val="20"/>
        </w:rPr>
        <w:t>par_est</w:t>
      </w:r>
      <w:proofErr w:type="spellEnd"/>
      <w:r w:rsidRPr="00894C81">
        <w:rPr>
          <w:rFonts w:ascii="Consolas" w:eastAsia="Times New Roman" w:hAnsi="Consolas" w:cs="Times New Roman"/>
          <w:sz w:val="20"/>
          <w:szCs w:val="20"/>
        </w:rPr>
        <w:t xml:space="preserve">(5)+0.*x; </w:t>
      </w:r>
      <w:r w:rsidRPr="00894C81">
        <w:rPr>
          <w:rFonts w:ascii="Consolas" w:eastAsia="Times New Roman" w:hAnsi="Consolas" w:cs="Times New Roman"/>
          <w:color w:val="008013"/>
          <w:sz w:val="20"/>
          <w:szCs w:val="20"/>
        </w:rPr>
        <w:t>%back-transformed diffusion</w:t>
      </w:r>
    </w:p>
    <w:p w14:paraId="42B6C014"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mu = @(</w:t>
      </w:r>
      <w:proofErr w:type="spellStart"/>
      <w:proofErr w:type="gramStart"/>
      <w:r w:rsidRPr="00894C81">
        <w:rPr>
          <w:rFonts w:ascii="Consolas" w:eastAsia="Times New Roman" w:hAnsi="Consolas" w:cs="Times New Roman"/>
          <w:sz w:val="20"/>
          <w:szCs w:val="20"/>
        </w:rPr>
        <w:t>x,par</w:t>
      </w:r>
      <w:proofErr w:type="spellEnd"/>
      <w:proofErr w:type="gramEnd"/>
      <w:r w:rsidRPr="00894C81">
        <w:rPr>
          <w:rFonts w:ascii="Consolas" w:eastAsia="Times New Roman" w:hAnsi="Consolas" w:cs="Times New Roman"/>
          <w:sz w:val="20"/>
          <w:szCs w:val="20"/>
        </w:rPr>
        <w:t xml:space="preserve">)par(1).*x.*(1-x./par(2))-par(3).*x.^2./(par(4).^2+x.^2); </w:t>
      </w:r>
      <w:r w:rsidRPr="00894C81">
        <w:rPr>
          <w:rFonts w:ascii="Consolas" w:eastAsia="Times New Roman" w:hAnsi="Consolas" w:cs="Times New Roman"/>
          <w:color w:val="008013"/>
          <w:sz w:val="20"/>
          <w:szCs w:val="20"/>
        </w:rPr>
        <w:t>%true drift</w:t>
      </w:r>
    </w:p>
    <w:p w14:paraId="77F3AA8F"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sigma = @(</w:t>
      </w:r>
      <w:proofErr w:type="spellStart"/>
      <w:proofErr w:type="gramStart"/>
      <w:r w:rsidRPr="00894C81">
        <w:rPr>
          <w:rFonts w:ascii="Consolas" w:eastAsia="Times New Roman" w:hAnsi="Consolas" w:cs="Times New Roman"/>
          <w:sz w:val="20"/>
          <w:szCs w:val="20"/>
        </w:rPr>
        <w:t>x,par</w:t>
      </w:r>
      <w:proofErr w:type="spellEnd"/>
      <w:proofErr w:type="gramEnd"/>
      <w:r w:rsidRPr="00894C81">
        <w:rPr>
          <w:rFonts w:ascii="Consolas" w:eastAsia="Times New Roman" w:hAnsi="Consolas" w:cs="Times New Roman"/>
          <w:sz w:val="20"/>
          <w:szCs w:val="20"/>
        </w:rPr>
        <w:t xml:space="preserve">)par(5)+0.*x; </w:t>
      </w:r>
      <w:r w:rsidRPr="00894C81">
        <w:rPr>
          <w:rFonts w:ascii="Consolas" w:eastAsia="Times New Roman" w:hAnsi="Consolas" w:cs="Times New Roman"/>
          <w:color w:val="008013"/>
          <w:sz w:val="20"/>
          <w:szCs w:val="20"/>
        </w:rPr>
        <w:t>%true diffusion</w:t>
      </w:r>
    </w:p>
    <w:p w14:paraId="59E33459"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par = zeros(5,1</w:t>
      </w:r>
      <w:proofErr w:type="gramStart"/>
      <w:r w:rsidRPr="00894C81">
        <w:rPr>
          <w:rFonts w:ascii="Consolas" w:eastAsia="Times New Roman" w:hAnsi="Consolas" w:cs="Times New Roman"/>
          <w:sz w:val="20"/>
          <w:szCs w:val="20"/>
        </w:rPr>
        <w:t>);par</w:t>
      </w:r>
      <w:proofErr w:type="gramEnd"/>
      <w:r w:rsidRPr="00894C81">
        <w:rPr>
          <w:rFonts w:ascii="Consolas" w:eastAsia="Times New Roman" w:hAnsi="Consolas" w:cs="Times New Roman"/>
          <w:sz w:val="20"/>
          <w:szCs w:val="20"/>
        </w:rPr>
        <w:t xml:space="preserve">(1) = 1.01;par(2) = 10;par(3) = 2.75;par(4) = 1.6;par(5) = 0.4; </w:t>
      </w:r>
      <w:r w:rsidRPr="00894C81">
        <w:rPr>
          <w:rFonts w:ascii="Consolas" w:eastAsia="Times New Roman" w:hAnsi="Consolas" w:cs="Times New Roman"/>
          <w:color w:val="008013"/>
          <w:sz w:val="20"/>
          <w:szCs w:val="20"/>
        </w:rPr>
        <w:t>%true model parameters</w:t>
      </w:r>
    </w:p>
    <w:p w14:paraId="7C5C12AB" w14:textId="77777777" w:rsidR="00894C81" w:rsidRPr="00894C81" w:rsidRDefault="00894C81" w:rsidP="00894C81">
      <w:pPr>
        <w:spacing w:after="0" w:line="240" w:lineRule="auto"/>
        <w:rPr>
          <w:rFonts w:ascii="Consolas" w:eastAsia="Times New Roman" w:hAnsi="Consolas" w:cs="Times New Roman"/>
          <w:sz w:val="20"/>
          <w:szCs w:val="20"/>
        </w:rPr>
      </w:pPr>
      <w:proofErr w:type="spellStart"/>
      <w:r w:rsidRPr="00894C81">
        <w:rPr>
          <w:rFonts w:ascii="Consolas" w:eastAsia="Times New Roman" w:hAnsi="Consolas" w:cs="Times New Roman"/>
          <w:sz w:val="20"/>
          <w:szCs w:val="20"/>
        </w:rPr>
        <w:t>xplot</w:t>
      </w:r>
      <w:proofErr w:type="spellEnd"/>
      <w:r w:rsidRPr="00894C81">
        <w:rPr>
          <w:rFonts w:ascii="Consolas" w:eastAsia="Times New Roman" w:hAnsi="Consolas" w:cs="Times New Roman"/>
          <w:sz w:val="20"/>
          <w:szCs w:val="20"/>
        </w:rPr>
        <w:t>=</w:t>
      </w:r>
      <w:proofErr w:type="spellStart"/>
      <w:proofErr w:type="gramStart"/>
      <w:r w:rsidRPr="00894C81">
        <w:rPr>
          <w:rFonts w:ascii="Consolas" w:eastAsia="Times New Roman" w:hAnsi="Consolas" w:cs="Times New Roman"/>
          <w:sz w:val="20"/>
          <w:szCs w:val="20"/>
        </w:rPr>
        <w:t>linspace</w:t>
      </w:r>
      <w:proofErr w:type="spellEnd"/>
      <w:r w:rsidRPr="00894C81">
        <w:rPr>
          <w:rFonts w:ascii="Consolas" w:eastAsia="Times New Roman" w:hAnsi="Consolas" w:cs="Times New Roman"/>
          <w:sz w:val="20"/>
          <w:szCs w:val="20"/>
        </w:rPr>
        <w:t>(</w:t>
      </w:r>
      <w:proofErr w:type="gramEnd"/>
      <w:r w:rsidRPr="00894C81">
        <w:rPr>
          <w:rFonts w:ascii="Consolas" w:eastAsia="Times New Roman" w:hAnsi="Consolas" w:cs="Times New Roman"/>
          <w:sz w:val="20"/>
          <w:szCs w:val="20"/>
        </w:rPr>
        <w:t>0,6,2000);</w:t>
      </w:r>
    </w:p>
    <w:p w14:paraId="7345303D" w14:textId="77777777" w:rsidR="00894C81" w:rsidRPr="00894C81" w:rsidRDefault="00894C81" w:rsidP="00894C81">
      <w:pPr>
        <w:spacing w:after="0" w:line="240" w:lineRule="auto"/>
        <w:rPr>
          <w:rFonts w:ascii="Consolas" w:eastAsia="Times New Roman" w:hAnsi="Consolas" w:cs="Times New Roman"/>
          <w:sz w:val="20"/>
          <w:szCs w:val="20"/>
        </w:rPr>
      </w:pPr>
      <w:proofErr w:type="spellStart"/>
      <w:r w:rsidRPr="00894C81">
        <w:rPr>
          <w:rFonts w:ascii="Consolas" w:eastAsia="Times New Roman" w:hAnsi="Consolas" w:cs="Times New Roman"/>
          <w:sz w:val="20"/>
          <w:szCs w:val="20"/>
        </w:rPr>
        <w:t>plot_results</w:t>
      </w:r>
      <w:proofErr w:type="spellEnd"/>
      <w:r w:rsidRPr="00894C81">
        <w:rPr>
          <w:rFonts w:ascii="Consolas" w:eastAsia="Times New Roman" w:hAnsi="Consolas" w:cs="Times New Roman"/>
          <w:sz w:val="20"/>
          <w:szCs w:val="20"/>
        </w:rPr>
        <w:t>(</w:t>
      </w:r>
      <w:proofErr w:type="spellStart"/>
      <w:proofErr w:type="gramStart"/>
      <w:r w:rsidRPr="00894C81">
        <w:rPr>
          <w:rFonts w:ascii="Consolas" w:eastAsia="Times New Roman" w:hAnsi="Consolas" w:cs="Times New Roman"/>
          <w:sz w:val="20"/>
          <w:szCs w:val="20"/>
        </w:rPr>
        <w:t>result,xplot</w:t>
      </w:r>
      <w:proofErr w:type="gramEnd"/>
      <w:r w:rsidRPr="00894C81">
        <w:rPr>
          <w:rFonts w:ascii="Consolas" w:eastAsia="Times New Roman" w:hAnsi="Consolas" w:cs="Times New Roman"/>
          <w:sz w:val="20"/>
          <w:szCs w:val="20"/>
        </w:rPr>
        <w:t>,mu</w:t>
      </w:r>
      <w:proofErr w:type="spellEnd"/>
      <w:r w:rsidRPr="00894C81">
        <w:rPr>
          <w:rFonts w:ascii="Consolas" w:eastAsia="Times New Roman" w:hAnsi="Consolas" w:cs="Times New Roman"/>
          <w:sz w:val="20"/>
          <w:szCs w:val="20"/>
        </w:rPr>
        <w:t>(</w:t>
      </w:r>
      <w:proofErr w:type="spellStart"/>
      <w:r w:rsidRPr="00894C81">
        <w:rPr>
          <w:rFonts w:ascii="Consolas" w:eastAsia="Times New Roman" w:hAnsi="Consolas" w:cs="Times New Roman"/>
          <w:sz w:val="20"/>
          <w:szCs w:val="20"/>
        </w:rPr>
        <w:t>xplot,par</w:t>
      </w:r>
      <w:proofErr w:type="spellEnd"/>
      <w:r w:rsidRPr="00894C81">
        <w:rPr>
          <w:rFonts w:ascii="Consolas" w:eastAsia="Times New Roman" w:hAnsi="Consolas" w:cs="Times New Roman"/>
          <w:sz w:val="20"/>
          <w:szCs w:val="20"/>
        </w:rPr>
        <w:t>),sigma(</w:t>
      </w:r>
      <w:proofErr w:type="spellStart"/>
      <w:r w:rsidRPr="00894C81">
        <w:rPr>
          <w:rFonts w:ascii="Consolas" w:eastAsia="Times New Roman" w:hAnsi="Consolas" w:cs="Times New Roman"/>
          <w:sz w:val="20"/>
          <w:szCs w:val="20"/>
        </w:rPr>
        <w:t>xplot,par</w:t>
      </w:r>
      <w:proofErr w:type="spellEnd"/>
      <w:r w:rsidRPr="00894C81">
        <w:rPr>
          <w:rFonts w:ascii="Consolas" w:eastAsia="Times New Roman" w:hAnsi="Consolas" w:cs="Times New Roman"/>
          <w:sz w:val="20"/>
          <w:szCs w:val="20"/>
        </w:rPr>
        <w:t>));</w:t>
      </w:r>
    </w:p>
    <w:p w14:paraId="405899C2" w14:textId="77777777" w:rsidR="00894C81" w:rsidRPr="00894C81" w:rsidRDefault="00894C81" w:rsidP="00894C81">
      <w:pPr>
        <w:spacing w:after="0" w:line="240" w:lineRule="auto"/>
        <w:rPr>
          <w:rFonts w:ascii="Consolas" w:eastAsia="Times New Roman" w:hAnsi="Consolas" w:cs="Times New Roman"/>
          <w:sz w:val="20"/>
          <w:szCs w:val="20"/>
        </w:rPr>
      </w:pPr>
    </w:p>
    <w:p w14:paraId="220F7C39"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 xml:space="preserve">result = result_her9; </w:t>
      </w:r>
      <w:r w:rsidRPr="00894C81">
        <w:rPr>
          <w:rFonts w:ascii="Consolas" w:eastAsia="Times New Roman" w:hAnsi="Consolas" w:cs="Times New Roman"/>
          <w:color w:val="008013"/>
          <w:sz w:val="20"/>
          <w:szCs w:val="20"/>
        </w:rPr>
        <w:t xml:space="preserve">%plot for </w:t>
      </w:r>
      <w:proofErr w:type="spellStart"/>
      <w:r w:rsidRPr="00894C81">
        <w:rPr>
          <w:rFonts w:ascii="Consolas" w:eastAsia="Times New Roman" w:hAnsi="Consolas" w:cs="Times New Roman"/>
          <w:color w:val="008013"/>
          <w:sz w:val="20"/>
          <w:szCs w:val="20"/>
        </w:rPr>
        <w:t>Hermite</w:t>
      </w:r>
      <w:proofErr w:type="spellEnd"/>
      <w:r w:rsidRPr="00894C81">
        <w:rPr>
          <w:rFonts w:ascii="Consolas" w:eastAsia="Times New Roman" w:hAnsi="Consolas" w:cs="Times New Roman"/>
          <w:color w:val="008013"/>
          <w:sz w:val="20"/>
          <w:szCs w:val="20"/>
        </w:rPr>
        <w:t xml:space="preserve"> outcomes</w:t>
      </w:r>
    </w:p>
    <w:p w14:paraId="471D5AE4"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S = load(</w:t>
      </w:r>
      <w:r w:rsidRPr="00894C81">
        <w:rPr>
          <w:rFonts w:ascii="Consolas" w:eastAsia="Times New Roman" w:hAnsi="Consolas" w:cs="Times New Roman"/>
          <w:color w:val="A709F5"/>
          <w:sz w:val="20"/>
          <w:szCs w:val="20"/>
        </w:rPr>
        <w:t>'MayData1D.mat'</w:t>
      </w:r>
      <w:proofErr w:type="gramStart"/>
      <w:r w:rsidRPr="00894C81">
        <w:rPr>
          <w:rFonts w:ascii="Consolas" w:eastAsia="Times New Roman" w:hAnsi="Consolas" w:cs="Times New Roman"/>
          <w:sz w:val="20"/>
          <w:szCs w:val="20"/>
        </w:rPr>
        <w:t>);data</w:t>
      </w:r>
      <w:proofErr w:type="gramEnd"/>
      <w:r w:rsidRPr="00894C81">
        <w:rPr>
          <w:rFonts w:ascii="Consolas" w:eastAsia="Times New Roman" w:hAnsi="Consolas" w:cs="Times New Roman"/>
          <w:sz w:val="20"/>
          <w:szCs w:val="20"/>
        </w:rPr>
        <w:t xml:space="preserve"> = </w:t>
      </w:r>
      <w:proofErr w:type="spellStart"/>
      <w:r w:rsidRPr="00894C81">
        <w:rPr>
          <w:rFonts w:ascii="Consolas" w:eastAsia="Times New Roman" w:hAnsi="Consolas" w:cs="Times New Roman"/>
          <w:sz w:val="20"/>
          <w:szCs w:val="20"/>
        </w:rPr>
        <w:t>S.data</w:t>
      </w:r>
      <w:proofErr w:type="spellEnd"/>
      <w:r w:rsidRPr="00894C81">
        <w:rPr>
          <w:rFonts w:ascii="Consolas" w:eastAsia="Times New Roman" w:hAnsi="Consolas" w:cs="Times New Roman"/>
          <w:sz w:val="20"/>
          <w:szCs w:val="20"/>
        </w:rPr>
        <w:t xml:space="preserve">;  </w:t>
      </w:r>
    </w:p>
    <w:p w14:paraId="4C34C1E8"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m = mean(data</w:t>
      </w:r>
      <w:proofErr w:type="gramStart"/>
      <w:r w:rsidRPr="00894C81">
        <w:rPr>
          <w:rFonts w:ascii="Consolas" w:eastAsia="Times New Roman" w:hAnsi="Consolas" w:cs="Times New Roman"/>
          <w:sz w:val="20"/>
          <w:szCs w:val="20"/>
        </w:rPr>
        <w:t>);s</w:t>
      </w:r>
      <w:proofErr w:type="gramEnd"/>
      <w:r w:rsidRPr="00894C81">
        <w:rPr>
          <w:rFonts w:ascii="Consolas" w:eastAsia="Times New Roman" w:hAnsi="Consolas" w:cs="Times New Roman"/>
          <w:sz w:val="20"/>
          <w:szCs w:val="20"/>
        </w:rPr>
        <w:t xml:space="preserve"> = </w:t>
      </w:r>
      <w:proofErr w:type="spellStart"/>
      <w:r w:rsidRPr="00894C81">
        <w:rPr>
          <w:rFonts w:ascii="Consolas" w:eastAsia="Times New Roman" w:hAnsi="Consolas" w:cs="Times New Roman"/>
          <w:sz w:val="20"/>
          <w:szCs w:val="20"/>
        </w:rPr>
        <w:t>std</w:t>
      </w:r>
      <w:proofErr w:type="spellEnd"/>
      <w:r w:rsidRPr="00894C81">
        <w:rPr>
          <w:rFonts w:ascii="Consolas" w:eastAsia="Times New Roman" w:hAnsi="Consolas" w:cs="Times New Roman"/>
          <w:sz w:val="20"/>
          <w:szCs w:val="20"/>
        </w:rPr>
        <w:t>(data);</w:t>
      </w:r>
    </w:p>
    <w:p w14:paraId="1EFFBC65" w14:textId="77777777" w:rsidR="00894C81" w:rsidRPr="00894C81" w:rsidRDefault="00894C81" w:rsidP="00894C81">
      <w:pPr>
        <w:spacing w:after="0" w:line="240" w:lineRule="auto"/>
        <w:rPr>
          <w:rFonts w:ascii="Consolas" w:eastAsia="Times New Roman" w:hAnsi="Consolas" w:cs="Times New Roman"/>
          <w:sz w:val="20"/>
          <w:szCs w:val="20"/>
        </w:rPr>
      </w:pPr>
      <w:proofErr w:type="spellStart"/>
      <w:proofErr w:type="gramStart"/>
      <w:r w:rsidRPr="00894C81">
        <w:rPr>
          <w:rFonts w:ascii="Consolas" w:eastAsia="Times New Roman" w:hAnsi="Consolas" w:cs="Times New Roman"/>
          <w:sz w:val="20"/>
          <w:szCs w:val="20"/>
        </w:rPr>
        <w:t>result.s</w:t>
      </w:r>
      <w:proofErr w:type="spellEnd"/>
      <w:proofErr w:type="gramEnd"/>
      <w:r w:rsidRPr="00894C81">
        <w:rPr>
          <w:rFonts w:ascii="Consolas" w:eastAsia="Times New Roman" w:hAnsi="Consolas" w:cs="Times New Roman"/>
          <w:sz w:val="20"/>
          <w:szCs w:val="20"/>
        </w:rPr>
        <w:t xml:space="preserve"> = </w:t>
      </w:r>
      <w:proofErr w:type="spellStart"/>
      <w:r w:rsidRPr="00894C81">
        <w:rPr>
          <w:rFonts w:ascii="Consolas" w:eastAsia="Times New Roman" w:hAnsi="Consolas" w:cs="Times New Roman"/>
          <w:sz w:val="20"/>
          <w:szCs w:val="20"/>
        </w:rPr>
        <w:t>s;result.m</w:t>
      </w:r>
      <w:proofErr w:type="spellEnd"/>
      <w:r w:rsidRPr="00894C81">
        <w:rPr>
          <w:rFonts w:ascii="Consolas" w:eastAsia="Times New Roman" w:hAnsi="Consolas" w:cs="Times New Roman"/>
          <w:sz w:val="20"/>
          <w:szCs w:val="20"/>
        </w:rPr>
        <w:t xml:space="preserve"> = </w:t>
      </w:r>
      <w:proofErr w:type="spellStart"/>
      <w:r w:rsidRPr="00894C81">
        <w:rPr>
          <w:rFonts w:ascii="Consolas" w:eastAsia="Times New Roman" w:hAnsi="Consolas" w:cs="Times New Roman"/>
          <w:sz w:val="20"/>
          <w:szCs w:val="20"/>
        </w:rPr>
        <w:t>m;result.par_est</w:t>
      </w:r>
      <w:proofErr w:type="spellEnd"/>
      <w:r w:rsidRPr="00894C81">
        <w:rPr>
          <w:rFonts w:ascii="Consolas" w:eastAsia="Times New Roman" w:hAnsi="Consolas" w:cs="Times New Roman"/>
          <w:sz w:val="20"/>
          <w:szCs w:val="20"/>
        </w:rPr>
        <w:t xml:space="preserve"> = </w:t>
      </w:r>
      <w:proofErr w:type="spellStart"/>
      <w:r w:rsidRPr="00894C81">
        <w:rPr>
          <w:rFonts w:ascii="Consolas" w:eastAsia="Times New Roman" w:hAnsi="Consolas" w:cs="Times New Roman"/>
          <w:sz w:val="20"/>
          <w:szCs w:val="20"/>
        </w:rPr>
        <w:t>result.estimated_par</w:t>
      </w:r>
      <w:proofErr w:type="spellEnd"/>
      <w:r w:rsidRPr="00894C81">
        <w:rPr>
          <w:rFonts w:ascii="Consolas" w:eastAsia="Times New Roman" w:hAnsi="Consolas" w:cs="Times New Roman"/>
          <w:sz w:val="20"/>
          <w:szCs w:val="20"/>
        </w:rPr>
        <w:t>;</w:t>
      </w:r>
    </w:p>
    <w:p w14:paraId="53EB43BC" w14:textId="77777777" w:rsidR="00894C81" w:rsidRPr="00894C81" w:rsidRDefault="00894C81" w:rsidP="00894C81">
      <w:pPr>
        <w:spacing w:after="0" w:line="240" w:lineRule="auto"/>
        <w:rPr>
          <w:rFonts w:ascii="Consolas" w:eastAsia="Times New Roman" w:hAnsi="Consolas" w:cs="Times New Roman"/>
          <w:sz w:val="20"/>
          <w:szCs w:val="20"/>
        </w:rPr>
      </w:pPr>
      <w:proofErr w:type="spellStart"/>
      <w:proofErr w:type="gramStart"/>
      <w:r w:rsidRPr="00894C81">
        <w:rPr>
          <w:rFonts w:ascii="Consolas" w:eastAsia="Times New Roman" w:hAnsi="Consolas" w:cs="Times New Roman"/>
          <w:sz w:val="20"/>
          <w:szCs w:val="20"/>
        </w:rPr>
        <w:t>result.mufun</w:t>
      </w:r>
      <w:proofErr w:type="spellEnd"/>
      <w:proofErr w:type="gramEnd"/>
      <w:r w:rsidRPr="00894C81">
        <w:rPr>
          <w:rFonts w:ascii="Consolas" w:eastAsia="Times New Roman" w:hAnsi="Consolas" w:cs="Times New Roman"/>
          <w:sz w:val="20"/>
          <w:szCs w:val="20"/>
        </w:rPr>
        <w:t xml:space="preserve"> = @(x,par_est)s.*(par_est(1).*((x-m)./s).^3+par_est(2).*((x-m)./s).^2+par_est(3).*((x-m)./s)+par_est(4));</w:t>
      </w:r>
    </w:p>
    <w:p w14:paraId="0392635C" w14:textId="77777777" w:rsidR="00894C81" w:rsidRPr="00894C81" w:rsidRDefault="00894C81" w:rsidP="00894C81">
      <w:pPr>
        <w:spacing w:after="0" w:line="240" w:lineRule="auto"/>
        <w:rPr>
          <w:rFonts w:ascii="Consolas" w:eastAsia="Times New Roman" w:hAnsi="Consolas" w:cs="Times New Roman"/>
          <w:sz w:val="20"/>
          <w:szCs w:val="20"/>
        </w:rPr>
      </w:pPr>
      <w:proofErr w:type="spellStart"/>
      <w:proofErr w:type="gramStart"/>
      <w:r w:rsidRPr="00894C81">
        <w:rPr>
          <w:rFonts w:ascii="Consolas" w:eastAsia="Times New Roman" w:hAnsi="Consolas" w:cs="Times New Roman"/>
          <w:sz w:val="20"/>
          <w:szCs w:val="20"/>
        </w:rPr>
        <w:t>result.sigmafun</w:t>
      </w:r>
      <w:proofErr w:type="spellEnd"/>
      <w:proofErr w:type="gramEnd"/>
      <w:r w:rsidRPr="00894C81">
        <w:rPr>
          <w:rFonts w:ascii="Consolas" w:eastAsia="Times New Roman" w:hAnsi="Consolas" w:cs="Times New Roman"/>
          <w:sz w:val="20"/>
          <w:szCs w:val="20"/>
        </w:rPr>
        <w:t xml:space="preserve"> = @(</w:t>
      </w:r>
      <w:proofErr w:type="spellStart"/>
      <w:r w:rsidRPr="00894C81">
        <w:rPr>
          <w:rFonts w:ascii="Consolas" w:eastAsia="Times New Roman" w:hAnsi="Consolas" w:cs="Times New Roman"/>
          <w:sz w:val="20"/>
          <w:szCs w:val="20"/>
        </w:rPr>
        <w:t>x,par_est</w:t>
      </w:r>
      <w:proofErr w:type="spellEnd"/>
      <w:r w:rsidRPr="00894C81">
        <w:rPr>
          <w:rFonts w:ascii="Consolas" w:eastAsia="Times New Roman" w:hAnsi="Consolas" w:cs="Times New Roman"/>
          <w:sz w:val="20"/>
          <w:szCs w:val="20"/>
        </w:rPr>
        <w:t>)s.*</w:t>
      </w:r>
      <w:proofErr w:type="spellStart"/>
      <w:r w:rsidRPr="00894C81">
        <w:rPr>
          <w:rFonts w:ascii="Consolas" w:eastAsia="Times New Roman" w:hAnsi="Consolas" w:cs="Times New Roman"/>
          <w:sz w:val="20"/>
          <w:szCs w:val="20"/>
        </w:rPr>
        <w:t>par_est</w:t>
      </w:r>
      <w:proofErr w:type="spellEnd"/>
      <w:r w:rsidRPr="00894C81">
        <w:rPr>
          <w:rFonts w:ascii="Consolas" w:eastAsia="Times New Roman" w:hAnsi="Consolas" w:cs="Times New Roman"/>
          <w:sz w:val="20"/>
          <w:szCs w:val="20"/>
        </w:rPr>
        <w:t>(5)+0.*x;</w:t>
      </w:r>
    </w:p>
    <w:p w14:paraId="21FA6EA8"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mu = @(</w:t>
      </w:r>
      <w:proofErr w:type="spellStart"/>
      <w:proofErr w:type="gramStart"/>
      <w:r w:rsidRPr="00894C81">
        <w:rPr>
          <w:rFonts w:ascii="Consolas" w:eastAsia="Times New Roman" w:hAnsi="Consolas" w:cs="Times New Roman"/>
          <w:sz w:val="20"/>
          <w:szCs w:val="20"/>
        </w:rPr>
        <w:t>x,par</w:t>
      </w:r>
      <w:proofErr w:type="spellEnd"/>
      <w:proofErr w:type="gramEnd"/>
      <w:r w:rsidRPr="00894C81">
        <w:rPr>
          <w:rFonts w:ascii="Consolas" w:eastAsia="Times New Roman" w:hAnsi="Consolas" w:cs="Times New Roman"/>
          <w:sz w:val="20"/>
          <w:szCs w:val="20"/>
        </w:rPr>
        <w:t>)par(1).*x.*(1-x./par(2))-par(3).*x.^2./(par(4).^2+x.^2);</w:t>
      </w:r>
    </w:p>
    <w:p w14:paraId="1F73D948"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sigma = @(</w:t>
      </w:r>
      <w:proofErr w:type="spellStart"/>
      <w:proofErr w:type="gramStart"/>
      <w:r w:rsidRPr="00894C81">
        <w:rPr>
          <w:rFonts w:ascii="Consolas" w:eastAsia="Times New Roman" w:hAnsi="Consolas" w:cs="Times New Roman"/>
          <w:sz w:val="20"/>
          <w:szCs w:val="20"/>
        </w:rPr>
        <w:t>x,par</w:t>
      </w:r>
      <w:proofErr w:type="spellEnd"/>
      <w:proofErr w:type="gramEnd"/>
      <w:r w:rsidRPr="00894C81">
        <w:rPr>
          <w:rFonts w:ascii="Consolas" w:eastAsia="Times New Roman" w:hAnsi="Consolas" w:cs="Times New Roman"/>
          <w:sz w:val="20"/>
          <w:szCs w:val="20"/>
        </w:rPr>
        <w:t xml:space="preserve">)par(5)+0.*x; </w:t>
      </w:r>
    </w:p>
    <w:p w14:paraId="3A63661D"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par = zeros(5,1</w:t>
      </w:r>
      <w:proofErr w:type="gramStart"/>
      <w:r w:rsidRPr="00894C81">
        <w:rPr>
          <w:rFonts w:ascii="Consolas" w:eastAsia="Times New Roman" w:hAnsi="Consolas" w:cs="Times New Roman"/>
          <w:sz w:val="20"/>
          <w:szCs w:val="20"/>
        </w:rPr>
        <w:t>);par</w:t>
      </w:r>
      <w:proofErr w:type="gramEnd"/>
      <w:r w:rsidRPr="00894C81">
        <w:rPr>
          <w:rFonts w:ascii="Consolas" w:eastAsia="Times New Roman" w:hAnsi="Consolas" w:cs="Times New Roman"/>
          <w:sz w:val="20"/>
          <w:szCs w:val="20"/>
        </w:rPr>
        <w:t xml:space="preserve">(1) = 1.01;par(2) = 10;par(3) = 2.75;par(4) = 1.6;par(5) = 0.4; </w:t>
      </w:r>
    </w:p>
    <w:p w14:paraId="125140E7" w14:textId="77777777" w:rsidR="00894C81" w:rsidRPr="00894C81" w:rsidRDefault="00894C81" w:rsidP="00894C81">
      <w:pPr>
        <w:spacing w:after="0" w:line="240" w:lineRule="auto"/>
        <w:rPr>
          <w:rFonts w:ascii="Consolas" w:eastAsia="Times New Roman" w:hAnsi="Consolas" w:cs="Times New Roman"/>
          <w:sz w:val="20"/>
          <w:szCs w:val="20"/>
        </w:rPr>
      </w:pPr>
      <w:proofErr w:type="spellStart"/>
      <w:r w:rsidRPr="00894C81">
        <w:rPr>
          <w:rFonts w:ascii="Consolas" w:eastAsia="Times New Roman" w:hAnsi="Consolas" w:cs="Times New Roman"/>
          <w:sz w:val="20"/>
          <w:szCs w:val="20"/>
        </w:rPr>
        <w:t>xplot</w:t>
      </w:r>
      <w:proofErr w:type="spellEnd"/>
      <w:r w:rsidRPr="00894C81">
        <w:rPr>
          <w:rFonts w:ascii="Consolas" w:eastAsia="Times New Roman" w:hAnsi="Consolas" w:cs="Times New Roman"/>
          <w:sz w:val="20"/>
          <w:szCs w:val="20"/>
        </w:rPr>
        <w:t>=</w:t>
      </w:r>
      <w:proofErr w:type="spellStart"/>
      <w:proofErr w:type="gramStart"/>
      <w:r w:rsidRPr="00894C81">
        <w:rPr>
          <w:rFonts w:ascii="Consolas" w:eastAsia="Times New Roman" w:hAnsi="Consolas" w:cs="Times New Roman"/>
          <w:sz w:val="20"/>
          <w:szCs w:val="20"/>
        </w:rPr>
        <w:t>linspace</w:t>
      </w:r>
      <w:proofErr w:type="spellEnd"/>
      <w:r w:rsidRPr="00894C81">
        <w:rPr>
          <w:rFonts w:ascii="Consolas" w:eastAsia="Times New Roman" w:hAnsi="Consolas" w:cs="Times New Roman"/>
          <w:sz w:val="20"/>
          <w:szCs w:val="20"/>
        </w:rPr>
        <w:t>(</w:t>
      </w:r>
      <w:proofErr w:type="gramEnd"/>
      <w:r w:rsidRPr="00894C81">
        <w:rPr>
          <w:rFonts w:ascii="Consolas" w:eastAsia="Times New Roman" w:hAnsi="Consolas" w:cs="Times New Roman"/>
          <w:sz w:val="20"/>
          <w:szCs w:val="20"/>
        </w:rPr>
        <w:t>0,6,2000);</w:t>
      </w:r>
    </w:p>
    <w:p w14:paraId="523393A4" w14:textId="170AF3DC" w:rsidR="00894C81" w:rsidRDefault="00894C81" w:rsidP="00894C81">
      <w:pPr>
        <w:spacing w:after="0" w:line="240" w:lineRule="auto"/>
        <w:rPr>
          <w:rFonts w:ascii="Consolas" w:eastAsia="Times New Roman" w:hAnsi="Consolas" w:cs="Times New Roman"/>
          <w:sz w:val="20"/>
          <w:szCs w:val="20"/>
        </w:rPr>
      </w:pPr>
      <w:proofErr w:type="spellStart"/>
      <w:r w:rsidRPr="00894C81">
        <w:rPr>
          <w:rFonts w:ascii="Consolas" w:eastAsia="Times New Roman" w:hAnsi="Consolas" w:cs="Times New Roman"/>
          <w:sz w:val="20"/>
          <w:szCs w:val="20"/>
        </w:rPr>
        <w:t>plot_results</w:t>
      </w:r>
      <w:proofErr w:type="spellEnd"/>
      <w:r w:rsidRPr="00894C81">
        <w:rPr>
          <w:rFonts w:ascii="Consolas" w:eastAsia="Times New Roman" w:hAnsi="Consolas" w:cs="Times New Roman"/>
          <w:sz w:val="20"/>
          <w:szCs w:val="20"/>
        </w:rPr>
        <w:t>(</w:t>
      </w:r>
      <w:proofErr w:type="spellStart"/>
      <w:proofErr w:type="gramStart"/>
      <w:r w:rsidRPr="00894C81">
        <w:rPr>
          <w:rFonts w:ascii="Consolas" w:eastAsia="Times New Roman" w:hAnsi="Consolas" w:cs="Times New Roman"/>
          <w:sz w:val="20"/>
          <w:szCs w:val="20"/>
        </w:rPr>
        <w:t>result,xplot</w:t>
      </w:r>
      <w:proofErr w:type="gramEnd"/>
      <w:r w:rsidRPr="00894C81">
        <w:rPr>
          <w:rFonts w:ascii="Consolas" w:eastAsia="Times New Roman" w:hAnsi="Consolas" w:cs="Times New Roman"/>
          <w:sz w:val="20"/>
          <w:szCs w:val="20"/>
        </w:rPr>
        <w:t>,mu</w:t>
      </w:r>
      <w:proofErr w:type="spellEnd"/>
      <w:r w:rsidRPr="00894C81">
        <w:rPr>
          <w:rFonts w:ascii="Consolas" w:eastAsia="Times New Roman" w:hAnsi="Consolas" w:cs="Times New Roman"/>
          <w:sz w:val="20"/>
          <w:szCs w:val="20"/>
        </w:rPr>
        <w:t>(</w:t>
      </w:r>
      <w:proofErr w:type="spellStart"/>
      <w:r w:rsidRPr="00894C81">
        <w:rPr>
          <w:rFonts w:ascii="Consolas" w:eastAsia="Times New Roman" w:hAnsi="Consolas" w:cs="Times New Roman"/>
          <w:sz w:val="20"/>
          <w:szCs w:val="20"/>
        </w:rPr>
        <w:t>xplot,par</w:t>
      </w:r>
      <w:proofErr w:type="spellEnd"/>
      <w:r w:rsidRPr="00894C81">
        <w:rPr>
          <w:rFonts w:ascii="Consolas" w:eastAsia="Times New Roman" w:hAnsi="Consolas" w:cs="Times New Roman"/>
          <w:sz w:val="20"/>
          <w:szCs w:val="20"/>
        </w:rPr>
        <w:t>),sigma(</w:t>
      </w:r>
      <w:proofErr w:type="spellStart"/>
      <w:r w:rsidRPr="00894C81">
        <w:rPr>
          <w:rFonts w:ascii="Consolas" w:eastAsia="Times New Roman" w:hAnsi="Consolas" w:cs="Times New Roman"/>
          <w:sz w:val="20"/>
          <w:szCs w:val="20"/>
        </w:rPr>
        <w:t>xplot,par</w:t>
      </w:r>
      <w:proofErr w:type="spellEnd"/>
      <w:r w:rsidRPr="00894C81">
        <w:rPr>
          <w:rFonts w:ascii="Consolas" w:eastAsia="Times New Roman" w:hAnsi="Consolas" w:cs="Times New Roman"/>
          <w:sz w:val="20"/>
          <w:szCs w:val="20"/>
        </w:rPr>
        <w:t>));</w:t>
      </w:r>
    </w:p>
    <w:p w14:paraId="1A3A0DE6" w14:textId="5F8DDD37" w:rsidR="00C3681C" w:rsidRDefault="00C3681C" w:rsidP="00894C81">
      <w:pPr>
        <w:spacing w:after="0" w:line="240" w:lineRule="auto"/>
        <w:rPr>
          <w:rFonts w:ascii="Consolas" w:eastAsia="Times New Roman" w:hAnsi="Consolas" w:cs="Times New Roman"/>
          <w:sz w:val="20"/>
          <w:szCs w:val="20"/>
        </w:rPr>
      </w:pPr>
      <w:r>
        <w:rPr>
          <w:rFonts w:ascii="Consolas" w:eastAsia="Times New Roman" w:hAnsi="Consolas" w:cs="Times New Roman"/>
          <w:noProof/>
          <w:sz w:val="20"/>
          <w:szCs w:val="20"/>
        </w:rPr>
        <w:lastRenderedPageBreak/>
        <mc:AlternateContent>
          <mc:Choice Requires="wpg">
            <w:drawing>
              <wp:anchor distT="0" distB="0" distL="114300" distR="114300" simplePos="0" relativeHeight="251685888" behindDoc="0" locked="0" layoutInCell="1" allowOverlap="1" wp14:anchorId="606C817D" wp14:editId="03181B6F">
                <wp:simplePos x="0" y="0"/>
                <wp:positionH relativeFrom="column">
                  <wp:posOffset>-226695</wp:posOffset>
                </wp:positionH>
                <wp:positionV relativeFrom="paragraph">
                  <wp:posOffset>149225</wp:posOffset>
                </wp:positionV>
                <wp:extent cx="6546215" cy="2660650"/>
                <wp:effectExtent l="0" t="0" r="0" b="0"/>
                <wp:wrapThrough wrapText="bothSides">
                  <wp:wrapPolygon edited="0">
                    <wp:start x="2829" y="309"/>
                    <wp:lineTo x="880" y="1701"/>
                    <wp:lineTo x="691" y="2784"/>
                    <wp:lineTo x="314" y="3093"/>
                    <wp:lineTo x="126" y="3557"/>
                    <wp:lineTo x="126" y="6650"/>
                    <wp:lineTo x="503" y="8042"/>
                    <wp:lineTo x="1320" y="9898"/>
                    <wp:lineTo x="10812" y="10516"/>
                    <wp:lineTo x="1634" y="11135"/>
                    <wp:lineTo x="251" y="11444"/>
                    <wp:lineTo x="251" y="19332"/>
                    <wp:lineTo x="2326" y="20414"/>
                    <wp:lineTo x="5029" y="20414"/>
                    <wp:lineTo x="5029" y="21033"/>
                    <wp:lineTo x="15212" y="21342"/>
                    <wp:lineTo x="16657" y="21342"/>
                    <wp:lineTo x="16783" y="20569"/>
                    <wp:lineTo x="20743" y="19950"/>
                    <wp:lineTo x="20743" y="11599"/>
                    <wp:lineTo x="20240" y="11599"/>
                    <wp:lineTo x="10812" y="10516"/>
                    <wp:lineTo x="17349" y="10516"/>
                    <wp:lineTo x="20680" y="9743"/>
                    <wp:lineTo x="20680" y="1547"/>
                    <wp:lineTo x="19612" y="773"/>
                    <wp:lineTo x="17537" y="309"/>
                    <wp:lineTo x="2829" y="309"/>
                  </wp:wrapPolygon>
                </wp:wrapThrough>
                <wp:docPr id="19" name="Group 19"/>
                <wp:cNvGraphicFramePr/>
                <a:graphic xmlns:a="http://schemas.openxmlformats.org/drawingml/2006/main">
                  <a:graphicData uri="http://schemas.microsoft.com/office/word/2010/wordprocessingGroup">
                    <wpg:wgp>
                      <wpg:cNvGrpSpPr/>
                      <wpg:grpSpPr>
                        <a:xfrm>
                          <a:off x="0" y="0"/>
                          <a:ext cx="6546215" cy="2660650"/>
                          <a:chOff x="0" y="0"/>
                          <a:chExt cx="6546215" cy="2660650"/>
                        </a:xfrm>
                      </wpg:grpSpPr>
                      <pic:pic xmlns:pic="http://schemas.openxmlformats.org/drawingml/2006/picture">
                        <pic:nvPicPr>
                          <pic:cNvPr id="16" name="Picture 16"/>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8200" cy="2647950"/>
                          </a:xfrm>
                          <a:prstGeom prst="rect">
                            <a:avLst/>
                          </a:prstGeom>
                          <a:noFill/>
                          <a:ln>
                            <a:noFill/>
                          </a:ln>
                        </pic:spPr>
                      </pic:pic>
                      <pic:pic xmlns:pic="http://schemas.openxmlformats.org/drawingml/2006/picture">
                        <pic:nvPicPr>
                          <pic:cNvPr id="17" name="Picture 17"/>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028950" y="0"/>
                            <a:ext cx="3517265" cy="2660650"/>
                          </a:xfrm>
                          <a:prstGeom prst="rect">
                            <a:avLst/>
                          </a:prstGeom>
                          <a:noFill/>
                          <a:ln>
                            <a:noFill/>
                          </a:ln>
                        </pic:spPr>
                      </pic:pic>
                    </wpg:wgp>
                  </a:graphicData>
                </a:graphic>
              </wp:anchor>
            </w:drawing>
          </mc:Choice>
          <mc:Fallback>
            <w:pict>
              <v:group w14:anchorId="131C6997" id="Group 19" o:spid="_x0000_s1026" style="position:absolute;margin-left:-17.85pt;margin-top:11.75pt;width:515.45pt;height:209.5pt;z-index:251685888" coordsize="65462,2660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">
                <v:shape id="Picture 16" o:spid="_x0000_s1027" type="#_x0000_t75" style="position:absolute;width:33782;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">
                  <v:imagedata r:id="rId35" o:title=""/>
                  <v:path arrowok="t"/>
                </v:shape>
                <v:shape id="Picture 17" o:spid="_x0000_s1028" type="#_x0000_t75" style="position:absolute;left:30289;width:35173;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">
                  <v:imagedata r:id="rId36" o:title=""/>
                  <v:path arrowok="t"/>
                </v:shape>
                <w10:wrap type="through"/>
              </v:group>
            </w:pict>
          </mc:Fallback>
        </mc:AlternateContent>
      </w:r>
    </w:p>
    <w:p w14:paraId="2506F1C6" w14:textId="6B156D1E" w:rsidR="00C3681C" w:rsidRDefault="00C3681C" w:rsidP="00894C81">
      <w:pPr>
        <w:spacing w:after="0" w:line="240" w:lineRule="auto"/>
        <w:rPr>
          <w:rFonts w:ascii="Consolas" w:eastAsia="Times New Roman" w:hAnsi="Consolas" w:cs="Times New Roman"/>
          <w:sz w:val="20"/>
          <w:szCs w:val="20"/>
        </w:rPr>
      </w:pPr>
      <w:r w:rsidRPr="00C3681C">
        <w:rPr>
          <w:rFonts w:ascii="Consolas" w:eastAsia="Times New Roman" w:hAnsi="Consolas" w:cs="Times New Roman"/>
          <w:sz w:val="20"/>
          <w:szCs w:val="20"/>
        </w:rPr>
        <w:t xml:space="preserve"> </w:t>
      </w:r>
    </w:p>
    <w:p w14:paraId="6D02A3A8" w14:textId="77777777" w:rsidR="00C3681C" w:rsidRPr="00894C81" w:rsidRDefault="00C3681C" w:rsidP="00894C81">
      <w:pPr>
        <w:spacing w:after="0" w:line="240" w:lineRule="auto"/>
        <w:rPr>
          <w:rFonts w:ascii="Consolas" w:eastAsia="Times New Roman" w:hAnsi="Consolas" w:cs="Times New Roman"/>
          <w:sz w:val="20"/>
          <w:szCs w:val="20"/>
        </w:rPr>
      </w:pPr>
    </w:p>
    <w:p w14:paraId="292B3464" w14:textId="6D27D667" w:rsidR="00DE63BF" w:rsidRPr="00591686" w:rsidRDefault="00DE63BF" w:rsidP="00811515">
      <w:pPr>
        <w:spacing w:after="120"/>
        <w:jc w:val="both"/>
        <w:rPr>
          <w:rFonts w:ascii="Times New Roman" w:eastAsia="Times New Roman" w:hAnsi="Times New Roman" w:cs="Times New Roman"/>
          <w:b/>
          <w:bCs/>
          <w:i/>
          <w:iCs/>
          <w:color w:val="0070C0"/>
        </w:rPr>
      </w:pPr>
      <w:bookmarkStart w:id="60" w:name="Figure6"/>
      <w:r w:rsidRPr="00591686">
        <w:rPr>
          <w:rFonts w:ascii="Times New Roman" w:hAnsi="Times New Roman" w:cs="Times New Roman"/>
          <w:b/>
          <w:sz w:val="18"/>
          <w:szCs w:val="18"/>
        </w:rPr>
        <w:t xml:space="preserve">Figure </w:t>
      </w:r>
      <w:r w:rsidR="004A6CDF">
        <w:rPr>
          <w:rFonts w:ascii="Times New Roman" w:hAnsi="Times New Roman" w:cs="Times New Roman"/>
          <w:b/>
          <w:sz w:val="18"/>
          <w:szCs w:val="18"/>
        </w:rPr>
        <w:t>6</w:t>
      </w:r>
      <w:bookmarkEnd w:id="60"/>
      <w:r w:rsidRPr="00591686">
        <w:rPr>
          <w:rFonts w:ascii="Times New Roman" w:hAnsi="Times New Roman" w:cs="Times New Roman"/>
          <w:b/>
          <w:sz w:val="18"/>
          <w:szCs w:val="18"/>
        </w:rPr>
        <w:t xml:space="preserve">. Illustration of Euler and </w:t>
      </w:r>
      <w:proofErr w:type="spellStart"/>
      <w:r w:rsidRPr="00591686">
        <w:rPr>
          <w:rFonts w:ascii="Times New Roman" w:hAnsi="Times New Roman" w:cs="Times New Roman"/>
          <w:b/>
          <w:sz w:val="18"/>
          <w:szCs w:val="18"/>
        </w:rPr>
        <w:t>Hermite</w:t>
      </w:r>
      <w:proofErr w:type="spellEnd"/>
      <w:r w:rsidRPr="00591686">
        <w:rPr>
          <w:rFonts w:ascii="Times New Roman" w:hAnsi="Times New Roman" w:cs="Times New Roman"/>
          <w:b/>
          <w:sz w:val="18"/>
          <w:szCs w:val="18"/>
        </w:rPr>
        <w:t xml:space="preserve"> reconstructions applied to a low-resolution simulated dataset generated by a </w:t>
      </w:r>
      <w:r w:rsidR="00070C37" w:rsidRPr="00591686">
        <w:rPr>
          <w:rFonts w:ascii="Times New Roman" w:hAnsi="Times New Roman" w:cs="Times New Roman"/>
          <w:b/>
          <w:sz w:val="18"/>
          <w:szCs w:val="18"/>
        </w:rPr>
        <w:t>nonlinear</w:t>
      </w:r>
      <w:r w:rsidRPr="00591686">
        <w:rPr>
          <w:rFonts w:ascii="Times New Roman" w:hAnsi="Times New Roman" w:cs="Times New Roman"/>
          <w:b/>
          <w:sz w:val="18"/>
          <w:szCs w:val="18"/>
        </w:rPr>
        <w:t xml:space="preserve"> model</w:t>
      </w:r>
      <w:r w:rsidRPr="00591686">
        <w:rPr>
          <w:rFonts w:ascii="Times New Roman" w:hAnsi="Times New Roman" w:cs="Times New Roman"/>
          <w:bCs/>
          <w:sz w:val="18"/>
          <w:szCs w:val="18"/>
        </w:rPr>
        <w:t xml:space="preserve">. The left panel depicts the true model alongside the Euler reconstructed model, while the right panel depicts the true model alongside the </w:t>
      </w:r>
      <w:proofErr w:type="spellStart"/>
      <w:r w:rsidRPr="00591686">
        <w:rPr>
          <w:rFonts w:ascii="Times New Roman" w:hAnsi="Times New Roman" w:cs="Times New Roman"/>
          <w:bCs/>
          <w:sz w:val="18"/>
          <w:szCs w:val="18"/>
        </w:rPr>
        <w:t>Hermite</w:t>
      </w:r>
      <w:proofErr w:type="spellEnd"/>
      <w:r w:rsidRPr="00591686">
        <w:rPr>
          <w:rFonts w:ascii="Times New Roman" w:hAnsi="Times New Roman" w:cs="Times New Roman"/>
          <w:bCs/>
          <w:sz w:val="18"/>
          <w:szCs w:val="18"/>
        </w:rPr>
        <w:t xml:space="preserve"> reconstructed model. The data are simulated from the </w:t>
      </w:r>
      <w:r w:rsidR="007B3C70" w:rsidRPr="00591686">
        <w:rPr>
          <w:rFonts w:ascii="Times New Roman" w:hAnsi="Times New Roman" w:cs="Times New Roman"/>
          <w:bCs/>
          <w:sz w:val="18"/>
          <w:szCs w:val="18"/>
        </w:rPr>
        <w:t xml:space="preserve">grazing model of May </w:t>
      </w:r>
      <m:oMath>
        <m:r>
          <w:rPr>
            <w:rFonts w:ascii="Cambria Math" w:hAnsi="Cambria Math" w:cs="Times New Roman"/>
            <w:sz w:val="18"/>
            <w:szCs w:val="18"/>
          </w:rPr>
          <m:t>dx</m:t>
        </m:r>
        <m:r>
          <w:rPr>
            <w:rFonts w:ascii="Cambria Math" w:eastAsiaTheme="minorEastAsia" w:hAnsi="Cambria Math" w:cs="Times New Roman"/>
            <w:sz w:val="18"/>
            <w:szCs w:val="18"/>
          </w:rPr>
          <m:t xml:space="preserve">= </m:t>
        </m:r>
        <m:d>
          <m:dPr>
            <m:begChr m:val="{"/>
            <m:endChr m:val="}"/>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rx</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1-</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x</m:t>
                    </m:r>
                  </m:num>
                  <m:den>
                    <m:r>
                      <w:rPr>
                        <w:rFonts w:ascii="Cambria Math" w:eastAsiaTheme="minorEastAsia" w:hAnsi="Cambria Math" w:cs="Times New Roman"/>
                        <w:sz w:val="18"/>
                        <w:szCs w:val="18"/>
                      </w:rPr>
                      <m:t>K</m:t>
                    </m:r>
                  </m:den>
                </m:f>
              </m:e>
            </m:d>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γ</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a</m:t>
                    </m:r>
                  </m:e>
                  <m:sup>
                    <m:r>
                      <w:rPr>
                        <w:rFonts w:ascii="Cambria Math" w:eastAsiaTheme="minorEastAsia" w:hAnsi="Cambria Math" w:cs="Times New Roman"/>
                        <w:sz w:val="18"/>
                        <w:szCs w:val="18"/>
                      </w:rPr>
                      <m:t>2</m:t>
                    </m:r>
                  </m:sup>
                </m:sSup>
              </m:den>
            </m:f>
          </m:e>
        </m:d>
        <m:r>
          <w:rPr>
            <w:rFonts w:ascii="Cambria Math" w:eastAsiaTheme="minorEastAsia" w:hAnsi="Cambria Math" w:cs="Times New Roman"/>
            <w:sz w:val="18"/>
            <w:szCs w:val="18"/>
          </w:rPr>
          <m:t>dt+σ dW</m:t>
        </m:r>
      </m:oMath>
      <w:r w:rsidRPr="00591686">
        <w:rPr>
          <w:rFonts w:ascii="Times New Roman" w:hAnsi="Times New Roman" w:cs="Times New Roman"/>
          <w:sz w:val="20"/>
          <w:szCs w:val="20"/>
        </w:rPr>
        <w:t xml:space="preserve"> with parameters</w:t>
      </w:r>
      <m:oMath>
        <m:r>
          <w:rPr>
            <w:rFonts w:ascii="Cambria Math" w:hAnsi="Cambria Math" w:cs="Times New Roman"/>
            <w:sz w:val="20"/>
            <w:szCs w:val="20"/>
          </w:rPr>
          <m:t xml:space="preserve"> </m:t>
        </m:r>
        <m:r>
          <w:rPr>
            <w:rFonts w:ascii="Cambria Math" w:hAnsi="Cambria Math" w:cs="Times New Roman"/>
            <w:sz w:val="18"/>
            <w:szCs w:val="18"/>
          </w:rPr>
          <m:t>r=1.01,K=10,</m:t>
        </m:r>
        <m:r>
          <w:rPr>
            <w:rFonts w:ascii="Cambria Math" w:eastAsiaTheme="minorEastAsia" w:hAnsi="Cambria Math" w:cs="Times New Roman"/>
            <w:sz w:val="18"/>
            <w:szCs w:val="18"/>
          </w:rPr>
          <m:t>γ=2.75, a=1.6</m:t>
        </m:r>
      </m:oMath>
      <w:r w:rsidR="00BB5572" w:rsidRPr="00591686">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σ=0.4</m:t>
        </m:r>
      </m:oMath>
      <w:r w:rsidRPr="00591686">
        <w:rPr>
          <w:rFonts w:ascii="Times New Roman" w:eastAsiaTheme="minorEastAsia" w:hAnsi="Times New Roman" w:cs="Times New Roman"/>
          <w:sz w:val="20"/>
          <w:szCs w:val="20"/>
        </w:rPr>
        <w:t xml:space="preserve">. The original dataset has the time step of </w:t>
      </w:r>
      <w:proofErr w:type="spellStart"/>
      <w:r w:rsidRPr="00591686">
        <w:rPr>
          <w:rFonts w:ascii="Consolas" w:eastAsia="Times New Roman" w:hAnsi="Consolas" w:cs="Calibri"/>
          <w:sz w:val="20"/>
          <w:szCs w:val="20"/>
        </w:rPr>
        <w:t>dt</w:t>
      </w:r>
      <w:proofErr w:type="spellEnd"/>
      <w:r w:rsidRPr="00591686">
        <w:rPr>
          <w:rFonts w:ascii="Consolas" w:eastAsia="Times New Roman" w:hAnsi="Consolas" w:cs="Calibri"/>
          <w:sz w:val="20"/>
          <w:szCs w:val="20"/>
        </w:rPr>
        <w:t>=0.01</w:t>
      </w:r>
      <w:r w:rsidRPr="00591686">
        <w:rPr>
          <w:rFonts w:ascii="Times New Roman" w:eastAsiaTheme="minorEastAsia" w:hAnsi="Times New Roman" w:cs="Times New Roman"/>
          <w:sz w:val="20"/>
          <w:szCs w:val="20"/>
        </w:rPr>
        <w:t xml:space="preserve"> and contains </w:t>
      </w:r>
      <w:r w:rsidRPr="00591686">
        <w:rPr>
          <w:rFonts w:ascii="Consolas" w:eastAsia="Times New Roman" w:hAnsi="Consolas" w:cs="Calibri"/>
          <w:sz w:val="20"/>
          <w:szCs w:val="20"/>
        </w:rPr>
        <w:t>T=</w:t>
      </w:r>
      <w:r w:rsidR="00BB5572" w:rsidRPr="00591686">
        <w:rPr>
          <w:rFonts w:ascii="Consolas" w:eastAsia="Times New Roman" w:hAnsi="Consolas" w:cs="Calibri"/>
          <w:sz w:val="20"/>
          <w:szCs w:val="20"/>
        </w:rPr>
        <w:t>3*</w:t>
      </w:r>
      <w:r w:rsidRPr="00591686">
        <w:rPr>
          <w:rFonts w:ascii="Consolas" w:eastAsia="Times New Roman" w:hAnsi="Consolas" w:cs="Calibri"/>
          <w:sz w:val="20"/>
          <w:szCs w:val="20"/>
        </w:rPr>
        <w:t>10</w:t>
      </w:r>
      <w:r w:rsidR="00BB5572" w:rsidRPr="00591686">
        <w:rPr>
          <w:rFonts w:ascii="Consolas" w:eastAsia="Times New Roman" w:hAnsi="Consolas" w:cs="Calibri"/>
          <w:sz w:val="20"/>
          <w:szCs w:val="20"/>
          <w:vertAlign w:val="superscript"/>
        </w:rPr>
        <w:t>3</w:t>
      </w:r>
      <w:r w:rsidRPr="00591686">
        <w:rPr>
          <w:rFonts w:ascii="Times New Roman" w:eastAsiaTheme="minorEastAsia" w:hAnsi="Times New Roman" w:cs="Times New Roman"/>
          <w:sz w:val="20"/>
          <w:szCs w:val="20"/>
        </w:rPr>
        <w:t xml:space="preserve"> data points. However, we select every</w:t>
      </w:r>
      <w:r w:rsidRPr="00591686">
        <w:rPr>
          <w:rFonts w:ascii="Times New Roman" w:hAnsi="Times New Roman" w:cs="Times New Roman"/>
          <w:sz w:val="20"/>
          <w:szCs w:val="20"/>
        </w:rPr>
        <w:t xml:space="preserve"> </w:t>
      </w:r>
      <w:r w:rsidR="009E6F74" w:rsidRPr="00591686">
        <w:rPr>
          <w:rFonts w:ascii="Times New Roman" w:hAnsi="Times New Roman" w:cs="Times New Roman"/>
          <w:sz w:val="20"/>
          <w:szCs w:val="20"/>
        </w:rPr>
        <w:t>3</w:t>
      </w:r>
      <w:r w:rsidRPr="00591686">
        <w:rPr>
          <w:rFonts w:ascii="Times New Roman" w:hAnsi="Times New Roman" w:cs="Times New Roman"/>
          <w:sz w:val="20"/>
          <w:szCs w:val="20"/>
        </w:rPr>
        <w:t>00</w:t>
      </w:r>
      <w:r w:rsidRPr="00591686">
        <w:rPr>
          <w:rFonts w:ascii="Times New Roman" w:hAnsi="Times New Roman" w:cs="Times New Roman"/>
          <w:sz w:val="20"/>
          <w:szCs w:val="20"/>
          <w:vertAlign w:val="superscript"/>
        </w:rPr>
        <w:t>th</w:t>
      </w:r>
      <w:r w:rsidRPr="00591686">
        <w:rPr>
          <w:rFonts w:ascii="Times New Roman" w:hAnsi="Times New Roman" w:cs="Times New Roman"/>
          <w:b/>
          <w:bCs/>
          <w:sz w:val="24"/>
          <w:szCs w:val="24"/>
          <w:vertAlign w:val="superscript"/>
        </w:rPr>
        <w:t xml:space="preserve"> </w:t>
      </w:r>
      <w:r w:rsidRPr="00591686">
        <w:rPr>
          <w:rFonts w:ascii="Times New Roman" w:hAnsi="Times New Roman" w:cs="Times New Roman"/>
          <w:sz w:val="20"/>
          <w:szCs w:val="20"/>
        </w:rPr>
        <w:t>data point, resulting in a</w:t>
      </w:r>
      <w:r w:rsidR="009E6F74" w:rsidRPr="00591686">
        <w:rPr>
          <w:rFonts w:ascii="Times New Roman" w:hAnsi="Times New Roman" w:cs="Times New Roman"/>
          <w:sz w:val="20"/>
          <w:szCs w:val="20"/>
        </w:rPr>
        <w:t xml:space="preserve"> </w:t>
      </w:r>
      <w:r w:rsidRPr="00591686">
        <w:rPr>
          <w:rFonts w:ascii="Times New Roman" w:hAnsi="Times New Roman" w:cs="Times New Roman"/>
          <w:sz w:val="20"/>
          <w:szCs w:val="20"/>
        </w:rPr>
        <w:t xml:space="preserve">low-resolution dataset with a time step of </w:t>
      </w:r>
      <w:proofErr w:type="spellStart"/>
      <w:r w:rsidRPr="00591686">
        <w:rPr>
          <w:rFonts w:ascii="Consolas" w:eastAsia="Times New Roman" w:hAnsi="Consolas" w:cs="Calibri"/>
          <w:sz w:val="20"/>
          <w:szCs w:val="20"/>
        </w:rPr>
        <w:t>dt</w:t>
      </w:r>
      <w:proofErr w:type="spellEnd"/>
      <w:r w:rsidRPr="00591686">
        <w:rPr>
          <w:rFonts w:ascii="Consolas" w:eastAsia="Times New Roman" w:hAnsi="Consolas" w:cs="Calibri"/>
          <w:sz w:val="20"/>
          <w:szCs w:val="20"/>
        </w:rPr>
        <w:t>=</w:t>
      </w:r>
      <w:r w:rsidR="009E6F74" w:rsidRPr="00591686">
        <w:rPr>
          <w:rFonts w:ascii="Consolas" w:eastAsia="Times New Roman" w:hAnsi="Consolas" w:cs="Calibri"/>
          <w:sz w:val="20"/>
          <w:szCs w:val="20"/>
        </w:rPr>
        <w:t>3</w:t>
      </w:r>
      <w:r w:rsidRPr="00591686">
        <w:rPr>
          <w:rFonts w:ascii="Times New Roman" w:eastAsiaTheme="minorEastAsia" w:hAnsi="Times New Roman" w:cs="Times New Roman"/>
          <w:sz w:val="20"/>
          <w:szCs w:val="20"/>
        </w:rPr>
        <w:t xml:space="preserve"> and </w:t>
      </w:r>
      <w:r w:rsidRPr="00591686">
        <w:rPr>
          <w:rFonts w:ascii="Consolas" w:eastAsia="Times New Roman" w:hAnsi="Consolas" w:cs="Calibri"/>
          <w:sz w:val="20"/>
          <w:szCs w:val="20"/>
        </w:rPr>
        <w:t>T=10</w:t>
      </w:r>
      <w:r w:rsidR="009E6F74" w:rsidRPr="00591686">
        <w:rPr>
          <w:rFonts w:ascii="Consolas" w:eastAsia="Times New Roman" w:hAnsi="Consolas" w:cs="Calibri"/>
          <w:sz w:val="20"/>
          <w:szCs w:val="20"/>
          <w:vertAlign w:val="superscript"/>
        </w:rPr>
        <w:t>3</w:t>
      </w:r>
      <w:r w:rsidRPr="00591686">
        <w:rPr>
          <w:rFonts w:ascii="Consolas" w:eastAsia="Times New Roman" w:hAnsi="Consolas" w:cs="Calibri"/>
          <w:sz w:val="20"/>
          <w:szCs w:val="20"/>
          <w:vertAlign w:val="superscript"/>
        </w:rPr>
        <w:t xml:space="preserve"> </w:t>
      </w:r>
      <w:r w:rsidRPr="00591686">
        <w:rPr>
          <w:rFonts w:ascii="Times New Roman" w:hAnsi="Times New Roman" w:cs="Times New Roman"/>
          <w:color w:val="0D0D0D"/>
          <w:sz w:val="20"/>
          <w:szCs w:val="20"/>
          <w:shd w:val="clear" w:color="auto" w:fill="FFFFFF"/>
        </w:rPr>
        <w:t>data points.</w:t>
      </w:r>
      <w:r w:rsidR="009E6F74" w:rsidRPr="00591686">
        <w:rPr>
          <w:rFonts w:ascii="Times New Roman" w:hAnsi="Times New Roman" w:cs="Times New Roman"/>
          <w:color w:val="0D0D0D"/>
          <w:sz w:val="20"/>
          <w:szCs w:val="20"/>
          <w:shd w:val="clear" w:color="auto" w:fill="FFFFFF"/>
        </w:rPr>
        <w:t xml:space="preserve"> </w:t>
      </w:r>
      <w:r w:rsidR="00BB5572" w:rsidRPr="00591686">
        <w:rPr>
          <w:rFonts w:ascii="Times New Roman" w:hAnsi="Times New Roman" w:cs="Times New Roman"/>
          <w:color w:val="0D0D0D"/>
          <w:sz w:val="20"/>
          <w:szCs w:val="20"/>
          <w:shd w:val="clear" w:color="auto" w:fill="FFFFFF"/>
        </w:rPr>
        <w:t xml:space="preserve">  </w:t>
      </w:r>
    </w:p>
    <w:p w14:paraId="59D706C2" w14:textId="634699B5" w:rsidR="00DE63BF" w:rsidRPr="00591686" w:rsidRDefault="00C548CB" w:rsidP="008065FE">
      <w:pPr>
        <w:spacing w:after="240"/>
        <w:jc w:val="both"/>
        <w:rPr>
          <w:rFonts w:ascii="Times New Roman" w:hAnsi="Times New Roman" w:cs="Times New Roman"/>
          <w:sz w:val="20"/>
          <w:szCs w:val="20"/>
        </w:rPr>
      </w:pPr>
      <w:r w:rsidRPr="00591686">
        <w:rPr>
          <w:rFonts w:ascii="Times New Roman" w:eastAsiaTheme="minorEastAsia" w:hAnsi="Times New Roman" w:cs="Times New Roman"/>
          <w:sz w:val="20"/>
          <w:szCs w:val="20"/>
        </w:rPr>
        <w:t>As is evident from</w:t>
      </w:r>
      <w:r w:rsidR="00017118">
        <w:rPr>
          <w:rFonts w:ascii="Times New Roman" w:hAnsi="Times New Roman" w:cs="Times New Roman"/>
          <w:b/>
          <w:sz w:val="20"/>
          <w:szCs w:val="20"/>
        </w:rPr>
        <w:t xml:space="preserve"> </w:t>
      </w:r>
      <w:r w:rsidR="00017118">
        <w:rPr>
          <w:rFonts w:ascii="Times New Roman" w:hAnsi="Times New Roman" w:cs="Times New Roman"/>
          <w:b/>
          <w:sz w:val="20"/>
          <w:szCs w:val="20"/>
        </w:rPr>
        <w:fldChar w:fldCharType="begin"/>
      </w:r>
      <w:r w:rsidR="00017118">
        <w:rPr>
          <w:rFonts w:ascii="Times New Roman" w:hAnsi="Times New Roman" w:cs="Times New Roman"/>
          <w:b/>
          <w:sz w:val="20"/>
          <w:szCs w:val="20"/>
        </w:rPr>
        <w:instrText xml:space="preserve"> REF Figure6 \h </w:instrText>
      </w:r>
      <w:r w:rsidR="00017118">
        <w:rPr>
          <w:rFonts w:ascii="Times New Roman" w:hAnsi="Times New Roman" w:cs="Times New Roman"/>
          <w:b/>
          <w:sz w:val="20"/>
          <w:szCs w:val="20"/>
        </w:rPr>
      </w:r>
      <w:r w:rsidR="00017118">
        <w:rPr>
          <w:rFonts w:ascii="Times New Roman" w:hAnsi="Times New Roman" w:cs="Times New Roman"/>
          <w:b/>
          <w:sz w:val="20"/>
          <w:szCs w:val="20"/>
        </w:rPr>
        <w:fldChar w:fldCharType="separate"/>
      </w:r>
      <w:r w:rsidR="00017118" w:rsidRPr="00591686">
        <w:rPr>
          <w:rFonts w:ascii="Times New Roman" w:hAnsi="Times New Roman" w:cs="Times New Roman"/>
          <w:b/>
          <w:sz w:val="18"/>
          <w:szCs w:val="18"/>
        </w:rPr>
        <w:t xml:space="preserve">Figure </w:t>
      </w:r>
      <w:r w:rsidR="00017118">
        <w:rPr>
          <w:rFonts w:ascii="Times New Roman" w:hAnsi="Times New Roman" w:cs="Times New Roman"/>
          <w:b/>
          <w:sz w:val="18"/>
          <w:szCs w:val="18"/>
        </w:rPr>
        <w:t>6</w:t>
      </w:r>
      <w:r w:rsidR="00017118">
        <w:rPr>
          <w:rFonts w:ascii="Times New Roman" w:hAnsi="Times New Roman" w:cs="Times New Roman"/>
          <w:b/>
          <w:sz w:val="20"/>
          <w:szCs w:val="20"/>
        </w:rPr>
        <w:fldChar w:fldCharType="end"/>
      </w:r>
      <w:r w:rsidRPr="00591686">
        <w:rPr>
          <w:rFonts w:ascii="Times New Roman" w:eastAsiaTheme="minorEastAsia" w:hAnsi="Times New Roman" w:cs="Times New Roman"/>
          <w:sz w:val="20"/>
          <w:szCs w:val="20"/>
        </w:rPr>
        <w:t xml:space="preserve">, there is no a substantial improvement </w:t>
      </w:r>
      <w:r w:rsidR="00150246" w:rsidRPr="00591686">
        <w:rPr>
          <w:rFonts w:ascii="Times New Roman" w:eastAsiaTheme="minorEastAsia" w:hAnsi="Times New Roman" w:cs="Times New Roman"/>
          <w:sz w:val="20"/>
          <w:szCs w:val="20"/>
        </w:rPr>
        <w:t>to</w:t>
      </w:r>
      <w:r w:rsidRPr="00591686">
        <w:rPr>
          <w:rFonts w:ascii="Times New Roman" w:eastAsiaTheme="minorEastAsia" w:hAnsi="Times New Roman" w:cs="Times New Roman"/>
          <w:sz w:val="20"/>
          <w:szCs w:val="20"/>
        </w:rPr>
        <w:t xml:space="preserve"> the Euler </w:t>
      </w:r>
      <w:r w:rsidR="003B36BF">
        <w:rPr>
          <w:rFonts w:ascii="Times New Roman" w:eastAsiaTheme="minorEastAsia" w:hAnsi="Times New Roman" w:cs="Times New Roman"/>
          <w:sz w:val="20"/>
          <w:szCs w:val="20"/>
        </w:rPr>
        <w:t>reconstruction</w:t>
      </w:r>
      <w:r w:rsidRPr="00591686">
        <w:rPr>
          <w:rFonts w:ascii="Times New Roman" w:eastAsiaTheme="minorEastAsia" w:hAnsi="Times New Roman" w:cs="Times New Roman"/>
          <w:sz w:val="20"/>
          <w:szCs w:val="20"/>
        </w:rPr>
        <w:t xml:space="preserve"> after applying </w:t>
      </w:r>
      <w:proofErr w:type="spellStart"/>
      <w:r w:rsidRPr="00591686">
        <w:rPr>
          <w:rFonts w:ascii="Times New Roman" w:eastAsiaTheme="minorEastAsia" w:hAnsi="Times New Roman" w:cs="Times New Roman"/>
          <w:sz w:val="20"/>
          <w:szCs w:val="20"/>
        </w:rPr>
        <w:t>Hermite</w:t>
      </w:r>
      <w:proofErr w:type="spellEnd"/>
      <w:r w:rsidRPr="00591686">
        <w:rPr>
          <w:rFonts w:ascii="Times New Roman" w:eastAsiaTheme="minorEastAsia" w:hAnsi="Times New Roman" w:cs="Times New Roman"/>
          <w:sz w:val="20"/>
          <w:szCs w:val="20"/>
        </w:rPr>
        <w:t xml:space="preserve"> reconstruction. The biggest improvement is observed for the diffusion function, while the improvement in the drift function</w:t>
      </w:r>
      <w:r w:rsidR="00150246" w:rsidRPr="00591686">
        <w:rPr>
          <w:rFonts w:ascii="Times New Roman" w:eastAsiaTheme="minorEastAsia" w:hAnsi="Times New Roman" w:cs="Times New Roman"/>
          <w:sz w:val="20"/>
          <w:szCs w:val="20"/>
        </w:rPr>
        <w:t xml:space="preserve"> is</w:t>
      </w:r>
      <w:r w:rsidRPr="00591686">
        <w:rPr>
          <w:rFonts w:ascii="Times New Roman" w:eastAsiaTheme="minorEastAsia" w:hAnsi="Times New Roman" w:cs="Times New Roman"/>
          <w:sz w:val="20"/>
          <w:szCs w:val="20"/>
        </w:rPr>
        <w:t xml:space="preserve"> slight.</w:t>
      </w:r>
      <w:r w:rsidR="00F51460" w:rsidRPr="00591686">
        <w:rPr>
          <w:rFonts w:ascii="Times New Roman" w:eastAsiaTheme="minorEastAsia" w:hAnsi="Times New Roman" w:cs="Times New Roman"/>
          <w:sz w:val="20"/>
          <w:szCs w:val="20"/>
        </w:rPr>
        <w:t xml:space="preserve"> We improve these outcomes using spline reconstruction in the next example</w:t>
      </w:r>
      <w:r w:rsidRPr="00591686">
        <w:rPr>
          <w:rFonts w:ascii="Times New Roman" w:eastAsiaTheme="minorEastAsia" w:hAnsi="Times New Roman" w:cs="Times New Roman"/>
          <w:sz w:val="20"/>
          <w:szCs w:val="20"/>
        </w:rPr>
        <w:t xml:space="preserve">. </w:t>
      </w:r>
    </w:p>
    <w:p w14:paraId="3BEBF524" w14:textId="1C74DE74" w:rsidR="00300B48" w:rsidRPr="00591686" w:rsidRDefault="00300B48" w:rsidP="00767112">
      <w:pPr>
        <w:jc w:val="both"/>
        <w:rPr>
          <w:rFonts w:ascii="Times New Roman" w:hAnsi="Times New Roman" w:cs="Times New Roman"/>
          <w:sz w:val="20"/>
          <w:szCs w:val="20"/>
        </w:rPr>
      </w:pPr>
      <w:bookmarkStart w:id="61" w:name="Example14"/>
      <w:bookmarkStart w:id="62" w:name="Example11"/>
      <w:r w:rsidRPr="00591686">
        <w:rPr>
          <w:rFonts w:ascii="Times New Roman" w:eastAsia="Times New Roman" w:hAnsi="Times New Roman" w:cs="Times New Roman"/>
          <w:b/>
          <w:bCs/>
          <w:sz w:val="20"/>
          <w:szCs w:val="20"/>
        </w:rPr>
        <w:t xml:space="preserve">Example </w:t>
      </w:r>
      <w:r w:rsidR="008065FE" w:rsidRPr="00591686">
        <w:rPr>
          <w:rFonts w:ascii="Times New Roman" w:eastAsia="Times New Roman" w:hAnsi="Times New Roman" w:cs="Times New Roman"/>
          <w:b/>
          <w:bCs/>
          <w:sz w:val="20"/>
          <w:szCs w:val="20"/>
        </w:rPr>
        <w:t>1</w:t>
      </w:r>
      <w:bookmarkEnd w:id="61"/>
      <w:r w:rsidR="00171A30">
        <w:rPr>
          <w:rFonts w:ascii="Times New Roman" w:eastAsia="Times New Roman" w:hAnsi="Times New Roman" w:cs="Times New Roman"/>
          <w:b/>
          <w:bCs/>
          <w:sz w:val="20"/>
          <w:szCs w:val="20"/>
        </w:rPr>
        <w:t>1</w:t>
      </w:r>
      <w:bookmarkEnd w:id="62"/>
      <w:r w:rsidRPr="00591686">
        <w:rPr>
          <w:rFonts w:ascii="Times New Roman" w:eastAsia="Times New Roman" w:hAnsi="Times New Roman" w:cs="Times New Roman"/>
          <w:b/>
          <w:bCs/>
        </w:rPr>
        <w:t xml:space="preserve">. </w:t>
      </w:r>
      <w:r w:rsidR="00767112" w:rsidRPr="00591686">
        <w:rPr>
          <w:rFonts w:ascii="Times New Roman" w:hAnsi="Times New Roman" w:cs="Times New Roman"/>
          <w:sz w:val="20"/>
          <w:szCs w:val="20"/>
        </w:rPr>
        <w:t>Type</w:t>
      </w:r>
      <w:r w:rsidRPr="00591686">
        <w:rPr>
          <w:rFonts w:ascii="Times New Roman" w:hAnsi="Times New Roman" w:cs="Times New Roman"/>
          <w:sz w:val="20"/>
          <w:szCs w:val="20"/>
        </w:rPr>
        <w:t xml:space="preserve"> </w:t>
      </w:r>
      <w:r w:rsidR="00767112" w:rsidRPr="00591686">
        <w:rPr>
          <w:rFonts w:ascii="Times New Roman" w:hAnsi="Times New Roman" w:cs="Times New Roman"/>
          <w:sz w:val="20"/>
          <w:szCs w:val="20"/>
        </w:rPr>
        <w:t>the following command lines</w:t>
      </w:r>
      <w:r w:rsidR="0065449C" w:rsidRPr="00591686">
        <w:rPr>
          <w:rFonts w:ascii="Times New Roman" w:hAnsi="Times New Roman" w:cs="Times New Roman"/>
          <w:sz w:val="20"/>
          <w:szCs w:val="20"/>
        </w:rPr>
        <w:t xml:space="preserve"> (we omit the details. See</w:t>
      </w:r>
      <w:r w:rsidR="00CE0682" w:rsidRPr="00591686">
        <w:rPr>
          <w:rFonts w:ascii="Times New Roman" w:hAnsi="Times New Roman" w:cs="Times New Roman"/>
          <w:sz w:val="20"/>
          <w:szCs w:val="20"/>
        </w:rPr>
        <w:t xml:space="preserve"> </w:t>
      </w:r>
      <w:r w:rsidR="00017118">
        <w:rPr>
          <w:rFonts w:ascii="Times New Roman" w:hAnsi="Times New Roman" w:cs="Times New Roman"/>
          <w:sz w:val="20"/>
          <w:szCs w:val="20"/>
        </w:rPr>
        <w:fldChar w:fldCharType="begin"/>
      </w:r>
      <w:r w:rsidR="00017118">
        <w:rPr>
          <w:rFonts w:ascii="Times New Roman" w:hAnsi="Times New Roman" w:cs="Times New Roman"/>
          <w:sz w:val="20"/>
          <w:szCs w:val="20"/>
        </w:rPr>
        <w:instrText xml:space="preserve"> REF Example9 \h </w:instrText>
      </w:r>
      <w:r w:rsidR="00017118">
        <w:rPr>
          <w:rFonts w:ascii="Times New Roman" w:hAnsi="Times New Roman" w:cs="Times New Roman"/>
          <w:sz w:val="20"/>
          <w:szCs w:val="20"/>
        </w:rPr>
      </w:r>
      <w:r w:rsidR="00017118">
        <w:rPr>
          <w:rFonts w:ascii="Times New Roman" w:hAnsi="Times New Roman" w:cs="Times New Roman"/>
          <w:sz w:val="20"/>
          <w:szCs w:val="20"/>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9</w:t>
      </w:r>
      <w:r w:rsidR="00017118">
        <w:rPr>
          <w:rFonts w:ascii="Times New Roman" w:hAnsi="Times New Roman" w:cs="Times New Roman"/>
          <w:sz w:val="20"/>
          <w:szCs w:val="20"/>
        </w:rPr>
        <w:fldChar w:fldCharType="end"/>
      </w:r>
      <w:r w:rsidR="00CE0682" w:rsidRPr="00591686">
        <w:rPr>
          <w:rFonts w:ascii="Times New Roman" w:eastAsia="Times New Roman" w:hAnsi="Times New Roman" w:cs="Times New Roman"/>
          <w:b/>
          <w:bCs/>
        </w:rPr>
        <w:t xml:space="preserve"> </w:t>
      </w:r>
      <w:r w:rsidR="0065449C" w:rsidRPr="00591686">
        <w:rPr>
          <w:rFonts w:ascii="Times New Roman" w:hAnsi="Times New Roman" w:cs="Times New Roman"/>
          <w:sz w:val="20"/>
          <w:szCs w:val="20"/>
        </w:rPr>
        <w:t>for more details)</w:t>
      </w:r>
    </w:p>
    <w:p w14:paraId="77B23349"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p>
    <w:p w14:paraId="0A6669CA" w14:textId="773A2827" w:rsidR="00767112" w:rsidRPr="00591686" w:rsidRDefault="00696863" w:rsidP="0065449C">
      <w:pPr>
        <w:spacing w:after="0" w:line="240" w:lineRule="auto"/>
        <w:jc w:val="both"/>
        <w:rPr>
          <w:rFonts w:ascii="Consolas" w:eastAsia="Times New Roman" w:hAnsi="Consolas" w:cs="Times New Roman"/>
          <w:sz w:val="20"/>
          <w:szCs w:val="20"/>
        </w:rPr>
      </w:pPr>
      <w:r>
        <w:rPr>
          <w:rFonts w:ascii="Consolas" w:eastAsia="Times New Roman" w:hAnsi="Consolas" w:cs="Times New Roman"/>
          <w:sz w:val="20"/>
          <w:szCs w:val="20"/>
        </w:rPr>
        <w:t>d</w:t>
      </w:r>
      <w:r w:rsidR="00767112"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767112"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767112" w:rsidRPr="00591686">
        <w:rPr>
          <w:rFonts w:ascii="Consolas" w:eastAsia="Times New Roman" w:hAnsi="Consolas" w:cs="Times New Roman"/>
          <w:sz w:val="20"/>
          <w:szCs w:val="20"/>
        </w:rPr>
        <w:t>data(</w:t>
      </w:r>
      <w:proofErr w:type="gramStart"/>
      <w:r w:rsidR="00767112" w:rsidRPr="00591686">
        <w:rPr>
          <w:rFonts w:ascii="Consolas" w:eastAsia="Times New Roman" w:hAnsi="Consolas" w:cs="Times New Roman"/>
          <w:sz w:val="20"/>
          <w:szCs w:val="20"/>
        </w:rPr>
        <w:t>1:300:end</w:t>
      </w:r>
      <w:proofErr w:type="gramEnd"/>
      <w:r w:rsidR="00767112" w:rsidRPr="00591686">
        <w:rPr>
          <w:rFonts w:ascii="Consolas" w:eastAsia="Times New Roman" w:hAnsi="Consolas" w:cs="Times New Roman"/>
          <w:sz w:val="20"/>
          <w:szCs w:val="20"/>
        </w:rPr>
        <w:t xml:space="preserve">); </w:t>
      </w:r>
    </w:p>
    <w:p w14:paraId="15F51E03" w14:textId="2EE44601"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L = </w:t>
      </w:r>
      <w:proofErr w:type="gramStart"/>
      <w:r w:rsidR="00B3507C" w:rsidRPr="00591686">
        <w:rPr>
          <w:rFonts w:ascii="Consolas" w:eastAsia="Times New Roman" w:hAnsi="Consolas" w:cs="Times New Roman"/>
          <w:sz w:val="20"/>
          <w:szCs w:val="20"/>
        </w:rPr>
        <w:t>0</w:t>
      </w:r>
      <w:r w:rsidRPr="00591686">
        <w:rPr>
          <w:rFonts w:ascii="Consolas" w:eastAsia="Times New Roman" w:hAnsi="Consolas" w:cs="Times New Roman"/>
          <w:sz w:val="20"/>
          <w:szCs w:val="20"/>
        </w:rPr>
        <w:t>;R</w:t>
      </w:r>
      <w:proofErr w:type="gramEnd"/>
      <w:r w:rsidRPr="00591686">
        <w:rPr>
          <w:rFonts w:ascii="Consolas" w:eastAsia="Times New Roman" w:hAnsi="Consolas" w:cs="Times New Roman"/>
          <w:sz w:val="20"/>
          <w:szCs w:val="20"/>
        </w:rPr>
        <w:t xml:space="preserve"> = max(data); </w:t>
      </w:r>
      <w:r w:rsidR="00B3507C" w:rsidRPr="00591686">
        <w:rPr>
          <w:rFonts w:ascii="Consolas" w:eastAsia="Times New Roman" w:hAnsi="Consolas" w:cs="Times New Roman"/>
          <w:color w:val="008013"/>
          <w:sz w:val="18"/>
          <w:szCs w:val="18"/>
        </w:rPr>
        <w:t>%we consider the entire range of data</w:t>
      </w:r>
    </w:p>
    <w:p w14:paraId="778D1255" w14:textId="77777777" w:rsidR="00767112" w:rsidRPr="00591686" w:rsidRDefault="00767112" w:rsidP="0065449C">
      <w:pPr>
        <w:spacing w:after="0" w:line="240" w:lineRule="auto"/>
        <w:jc w:val="both"/>
        <w:rPr>
          <w:rFonts w:ascii="Consolas" w:eastAsia="Times New Roman" w:hAnsi="Consolas" w:cs="Times New Roman"/>
          <w:sz w:val="20"/>
          <w:szCs w:val="20"/>
        </w:rPr>
      </w:pP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data&lt;L | data&gt;R) = nan;  </w:t>
      </w:r>
    </w:p>
    <w:p w14:paraId="7A053E63" w14:textId="77777777" w:rsidR="00767112" w:rsidRPr="00591686" w:rsidRDefault="00767112" w:rsidP="0065449C">
      <w:pPr>
        <w:spacing w:after="0" w:line="240" w:lineRule="auto"/>
        <w:jc w:val="both"/>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 3;</w:t>
      </w:r>
    </w:p>
    <w:p w14:paraId="36375161"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mu = 8; sigma = 8;  </w:t>
      </w:r>
    </w:p>
    <w:p w14:paraId="0339C1FF" w14:textId="2683ADC4"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result1</w:t>
      </w:r>
      <w:r w:rsidR="0065498C">
        <w:rPr>
          <w:rFonts w:ascii="Consolas" w:eastAsia="Times New Roman" w:hAnsi="Consolas" w:cs="Times New Roman"/>
          <w:sz w:val="20"/>
          <w:szCs w:val="20"/>
        </w:rPr>
        <w:t>0</w:t>
      </w:r>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euler_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nKnots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[mu sigma],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'QQ'</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'L'</w:t>
      </w:r>
      <w:r w:rsidRPr="00591686">
        <w:rPr>
          <w:rFonts w:ascii="Consolas" w:eastAsia="Times New Roman" w:hAnsi="Consolas" w:cs="Times New Roman"/>
          <w:sz w:val="20"/>
          <w:szCs w:val="20"/>
        </w:rPr>
        <w:t xml:space="preserve">, L, </w:t>
      </w:r>
      <w:r w:rsidRPr="00591686">
        <w:rPr>
          <w:rFonts w:ascii="Consolas" w:eastAsia="Times New Roman" w:hAnsi="Consolas" w:cs="Times New Roman"/>
          <w:color w:val="A709F5"/>
          <w:sz w:val="20"/>
          <w:szCs w:val="20"/>
        </w:rPr>
        <w:t>'R'</w:t>
      </w:r>
      <w:r w:rsidRPr="00591686">
        <w:rPr>
          <w:rFonts w:ascii="Consolas" w:eastAsia="Times New Roman" w:hAnsi="Consolas" w:cs="Times New Roman"/>
          <w:sz w:val="20"/>
          <w:szCs w:val="20"/>
        </w:rPr>
        <w:t xml:space="preserve">, R, </w:t>
      </w:r>
      <w:r w:rsidRPr="00591686">
        <w:rPr>
          <w:rFonts w:ascii="Consolas" w:eastAsia="Times New Roman" w:hAnsi="Consolas" w:cs="Times New Roman"/>
          <w:color w:val="0E00FF"/>
          <w:sz w:val="20"/>
          <w:szCs w:val="20"/>
        </w:rPr>
        <w:t>...</w:t>
      </w:r>
      <w:r w:rsidRPr="00591686">
        <w:rPr>
          <w:rFonts w:ascii="Consolas" w:eastAsia="Times New Roman" w:hAnsi="Consolas" w:cs="Times New Roman"/>
          <w:sz w:val="20"/>
          <w:szCs w:val="20"/>
        </w:rPr>
        <w:t>,</w:t>
      </w:r>
      <w:r w:rsidRPr="00591686">
        <w:rPr>
          <w:rFonts w:ascii="Consolas" w:eastAsia="Times New Roman" w:hAnsi="Consolas" w:cs="Times New Roman"/>
          <w:color w:val="008013"/>
          <w:sz w:val="20"/>
          <w:szCs w:val="20"/>
        </w:rPr>
        <w:t xml:space="preserve"> </w:t>
      </w:r>
    </w:p>
    <w:p w14:paraId="59D3F940"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lb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w:t>
      </w:r>
      <w:proofErr w:type="gramStart"/>
      <w:r w:rsidRPr="00591686">
        <w:rPr>
          <w:rFonts w:ascii="Consolas" w:eastAsia="Times New Roman" w:hAnsi="Consolas" w:cs="Times New Roman"/>
          <w:sz w:val="20"/>
          <w:szCs w:val="20"/>
        </w:rPr>
        <w:t>zeros(</w:t>
      </w:r>
      <w:proofErr w:type="gramEnd"/>
      <w:r w:rsidRPr="00591686">
        <w:rPr>
          <w:rFonts w:ascii="Consolas" w:eastAsia="Times New Roman" w:hAnsi="Consolas" w:cs="Times New Roman"/>
          <w:sz w:val="20"/>
          <w:szCs w:val="20"/>
        </w:rPr>
        <w:t xml:space="preserve">1, mu) - 10, zeros(1, sigma)+eps],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zeros(1, mu + sigma) + 10,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340DED23" w14:textId="4139CCBC" w:rsidR="00767112" w:rsidRPr="00591686" w:rsidRDefault="00767112" w:rsidP="0065449C">
      <w:pPr>
        <w:spacing w:after="0" w:line="240" w:lineRule="auto"/>
        <w:jc w:val="both"/>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legitimate_</w:t>
      </w:r>
      <w:proofErr w:type="gramStart"/>
      <w:r w:rsidRPr="00591686">
        <w:rPr>
          <w:rFonts w:ascii="Consolas" w:eastAsia="Times New Roman" w:hAnsi="Consolas" w:cs="Times New Roman"/>
          <w:sz w:val="20"/>
          <w:szCs w:val="20"/>
        </w:rPr>
        <w:t>points</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0065498C" w:rsidRPr="00591686">
        <w:rPr>
          <w:rFonts w:ascii="Consolas" w:eastAsia="Times New Roman" w:hAnsi="Consolas" w:cs="Times New Roman"/>
          <w:sz w:val="20"/>
          <w:szCs w:val="20"/>
        </w:rPr>
        <w:t>result1</w:t>
      </w:r>
      <w:r w:rsidR="0065498C">
        <w:rPr>
          <w:rFonts w:ascii="Consolas" w:eastAsia="Times New Roman" w:hAnsi="Consolas" w:cs="Times New Roman"/>
          <w:sz w:val="20"/>
          <w:szCs w:val="20"/>
        </w:rPr>
        <w:t>0</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prev_range</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xml:space="preserve">, </w:t>
      </w:r>
      <w:r w:rsidR="00EC4FEC">
        <w:rPr>
          <w:rFonts w:ascii="Consolas" w:eastAsia="Times New Roman" w:hAnsi="Consolas" w:cs="Times New Roman"/>
          <w:sz w:val="20"/>
          <w:szCs w:val="20"/>
        </w:rPr>
        <w:t>12</w:t>
      </w:r>
      <w:r w:rsidRPr="00591686">
        <w:rPr>
          <w:rFonts w:ascii="Consolas" w:eastAsia="Times New Roman" w:hAnsi="Consolas" w:cs="Times New Roman"/>
          <w:sz w:val="20"/>
          <w:szCs w:val="20"/>
        </w:rPr>
        <w:t>);</w:t>
      </w:r>
    </w:p>
    <w:p w14:paraId="01632429" w14:textId="617018EB" w:rsidR="00D560FB" w:rsidRPr="00D560FB" w:rsidRDefault="00D560FB" w:rsidP="00D560FB">
      <w:pPr>
        <w:spacing w:after="0" w:line="240" w:lineRule="auto"/>
        <w:rPr>
          <w:rFonts w:ascii="Consolas" w:eastAsia="Times New Roman" w:hAnsi="Consolas" w:cs="Times New Roman"/>
          <w:sz w:val="20"/>
          <w:szCs w:val="20"/>
        </w:rPr>
      </w:pPr>
      <w:r w:rsidRPr="00D560FB">
        <w:rPr>
          <w:rFonts w:ascii="Consolas" w:eastAsia="Times New Roman" w:hAnsi="Consolas" w:cs="Times New Roman"/>
          <w:sz w:val="20"/>
          <w:szCs w:val="20"/>
        </w:rPr>
        <w:t>result_</w:t>
      </w:r>
      <w:r w:rsidR="0065498C" w:rsidRPr="00D560FB">
        <w:rPr>
          <w:rFonts w:ascii="Consolas" w:eastAsia="Times New Roman" w:hAnsi="Consolas" w:cs="Times New Roman"/>
          <w:sz w:val="20"/>
          <w:szCs w:val="20"/>
        </w:rPr>
        <w:t>her1</w:t>
      </w:r>
      <w:r w:rsidR="0065498C">
        <w:rPr>
          <w:rFonts w:ascii="Consolas" w:eastAsia="Times New Roman" w:hAnsi="Consolas" w:cs="Times New Roman"/>
          <w:sz w:val="20"/>
          <w:szCs w:val="20"/>
        </w:rPr>
        <w:t>0</w:t>
      </w:r>
      <w:r w:rsidR="0065498C" w:rsidRPr="00D560FB">
        <w:rPr>
          <w:rFonts w:ascii="Consolas" w:eastAsia="Times New Roman" w:hAnsi="Consolas" w:cs="Times New Roman"/>
          <w:sz w:val="20"/>
          <w:szCs w:val="20"/>
        </w:rPr>
        <w:t xml:space="preserve"> </w:t>
      </w:r>
      <w:r w:rsidRPr="00D560FB">
        <w:rPr>
          <w:rFonts w:ascii="Consolas" w:eastAsia="Times New Roman" w:hAnsi="Consolas" w:cs="Times New Roman"/>
          <w:sz w:val="20"/>
          <w:szCs w:val="20"/>
        </w:rPr>
        <w:t xml:space="preserve">= </w:t>
      </w:r>
      <w:proofErr w:type="spellStart"/>
      <w:r w:rsidRPr="00D560FB">
        <w:rPr>
          <w:rFonts w:ascii="Consolas" w:eastAsia="Times New Roman" w:hAnsi="Consolas" w:cs="Times New Roman"/>
          <w:sz w:val="20"/>
          <w:szCs w:val="20"/>
        </w:rPr>
        <w:t>hermite_</w:t>
      </w:r>
      <w:proofErr w:type="gramStart"/>
      <w:r w:rsidRPr="00D560FB">
        <w:rPr>
          <w:rFonts w:ascii="Consolas" w:eastAsia="Times New Roman" w:hAnsi="Consolas" w:cs="Times New Roman"/>
          <w:sz w:val="20"/>
          <w:szCs w:val="20"/>
        </w:rPr>
        <w:t>reconstruction</w:t>
      </w:r>
      <w:proofErr w:type="spellEnd"/>
      <w:r w:rsidRPr="00D560FB">
        <w:rPr>
          <w:rFonts w:ascii="Consolas" w:eastAsia="Times New Roman" w:hAnsi="Consolas" w:cs="Times New Roman"/>
          <w:sz w:val="20"/>
          <w:szCs w:val="20"/>
        </w:rPr>
        <w:t>(</w:t>
      </w:r>
      <w:proofErr w:type="gramEnd"/>
      <w:r w:rsidRPr="00D560FB">
        <w:rPr>
          <w:rFonts w:ascii="Consolas" w:eastAsia="Times New Roman" w:hAnsi="Consolas" w:cs="Times New Roman"/>
          <w:sz w:val="20"/>
          <w:szCs w:val="20"/>
        </w:rPr>
        <w:t xml:space="preserve">data, </w:t>
      </w:r>
      <w:proofErr w:type="spellStart"/>
      <w:r w:rsidRPr="00D560FB">
        <w:rPr>
          <w:rFonts w:ascii="Consolas" w:eastAsia="Times New Roman" w:hAnsi="Consolas" w:cs="Times New Roman"/>
          <w:sz w:val="20"/>
          <w:szCs w:val="20"/>
        </w:rPr>
        <w:t>dt</w:t>
      </w:r>
      <w:proofErr w:type="spellEnd"/>
      <w:r w:rsidRPr="00D560FB">
        <w:rPr>
          <w:rFonts w:ascii="Consolas" w:eastAsia="Times New Roman" w:hAnsi="Consolas" w:cs="Times New Roman"/>
          <w:sz w:val="20"/>
          <w:szCs w:val="20"/>
        </w:rPr>
        <w:t xml:space="preserve">, </w:t>
      </w:r>
      <w:r w:rsidRPr="00D560FB">
        <w:rPr>
          <w:rFonts w:ascii="Consolas" w:eastAsia="Times New Roman" w:hAnsi="Consolas" w:cs="Times New Roman"/>
          <w:color w:val="A709F5"/>
          <w:sz w:val="20"/>
          <w:szCs w:val="20"/>
        </w:rPr>
        <w:t>'</w:t>
      </w:r>
      <w:proofErr w:type="spellStart"/>
      <w:r w:rsidRPr="00D560FB">
        <w:rPr>
          <w:rFonts w:ascii="Consolas" w:eastAsia="Times New Roman" w:hAnsi="Consolas" w:cs="Times New Roman"/>
          <w:color w:val="A709F5"/>
          <w:sz w:val="20"/>
          <w:szCs w:val="20"/>
        </w:rPr>
        <w:t>prev</w:t>
      </w:r>
      <w:proofErr w:type="spellEnd"/>
      <w:r w:rsidRPr="00D560FB">
        <w:rPr>
          <w:rFonts w:ascii="Consolas" w:eastAsia="Times New Roman" w:hAnsi="Consolas" w:cs="Times New Roman"/>
          <w:color w:val="A709F5"/>
          <w:sz w:val="20"/>
          <w:szCs w:val="20"/>
        </w:rPr>
        <w:t>'</w:t>
      </w:r>
      <w:r w:rsidRPr="00D560FB">
        <w:rPr>
          <w:rFonts w:ascii="Consolas" w:eastAsia="Times New Roman" w:hAnsi="Consolas" w:cs="Times New Roman"/>
          <w:sz w:val="20"/>
          <w:szCs w:val="20"/>
        </w:rPr>
        <w:t xml:space="preserve">, </w:t>
      </w:r>
      <w:proofErr w:type="spellStart"/>
      <w:r w:rsidRPr="00D560FB">
        <w:rPr>
          <w:rFonts w:ascii="Consolas" w:eastAsia="Times New Roman" w:hAnsi="Consolas" w:cs="Times New Roman"/>
          <w:sz w:val="20"/>
          <w:szCs w:val="20"/>
        </w:rPr>
        <w:t>legpoints</w:t>
      </w:r>
      <w:proofErr w:type="spellEnd"/>
      <w:r w:rsidRPr="00D560FB">
        <w:rPr>
          <w:rFonts w:ascii="Consolas" w:eastAsia="Times New Roman" w:hAnsi="Consolas" w:cs="Times New Roman"/>
          <w:sz w:val="20"/>
          <w:szCs w:val="20"/>
        </w:rPr>
        <w:t xml:space="preserve">, </w:t>
      </w:r>
      <w:r w:rsidRPr="00D560FB">
        <w:rPr>
          <w:rFonts w:ascii="Consolas" w:eastAsia="Times New Roman" w:hAnsi="Consolas" w:cs="Times New Roman"/>
          <w:color w:val="A709F5"/>
          <w:sz w:val="20"/>
          <w:szCs w:val="20"/>
        </w:rPr>
        <w:t>'solver'</w:t>
      </w:r>
      <w:r w:rsidRPr="00D560FB">
        <w:rPr>
          <w:rFonts w:ascii="Consolas" w:eastAsia="Times New Roman" w:hAnsi="Consolas" w:cs="Times New Roman"/>
          <w:sz w:val="20"/>
          <w:szCs w:val="20"/>
        </w:rPr>
        <w:t>,</w:t>
      </w:r>
      <w:r w:rsidRPr="00D560FB">
        <w:rPr>
          <w:rFonts w:ascii="Consolas" w:eastAsia="Times New Roman" w:hAnsi="Consolas" w:cs="Times New Roman"/>
          <w:color w:val="0E00FF"/>
          <w:sz w:val="20"/>
          <w:szCs w:val="20"/>
        </w:rPr>
        <w:t>...</w:t>
      </w:r>
      <w:r w:rsidRPr="00D560FB">
        <w:rPr>
          <w:rFonts w:ascii="Consolas" w:eastAsia="Times New Roman" w:hAnsi="Consolas" w:cs="Times New Roman"/>
          <w:color w:val="008013"/>
          <w:sz w:val="20"/>
          <w:szCs w:val="20"/>
        </w:rPr>
        <w:t>,</w:t>
      </w:r>
    </w:p>
    <w:p w14:paraId="536EE793" w14:textId="0A3EFAC2" w:rsidR="00D560FB" w:rsidRPr="00D560FB" w:rsidRDefault="00D560FB" w:rsidP="00F42068">
      <w:pPr>
        <w:spacing w:line="240" w:lineRule="auto"/>
        <w:rPr>
          <w:rFonts w:ascii="Consolas" w:eastAsia="Times New Roman" w:hAnsi="Consolas" w:cs="Times New Roman"/>
          <w:sz w:val="20"/>
          <w:szCs w:val="20"/>
        </w:rPr>
      </w:pPr>
      <w:r w:rsidRPr="00D560FB">
        <w:rPr>
          <w:rFonts w:ascii="Consolas" w:eastAsia="Times New Roman" w:hAnsi="Consolas" w:cs="Times New Roman"/>
          <w:color w:val="A709F5"/>
          <w:sz w:val="20"/>
          <w:szCs w:val="20"/>
        </w:rPr>
        <w:t>'</w:t>
      </w:r>
      <w:proofErr w:type="spellStart"/>
      <w:r w:rsidRPr="00D560FB">
        <w:rPr>
          <w:rFonts w:ascii="Consolas" w:eastAsia="Times New Roman" w:hAnsi="Consolas" w:cs="Times New Roman"/>
          <w:color w:val="A709F5"/>
          <w:sz w:val="20"/>
          <w:szCs w:val="20"/>
        </w:rPr>
        <w:t>fmincon</w:t>
      </w:r>
      <w:proofErr w:type="spellEnd"/>
      <w:r w:rsidRPr="00D560FB">
        <w:rPr>
          <w:rFonts w:ascii="Consolas" w:eastAsia="Times New Roman" w:hAnsi="Consolas" w:cs="Times New Roman"/>
          <w:color w:val="A709F5"/>
          <w:sz w:val="20"/>
          <w:szCs w:val="20"/>
        </w:rPr>
        <w:t>'</w:t>
      </w:r>
      <w:r w:rsidRPr="00D560FB">
        <w:rPr>
          <w:rFonts w:ascii="Consolas" w:eastAsia="Times New Roman" w:hAnsi="Consolas" w:cs="Times New Roman"/>
          <w:sz w:val="20"/>
          <w:szCs w:val="20"/>
        </w:rPr>
        <w:t>);</w:t>
      </w:r>
    </w:p>
    <w:p w14:paraId="21D3A15B" w14:textId="7140BC9A" w:rsidR="00767112" w:rsidRPr="00591686" w:rsidRDefault="00767112" w:rsidP="00767112">
      <w:pPr>
        <w:jc w:val="both"/>
        <w:rPr>
          <w:rFonts w:ascii="Times New Roman" w:hAnsi="Times New Roman" w:cs="Times New Roman"/>
          <w:sz w:val="20"/>
          <w:szCs w:val="20"/>
        </w:rPr>
      </w:pPr>
      <w:r w:rsidRPr="00591686">
        <w:rPr>
          <w:rFonts w:ascii="Times New Roman" w:hAnsi="Times New Roman" w:cs="Times New Roman"/>
          <w:sz w:val="20"/>
          <w:szCs w:val="20"/>
        </w:rPr>
        <w:t>these leads us to the following Euler</w:t>
      </w:r>
      <w:r w:rsidR="00A5460E" w:rsidRPr="00591686">
        <w:rPr>
          <w:rFonts w:ascii="Times New Roman" w:hAnsi="Times New Roman" w:cs="Times New Roman"/>
          <w:sz w:val="20"/>
          <w:szCs w:val="20"/>
        </w:rPr>
        <w:t xml:space="preserve"> parameter estimation</w:t>
      </w:r>
    </w:p>
    <w:p w14:paraId="6F1AE137" w14:textId="6F86E4BA" w:rsidR="00767112" w:rsidRPr="00591686" w:rsidRDefault="00767112" w:rsidP="007671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parameters: </w:t>
      </w:r>
    </w:p>
    <w:p w14:paraId="753EF5C9" w14:textId="48B28063" w:rsidR="00767112" w:rsidRPr="00591686" w:rsidRDefault="00767112" w:rsidP="00767112">
      <w:pPr>
        <w:spacing w:after="0" w:line="240" w:lineRule="auto"/>
        <w:rPr>
          <w:rFonts w:ascii="Consolas" w:eastAsia="Times New Roman" w:hAnsi="Consolas" w:cs="Calibri"/>
          <w:sz w:val="18"/>
          <w:szCs w:val="18"/>
        </w:rPr>
      </w:pPr>
      <w:r w:rsidRPr="00591686">
        <w:rPr>
          <w:rFonts w:ascii="Consolas" w:eastAsia="Times New Roman" w:hAnsi="Consolas" w:cs="Calibri"/>
          <w:sz w:val="18"/>
          <w:szCs w:val="18"/>
        </w:rPr>
        <w:t>0.31967   0.10093    -0.03319   -0.0049032   0.0088617   0.033111   -0.089981   -0.27115     0.19942   0.27834     0.36011    0.42682     0.35892     0.35962     0.33349     0.18335</w:t>
      </w:r>
    </w:p>
    <w:p w14:paraId="0B681523" w14:textId="02F441A4" w:rsidR="00767112" w:rsidRPr="00591686" w:rsidRDefault="00767112" w:rsidP="00A5460E">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sum of log-likelihoods): 899.8273</w:t>
      </w:r>
    </w:p>
    <w:p w14:paraId="2F338496" w14:textId="653FCD16" w:rsidR="00767112" w:rsidRPr="00591686" w:rsidRDefault="00A5460E" w:rsidP="00A5460E">
      <w:pPr>
        <w:jc w:val="both"/>
        <w:rPr>
          <w:rFonts w:ascii="Times New Roman" w:hAnsi="Times New Roman" w:cs="Times New Roman"/>
          <w:sz w:val="20"/>
          <w:szCs w:val="20"/>
        </w:rPr>
      </w:pPr>
      <w:r w:rsidRPr="00591686">
        <w:rPr>
          <w:rFonts w:ascii="Times New Roman" w:hAnsi="Times New Roman" w:cs="Times New Roman"/>
          <w:sz w:val="20"/>
          <w:szCs w:val="20"/>
        </w:rPr>
        <w:t xml:space="preserve">and the following </w:t>
      </w:r>
      <w:proofErr w:type="spellStart"/>
      <w:r w:rsidRPr="00591686">
        <w:rPr>
          <w:rFonts w:ascii="Times New Roman" w:hAnsi="Times New Roman" w:cs="Times New Roman"/>
          <w:sz w:val="20"/>
          <w:szCs w:val="20"/>
        </w:rPr>
        <w:t>Hermite</w:t>
      </w:r>
      <w:proofErr w:type="spellEnd"/>
      <w:r w:rsidRPr="00591686">
        <w:rPr>
          <w:rFonts w:ascii="Times New Roman" w:hAnsi="Times New Roman" w:cs="Times New Roman"/>
          <w:sz w:val="20"/>
          <w:szCs w:val="20"/>
        </w:rPr>
        <w:t xml:space="preserve"> parameter estimation</w:t>
      </w:r>
    </w:p>
    <w:p w14:paraId="029BFA4C" w14:textId="764209F0" w:rsidR="00150246" w:rsidRPr="00591686" w:rsidRDefault="00150246" w:rsidP="00150246">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lastRenderedPageBreak/>
        <w:t xml:space="preserve">Estimated parameters: </w:t>
      </w:r>
    </w:p>
    <w:p w14:paraId="34DDD89A" w14:textId="76B48507" w:rsidR="00150246" w:rsidRPr="00591686" w:rsidRDefault="00150246" w:rsidP="00150246">
      <w:pPr>
        <w:spacing w:after="0" w:line="240" w:lineRule="auto"/>
        <w:rPr>
          <w:rFonts w:ascii="Consolas" w:eastAsia="Times New Roman" w:hAnsi="Consolas" w:cs="Calibri"/>
          <w:sz w:val="18"/>
          <w:szCs w:val="18"/>
        </w:rPr>
      </w:pPr>
      <w:r w:rsidRPr="00591686">
        <w:rPr>
          <w:rFonts w:ascii="Consolas" w:eastAsia="Times New Roman" w:hAnsi="Consolas" w:cs="Calibri"/>
          <w:sz w:val="18"/>
          <w:szCs w:val="18"/>
        </w:rPr>
        <w:t xml:space="preserve">0.38364     0.10187   -0.032008   -0.029461    0.036058    0.025406    -0.09752    -0.35229     0.54784     0.38213    0.37651     0.40084  </w:t>
      </w:r>
      <w:r w:rsidR="00B161FA" w:rsidRPr="00591686">
        <w:rPr>
          <w:rFonts w:ascii="Consolas" w:eastAsia="Times New Roman" w:hAnsi="Consolas" w:cs="Calibri"/>
          <w:sz w:val="18"/>
          <w:szCs w:val="18"/>
        </w:rPr>
        <w:t xml:space="preserve"> </w:t>
      </w:r>
      <w:r w:rsidRPr="00591686">
        <w:rPr>
          <w:rFonts w:ascii="Consolas" w:eastAsia="Times New Roman" w:hAnsi="Consolas" w:cs="Calibri"/>
          <w:sz w:val="18"/>
          <w:szCs w:val="18"/>
        </w:rPr>
        <w:t xml:space="preserve">  0.34381     0.39658   </w:t>
      </w:r>
      <w:r w:rsidR="00B161FA" w:rsidRPr="00591686">
        <w:rPr>
          <w:rFonts w:ascii="Consolas" w:eastAsia="Times New Roman" w:hAnsi="Consolas" w:cs="Calibri"/>
          <w:sz w:val="18"/>
          <w:szCs w:val="18"/>
        </w:rPr>
        <w:t xml:space="preserve"> </w:t>
      </w:r>
      <w:r w:rsidRPr="00591686">
        <w:rPr>
          <w:rFonts w:ascii="Consolas" w:eastAsia="Times New Roman" w:hAnsi="Consolas" w:cs="Calibri"/>
          <w:sz w:val="18"/>
          <w:szCs w:val="18"/>
        </w:rPr>
        <w:t xml:space="preserve">  0.40582     0.29627</w:t>
      </w:r>
    </w:p>
    <w:p w14:paraId="3DCD2A25" w14:textId="28EB8614" w:rsidR="00150246" w:rsidRPr="00591686" w:rsidRDefault="00150246" w:rsidP="00150246">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sum of log-likelihoods: 889.6237</w:t>
      </w:r>
    </w:p>
    <w:p w14:paraId="6DABE200" w14:textId="77777777" w:rsidR="00B161FA" w:rsidRPr="00591686" w:rsidRDefault="00B161FA" w:rsidP="00150246">
      <w:pPr>
        <w:spacing w:after="0" w:line="240" w:lineRule="auto"/>
        <w:rPr>
          <w:rFonts w:ascii="Consolas" w:eastAsia="Times New Roman" w:hAnsi="Consolas" w:cs="Calibri"/>
          <w:sz w:val="20"/>
          <w:szCs w:val="20"/>
        </w:rPr>
      </w:pPr>
    </w:p>
    <w:p w14:paraId="0ECFBF7E" w14:textId="0E340F6A" w:rsidR="00150246" w:rsidRPr="00591686" w:rsidRDefault="008E7B9E" w:rsidP="008E7B9E">
      <w:pPr>
        <w:spacing w:line="240" w:lineRule="auto"/>
        <w:rPr>
          <w:rFonts w:ascii="Times New Roman" w:hAnsi="Times New Roman" w:cs="Times New Roman"/>
          <w:sz w:val="20"/>
          <w:szCs w:val="20"/>
        </w:rPr>
      </w:pPr>
      <w:r w:rsidRPr="00591686">
        <w:rPr>
          <w:rFonts w:ascii="Times New Roman" w:hAnsi="Times New Roman" w:cs="Times New Roman"/>
          <w:sz w:val="20"/>
          <w:szCs w:val="20"/>
        </w:rPr>
        <w:t xml:space="preserve">To plot the results, type the following command lines (see </w:t>
      </w:r>
      <w:r w:rsidR="00590D7C" w:rsidRPr="00591686">
        <w:rPr>
          <w:rFonts w:ascii="Times New Roman" w:hAnsi="Times New Roman" w:cs="Times New Roman"/>
          <w:b/>
          <w:sz w:val="20"/>
          <w:szCs w:val="20"/>
        </w:rPr>
        <w:fldChar w:fldCharType="begin"/>
      </w:r>
      <w:r w:rsidR="00590D7C" w:rsidRPr="00591686">
        <w:rPr>
          <w:rFonts w:ascii="Times New Roman" w:hAnsi="Times New Roman" w:cs="Times New Roman"/>
          <w:sz w:val="20"/>
          <w:szCs w:val="20"/>
        </w:rPr>
        <w:instrText xml:space="preserve"> REF Figure10 \h </w:instrText>
      </w:r>
      <w:r w:rsidR="00590D7C" w:rsidRPr="00591686">
        <w:rPr>
          <w:rFonts w:ascii="Times New Roman" w:hAnsi="Times New Roman" w:cs="Times New Roman"/>
          <w:b/>
          <w:sz w:val="20"/>
          <w:szCs w:val="20"/>
        </w:rPr>
      </w:r>
      <w:r w:rsidR="00590D7C" w:rsidRPr="00591686">
        <w:rPr>
          <w:rFonts w:ascii="Times New Roman" w:hAnsi="Times New Roman" w:cs="Times New Roman"/>
          <w:b/>
          <w:sz w:val="20"/>
          <w:szCs w:val="20"/>
        </w:rPr>
        <w:fldChar w:fldCharType="separate"/>
      </w:r>
      <w:r w:rsidR="00590D7C" w:rsidRPr="00591686">
        <w:rPr>
          <w:rFonts w:ascii="Times New Roman" w:hAnsi="Times New Roman" w:cs="Times New Roman"/>
          <w:b/>
          <w:sz w:val="18"/>
          <w:szCs w:val="18"/>
        </w:rPr>
        <w:t>Figure 10</w:t>
      </w:r>
      <w:r w:rsidR="00590D7C" w:rsidRPr="00591686">
        <w:rPr>
          <w:rFonts w:ascii="Times New Roman" w:hAnsi="Times New Roman" w:cs="Times New Roman"/>
          <w:b/>
          <w:sz w:val="20"/>
          <w:szCs w:val="20"/>
        </w:rPr>
        <w:fldChar w:fldCharType="end"/>
      </w:r>
      <w:r w:rsidRPr="00591686">
        <w:rPr>
          <w:rFonts w:ascii="Times New Roman" w:hAnsi="Times New Roman" w:cs="Times New Roman"/>
          <w:sz w:val="20"/>
          <w:szCs w:val="20"/>
        </w:rPr>
        <w:t>)</w:t>
      </w:r>
      <w:r w:rsidR="007609D4" w:rsidRPr="00591686">
        <w:rPr>
          <w:rFonts w:ascii="Times New Roman" w:hAnsi="Times New Roman" w:cs="Times New Roman"/>
          <w:sz w:val="20"/>
          <w:szCs w:val="20"/>
        </w:rPr>
        <w:t xml:space="preserve">  </w:t>
      </w:r>
    </w:p>
    <w:p w14:paraId="40C2124F" w14:textId="77777777" w:rsidR="008E7B9E" w:rsidRPr="00E055AD" w:rsidRDefault="008E7B9E" w:rsidP="008E7B9E">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mu</w:t>
      </w:r>
      <w:proofErr w:type="gramEnd"/>
      <w:r w:rsidRPr="00E055AD">
        <w:rPr>
          <w:rFonts w:ascii="Consolas" w:eastAsia="Times New Roman" w:hAnsi="Consolas" w:cs="Times New Roman"/>
          <w:sz w:val="20"/>
          <w:szCs w:val="20"/>
          <w:lang w:val="fr-FR"/>
        </w:rPr>
        <w:t xml:space="preserve"> = @(x,par)par(1).*x.*(1-x./par(2))-par(3).*x.^2./(x.^2+par(4).^2);sigma=@(x,par)par(5)+0.*x;  </w:t>
      </w:r>
      <w:r w:rsidRPr="00E055AD">
        <w:rPr>
          <w:rFonts w:ascii="Consolas" w:eastAsia="Times New Roman" w:hAnsi="Consolas" w:cs="Times New Roman"/>
          <w:color w:val="008013"/>
          <w:sz w:val="20"/>
          <w:szCs w:val="20"/>
          <w:lang w:val="fr-FR"/>
        </w:rPr>
        <w:t xml:space="preserve">% </w:t>
      </w:r>
      <w:proofErr w:type="spellStart"/>
      <w:r w:rsidRPr="00E055AD">
        <w:rPr>
          <w:rFonts w:ascii="Consolas" w:eastAsia="Times New Roman" w:hAnsi="Consolas" w:cs="Times New Roman"/>
          <w:color w:val="008013"/>
          <w:sz w:val="20"/>
          <w:szCs w:val="20"/>
          <w:lang w:val="fr-FR"/>
        </w:rPr>
        <w:t>true</w:t>
      </w:r>
      <w:proofErr w:type="spellEnd"/>
      <w:r w:rsidRPr="00E055AD">
        <w:rPr>
          <w:rFonts w:ascii="Consolas" w:eastAsia="Times New Roman" w:hAnsi="Consolas" w:cs="Times New Roman"/>
          <w:color w:val="008013"/>
          <w:sz w:val="20"/>
          <w:szCs w:val="20"/>
          <w:lang w:val="fr-FR"/>
        </w:rPr>
        <w:t xml:space="preserve"> model</w:t>
      </w:r>
    </w:p>
    <w:p w14:paraId="704537D7" w14:textId="77777777" w:rsidR="008E7B9E" w:rsidRPr="00E055AD" w:rsidRDefault="008E7B9E" w:rsidP="008E7B9E">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par</w:t>
      </w:r>
      <w:proofErr w:type="gramEnd"/>
      <w:r w:rsidRPr="00E055AD">
        <w:rPr>
          <w:rFonts w:ascii="Consolas" w:eastAsia="Times New Roman" w:hAnsi="Consolas" w:cs="Times New Roman"/>
          <w:sz w:val="20"/>
          <w:szCs w:val="20"/>
          <w:lang w:val="fr-FR"/>
        </w:rPr>
        <w:t xml:space="preserve"> = </w:t>
      </w:r>
      <w:proofErr w:type="spellStart"/>
      <w:r w:rsidRPr="00E055AD">
        <w:rPr>
          <w:rFonts w:ascii="Consolas" w:eastAsia="Times New Roman" w:hAnsi="Consolas" w:cs="Times New Roman"/>
          <w:sz w:val="20"/>
          <w:szCs w:val="20"/>
          <w:lang w:val="fr-FR"/>
        </w:rPr>
        <w:t>zeros</w:t>
      </w:r>
      <w:proofErr w:type="spellEnd"/>
      <w:r w:rsidRPr="00E055AD">
        <w:rPr>
          <w:rFonts w:ascii="Consolas" w:eastAsia="Times New Roman" w:hAnsi="Consolas" w:cs="Times New Roman"/>
          <w:sz w:val="20"/>
          <w:szCs w:val="20"/>
          <w:lang w:val="fr-FR"/>
        </w:rPr>
        <w:t xml:space="preserve">(5,1);par(1) = 1.01;par(2)= 10;par(3) = 2.75;par(4) = 1.6;par(5) = 0.4; </w:t>
      </w:r>
      <w:r w:rsidRPr="00E055AD">
        <w:rPr>
          <w:rFonts w:ascii="Consolas" w:eastAsia="Times New Roman" w:hAnsi="Consolas" w:cs="Times New Roman"/>
          <w:color w:val="008013"/>
          <w:sz w:val="20"/>
          <w:szCs w:val="20"/>
          <w:lang w:val="fr-FR"/>
        </w:rPr>
        <w:t>%</w:t>
      </w:r>
      <w:proofErr w:type="spellStart"/>
      <w:r w:rsidRPr="00E055AD">
        <w:rPr>
          <w:rFonts w:ascii="Consolas" w:eastAsia="Times New Roman" w:hAnsi="Consolas" w:cs="Times New Roman"/>
          <w:color w:val="008013"/>
          <w:sz w:val="20"/>
          <w:szCs w:val="20"/>
          <w:lang w:val="fr-FR"/>
        </w:rPr>
        <w:t>true</w:t>
      </w:r>
      <w:proofErr w:type="spellEnd"/>
      <w:r w:rsidRPr="00E055AD">
        <w:rPr>
          <w:rFonts w:ascii="Consolas" w:eastAsia="Times New Roman" w:hAnsi="Consolas" w:cs="Times New Roman"/>
          <w:color w:val="008013"/>
          <w:sz w:val="20"/>
          <w:szCs w:val="20"/>
          <w:lang w:val="fr-FR"/>
        </w:rPr>
        <w:t xml:space="preserve"> model </w:t>
      </w:r>
      <w:proofErr w:type="spellStart"/>
      <w:r w:rsidRPr="00E055AD">
        <w:rPr>
          <w:rFonts w:ascii="Consolas" w:eastAsia="Times New Roman" w:hAnsi="Consolas" w:cs="Times New Roman"/>
          <w:color w:val="008013"/>
          <w:sz w:val="20"/>
          <w:szCs w:val="20"/>
          <w:lang w:val="fr-FR"/>
        </w:rPr>
        <w:t>parameters</w:t>
      </w:r>
      <w:proofErr w:type="spellEnd"/>
    </w:p>
    <w:p w14:paraId="2A7C1676" w14:textId="40015F3A" w:rsidR="008E7B9E" w:rsidRPr="00591686" w:rsidRDefault="008E7B9E" w:rsidP="008E7B9E">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xplot</w:t>
      </w:r>
      <w:proofErr w:type="spellEnd"/>
      <w:r w:rsidR="0026597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26597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linspace</w:t>
      </w:r>
      <w:proofErr w:type="spellEnd"/>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L,R</w:t>
      </w:r>
      <w:proofErr w:type="gramEnd"/>
      <w:r w:rsidRPr="00591686">
        <w:rPr>
          <w:rFonts w:ascii="Consolas" w:eastAsia="Times New Roman" w:hAnsi="Consolas" w:cs="Times New Roman"/>
          <w:sz w:val="20"/>
          <w:szCs w:val="20"/>
        </w:rPr>
        <w:t xml:space="preserve">,2000); </w:t>
      </w:r>
      <w:r w:rsidRPr="00591686">
        <w:rPr>
          <w:rFonts w:ascii="Consolas" w:eastAsia="Times New Roman" w:hAnsi="Consolas" w:cs="Times New Roman"/>
          <w:color w:val="008013"/>
          <w:sz w:val="20"/>
          <w:szCs w:val="20"/>
        </w:rPr>
        <w:t>% a dense mesh across the considered range</w:t>
      </w:r>
    </w:p>
    <w:p w14:paraId="7576814F" w14:textId="2478DA4C" w:rsidR="008E7B9E" w:rsidRPr="00591686" w:rsidRDefault="008E7B9E" w:rsidP="008E7B9E">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(result</w:t>
      </w:r>
      <w:proofErr w:type="gramStart"/>
      <w:r w:rsidRPr="00591686">
        <w:rPr>
          <w:rFonts w:ascii="Consolas" w:eastAsia="Times New Roman" w:hAnsi="Consolas" w:cs="Times New Roman"/>
          <w:sz w:val="20"/>
          <w:szCs w:val="20"/>
        </w:rPr>
        <w:t>1</w:t>
      </w:r>
      <w:r w:rsidR="00356DF9">
        <w:rPr>
          <w:rFonts w:ascii="Consolas" w:eastAsia="Times New Roman" w:hAnsi="Consolas" w:cs="Times New Roman"/>
          <w:sz w:val="20"/>
          <w:szCs w:val="20"/>
        </w:rPr>
        <w:t>0</w:t>
      </w:r>
      <w:r w:rsidRPr="00591686">
        <w:rPr>
          <w:rFonts w:ascii="Consolas" w:eastAsia="Times New Roman" w:hAnsi="Consolas" w:cs="Times New Roman"/>
          <w:sz w:val="20"/>
          <w:szCs w:val="20"/>
        </w:rPr>
        <w:t>,xplot</w:t>
      </w:r>
      <w:proofErr w:type="gramEnd"/>
      <w:r w:rsidRPr="00591686">
        <w:rPr>
          <w:rFonts w:ascii="Consolas" w:eastAsia="Times New Roman" w:hAnsi="Consolas" w:cs="Times New Roman"/>
          <w:sz w:val="20"/>
          <w:szCs w:val="20"/>
        </w:rPr>
        <w:t>,mu(</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),sigma(</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 Euler &amp; true models </w:t>
      </w:r>
    </w:p>
    <w:p w14:paraId="24FCE87C" w14:textId="4B5B50CD" w:rsidR="008E7B9E" w:rsidRDefault="008E7B9E" w:rsidP="00300B48">
      <w:pPr>
        <w:spacing w:after="0" w:line="240" w:lineRule="auto"/>
        <w:rPr>
          <w:rFonts w:ascii="Consolas" w:eastAsia="Times New Roman" w:hAnsi="Consolas" w:cs="Times New Roman"/>
          <w:color w:val="008013"/>
          <w:sz w:val="16"/>
          <w:szCs w:val="16"/>
        </w:rPr>
      </w:pPr>
      <w:r w:rsidRPr="00591686">
        <w:rPr>
          <w:rFonts w:ascii="Consolas" w:eastAsia="Times New Roman" w:hAnsi="Consolas" w:cs="Times New Roman"/>
          <w:sz w:val="20"/>
          <w:szCs w:val="20"/>
        </w:rPr>
        <w:t>plot_results(result_her</w:t>
      </w:r>
      <w:proofErr w:type="gramStart"/>
      <w:r w:rsidRPr="00591686">
        <w:rPr>
          <w:rFonts w:ascii="Consolas" w:eastAsia="Times New Roman" w:hAnsi="Consolas" w:cs="Times New Roman"/>
          <w:sz w:val="20"/>
          <w:szCs w:val="20"/>
        </w:rPr>
        <w:t>1</w:t>
      </w:r>
      <w:r w:rsidR="00356DF9">
        <w:rPr>
          <w:rFonts w:ascii="Consolas" w:eastAsia="Times New Roman" w:hAnsi="Consolas" w:cs="Times New Roman"/>
          <w:sz w:val="20"/>
          <w:szCs w:val="20"/>
        </w:rPr>
        <w:t>0</w:t>
      </w:r>
      <w:r w:rsidRPr="00591686">
        <w:rPr>
          <w:rFonts w:ascii="Consolas" w:eastAsia="Times New Roman" w:hAnsi="Consolas" w:cs="Times New Roman"/>
          <w:sz w:val="20"/>
          <w:szCs w:val="20"/>
        </w:rPr>
        <w:t>,xplot</w:t>
      </w:r>
      <w:proofErr w:type="gramEnd"/>
      <w:r w:rsidRPr="00591686">
        <w:rPr>
          <w:rFonts w:ascii="Consolas" w:eastAsia="Times New Roman" w:hAnsi="Consolas" w:cs="Times New Roman"/>
          <w:sz w:val="20"/>
          <w:szCs w:val="20"/>
        </w:rPr>
        <w:t>,mu(xplot,par),sigma(xplot,par));</w:t>
      </w:r>
      <w:r w:rsidRPr="000133A8">
        <w:rPr>
          <w:rFonts w:ascii="Consolas" w:eastAsia="Times New Roman" w:hAnsi="Consolas" w:cs="Times New Roman"/>
          <w:color w:val="008013"/>
          <w:sz w:val="16"/>
          <w:szCs w:val="16"/>
        </w:rPr>
        <w:t>%Hermite &amp; true models</w:t>
      </w:r>
    </w:p>
    <w:p w14:paraId="0E81A420" w14:textId="65ED8D43" w:rsidR="0088674F" w:rsidRDefault="0088674F" w:rsidP="00300B48">
      <w:pPr>
        <w:spacing w:after="0" w:line="240" w:lineRule="auto"/>
        <w:rPr>
          <w:rFonts w:ascii="Consolas" w:eastAsia="Times New Roman" w:hAnsi="Consolas" w:cs="Times New Roman"/>
          <w:color w:val="008013"/>
          <w:sz w:val="16"/>
          <w:szCs w:val="16"/>
        </w:rPr>
      </w:pPr>
    </w:p>
    <w:p w14:paraId="1914CE86" w14:textId="1109EE93" w:rsidR="0088674F" w:rsidRDefault="00E43859" w:rsidP="00300B48">
      <w:pPr>
        <w:spacing w:after="0" w:line="240" w:lineRule="auto"/>
        <w:rPr>
          <w:rFonts w:ascii="Consolas" w:eastAsia="Times New Roman" w:hAnsi="Consolas" w:cs="Times New Roman"/>
          <w:color w:val="008013"/>
          <w:sz w:val="16"/>
          <w:szCs w:val="16"/>
        </w:rPr>
      </w:pPr>
      <w:r>
        <w:rPr>
          <w:rFonts w:ascii="Consolas" w:eastAsia="Times New Roman" w:hAnsi="Consolas" w:cs="Times New Roman"/>
          <w:noProof/>
          <w:color w:val="008013"/>
          <w:sz w:val="16"/>
          <w:szCs w:val="16"/>
        </w:rPr>
        <mc:AlternateContent>
          <mc:Choice Requires="wpg">
            <w:drawing>
              <wp:anchor distT="0" distB="0" distL="114300" distR="114300" simplePos="0" relativeHeight="251689984" behindDoc="0" locked="0" layoutInCell="1" allowOverlap="1" wp14:anchorId="45FF1DD5" wp14:editId="67AA653C">
                <wp:simplePos x="0" y="0"/>
                <wp:positionH relativeFrom="margin">
                  <wp:posOffset>1905</wp:posOffset>
                </wp:positionH>
                <wp:positionV relativeFrom="paragraph">
                  <wp:posOffset>4445</wp:posOffset>
                </wp:positionV>
                <wp:extent cx="6064250" cy="3354705"/>
                <wp:effectExtent l="0" t="0" r="0" b="0"/>
                <wp:wrapThrough wrapText="bothSides">
                  <wp:wrapPolygon edited="0">
                    <wp:start x="2850" y="613"/>
                    <wp:lineTo x="1289" y="1227"/>
                    <wp:lineTo x="611" y="1840"/>
                    <wp:lineTo x="679" y="2821"/>
                    <wp:lineTo x="204" y="4170"/>
                    <wp:lineTo x="204" y="6378"/>
                    <wp:lineTo x="543" y="6869"/>
                    <wp:lineTo x="814" y="7727"/>
                    <wp:lineTo x="1221" y="8709"/>
                    <wp:lineTo x="1154" y="9690"/>
                    <wp:lineTo x="6175" y="10671"/>
                    <wp:lineTo x="10789" y="10671"/>
                    <wp:lineTo x="882" y="11652"/>
                    <wp:lineTo x="611" y="12266"/>
                    <wp:lineTo x="1221" y="12634"/>
                    <wp:lineTo x="339" y="13370"/>
                    <wp:lineTo x="204" y="13615"/>
                    <wp:lineTo x="204" y="17172"/>
                    <wp:lineTo x="882" y="18521"/>
                    <wp:lineTo x="882" y="18889"/>
                    <wp:lineTo x="1221" y="19871"/>
                    <wp:lineTo x="4953" y="20484"/>
                    <wp:lineTo x="4953" y="20852"/>
                    <wp:lineTo x="16556" y="20852"/>
                    <wp:lineTo x="17710" y="20484"/>
                    <wp:lineTo x="20627" y="19135"/>
                    <wp:lineTo x="20695" y="11530"/>
                    <wp:lineTo x="20152" y="11530"/>
                    <wp:lineTo x="10789" y="10671"/>
                    <wp:lineTo x="14249" y="10671"/>
                    <wp:lineTo x="20695" y="9445"/>
                    <wp:lineTo x="20627" y="1595"/>
                    <wp:lineTo x="19813" y="981"/>
                    <wp:lineTo x="18117" y="613"/>
                    <wp:lineTo x="2850" y="613"/>
                  </wp:wrapPolygon>
                </wp:wrapThrough>
                <wp:docPr id="36" name="Group 36"/>
                <wp:cNvGraphicFramePr/>
                <a:graphic xmlns:a="http://schemas.openxmlformats.org/drawingml/2006/main">
                  <a:graphicData uri="http://schemas.microsoft.com/office/word/2010/wordprocessingGroup">
                    <wpg:wgp>
                      <wpg:cNvGrpSpPr/>
                      <wpg:grpSpPr>
                        <a:xfrm>
                          <a:off x="0" y="0"/>
                          <a:ext cx="6064250" cy="3354705"/>
                          <a:chOff x="0" y="6194"/>
                          <a:chExt cx="5892800" cy="3209725"/>
                        </a:xfrm>
                      </wpg:grpSpPr>
                      <pic:pic xmlns:pic="http://schemas.openxmlformats.org/drawingml/2006/picture">
                        <pic:nvPicPr>
                          <pic:cNvPr id="33" name="Picture 3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6194"/>
                            <a:ext cx="3003550" cy="3209725"/>
                          </a:xfrm>
                          <a:prstGeom prst="rect">
                            <a:avLst/>
                          </a:prstGeom>
                          <a:noFill/>
                          <a:ln>
                            <a:noFill/>
                          </a:ln>
                        </pic:spPr>
                      </pic:pic>
                      <pic:pic xmlns:pic="http://schemas.openxmlformats.org/drawingml/2006/picture">
                        <pic:nvPicPr>
                          <pic:cNvPr id="35" name="Picture 35"/>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635250" y="6350"/>
                            <a:ext cx="3257550" cy="31832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16089B8" id="Group 36" o:spid="_x0000_s1026" style="position:absolute;margin-left:.15pt;margin-top:.35pt;width:477.5pt;height:264.15pt;z-index:251689984;mso-position-horizontal-relative:margin;mso-width-relative:margin;mso-height-relative:margin" coordorigin=",61" coordsize="58928,320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">
                <v:shape id="Picture 33" o:spid="_x0000_s1027" type="#_x0000_t75" style="position:absolute;top:61;width:30035;height:3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">
                  <v:imagedata r:id="rId41" o:title=""/>
                  <v:path arrowok="t"/>
                </v:shape>
                <v:shape id="Picture 35" o:spid="_x0000_s1028" type="#_x0000_t75" style="position:absolute;left:26352;top:63;width:32576;height:3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">
                  <v:imagedata r:id="rId42" o:title=""/>
                  <v:path arrowok="t"/>
                </v:shape>
                <w10:wrap type="through" anchorx="margin"/>
              </v:group>
            </w:pict>
          </mc:Fallback>
        </mc:AlternateContent>
      </w:r>
    </w:p>
    <w:p w14:paraId="0DA58058" w14:textId="2D5468E2" w:rsidR="0088674F" w:rsidRDefault="0088674F" w:rsidP="00300B48">
      <w:pPr>
        <w:spacing w:after="0" w:line="240" w:lineRule="auto"/>
        <w:rPr>
          <w:rFonts w:ascii="Consolas" w:eastAsia="Times New Roman" w:hAnsi="Consolas" w:cs="Times New Roman"/>
          <w:color w:val="008013"/>
          <w:sz w:val="16"/>
          <w:szCs w:val="16"/>
        </w:rPr>
      </w:pPr>
    </w:p>
    <w:p w14:paraId="3D79E66C" w14:textId="435F5585" w:rsidR="0088674F" w:rsidRDefault="0088674F" w:rsidP="00300B48">
      <w:pPr>
        <w:spacing w:after="0" w:line="240" w:lineRule="auto"/>
        <w:rPr>
          <w:rFonts w:ascii="Consolas" w:eastAsia="Times New Roman" w:hAnsi="Consolas" w:cs="Times New Roman"/>
          <w:color w:val="008013"/>
          <w:sz w:val="16"/>
          <w:szCs w:val="16"/>
        </w:rPr>
      </w:pPr>
    </w:p>
    <w:p w14:paraId="1C92E3C9" w14:textId="0FB066A4" w:rsidR="0088674F" w:rsidRDefault="0088674F" w:rsidP="00300B48">
      <w:pPr>
        <w:spacing w:after="0" w:line="240" w:lineRule="auto"/>
        <w:rPr>
          <w:rFonts w:ascii="Consolas" w:eastAsia="Times New Roman" w:hAnsi="Consolas" w:cs="Times New Roman"/>
          <w:color w:val="008013"/>
          <w:sz w:val="16"/>
          <w:szCs w:val="16"/>
        </w:rPr>
      </w:pPr>
    </w:p>
    <w:p w14:paraId="2004A906" w14:textId="736F872A" w:rsidR="0088674F" w:rsidRDefault="0088674F" w:rsidP="00300B48">
      <w:pPr>
        <w:spacing w:after="0" w:line="240" w:lineRule="auto"/>
        <w:rPr>
          <w:rFonts w:ascii="Consolas" w:eastAsia="Times New Roman" w:hAnsi="Consolas" w:cs="Times New Roman"/>
          <w:color w:val="008013"/>
          <w:sz w:val="16"/>
          <w:szCs w:val="16"/>
        </w:rPr>
      </w:pPr>
    </w:p>
    <w:p w14:paraId="0FBCA33A" w14:textId="32EA51CF" w:rsidR="0088674F" w:rsidRDefault="0088674F" w:rsidP="00300B48">
      <w:pPr>
        <w:spacing w:after="0" w:line="240" w:lineRule="auto"/>
        <w:rPr>
          <w:rFonts w:ascii="Consolas" w:eastAsia="Times New Roman" w:hAnsi="Consolas" w:cs="Times New Roman"/>
          <w:color w:val="008013"/>
          <w:sz w:val="16"/>
          <w:szCs w:val="16"/>
        </w:rPr>
      </w:pPr>
    </w:p>
    <w:p w14:paraId="5C1EF89A" w14:textId="1FDA4DE3" w:rsidR="008E7B9E" w:rsidRPr="00591686" w:rsidRDefault="008E7B9E" w:rsidP="00811515">
      <w:pPr>
        <w:spacing w:after="0" w:line="240" w:lineRule="auto"/>
        <w:rPr>
          <w:rFonts w:ascii="Times New Roman" w:eastAsia="Times New Roman" w:hAnsi="Times New Roman" w:cs="Times New Roman"/>
          <w:b/>
          <w:bCs/>
          <w:i/>
          <w:iCs/>
          <w:color w:val="0070C0"/>
        </w:rPr>
      </w:pPr>
      <w:bookmarkStart w:id="63" w:name="Figure7"/>
      <w:r w:rsidRPr="00591686">
        <w:rPr>
          <w:rFonts w:ascii="Times New Roman" w:hAnsi="Times New Roman" w:cs="Times New Roman"/>
          <w:b/>
          <w:sz w:val="18"/>
          <w:szCs w:val="18"/>
        </w:rPr>
        <w:t xml:space="preserve">Figure </w:t>
      </w:r>
      <w:r w:rsidR="004A6CDF">
        <w:rPr>
          <w:rFonts w:ascii="Times New Roman" w:hAnsi="Times New Roman" w:cs="Times New Roman"/>
          <w:b/>
          <w:sz w:val="18"/>
          <w:szCs w:val="18"/>
        </w:rPr>
        <w:t>7</w:t>
      </w:r>
      <w:bookmarkEnd w:id="63"/>
      <w:r w:rsidRPr="00591686">
        <w:rPr>
          <w:rFonts w:ascii="Times New Roman" w:hAnsi="Times New Roman" w:cs="Times New Roman"/>
          <w:b/>
          <w:sz w:val="18"/>
          <w:szCs w:val="18"/>
        </w:rPr>
        <w:t xml:space="preserve">. Illustration of Euler and </w:t>
      </w:r>
      <w:proofErr w:type="spellStart"/>
      <w:r w:rsidRPr="00591686">
        <w:rPr>
          <w:rFonts w:ascii="Times New Roman" w:hAnsi="Times New Roman" w:cs="Times New Roman"/>
          <w:b/>
          <w:sz w:val="18"/>
          <w:szCs w:val="18"/>
        </w:rPr>
        <w:t>Hermite</w:t>
      </w:r>
      <w:proofErr w:type="spellEnd"/>
      <w:r w:rsidRPr="00591686">
        <w:rPr>
          <w:rFonts w:ascii="Times New Roman" w:hAnsi="Times New Roman" w:cs="Times New Roman"/>
          <w:b/>
          <w:sz w:val="18"/>
          <w:szCs w:val="18"/>
        </w:rPr>
        <w:t xml:space="preserve"> spline reconstructions applied to a low-resolution simulated dataset generated by a nonlinear model</w:t>
      </w:r>
      <w:r w:rsidRPr="00591686">
        <w:rPr>
          <w:rFonts w:ascii="Times New Roman" w:hAnsi="Times New Roman" w:cs="Times New Roman"/>
          <w:bCs/>
          <w:sz w:val="18"/>
          <w:szCs w:val="18"/>
        </w:rPr>
        <w:t xml:space="preserve">. The left panel depicts the true model alongside the Euler reconstructed spline model, while the right panel depicts the true model alongside the </w:t>
      </w:r>
      <w:proofErr w:type="spellStart"/>
      <w:r w:rsidRPr="00591686">
        <w:rPr>
          <w:rFonts w:ascii="Times New Roman" w:hAnsi="Times New Roman" w:cs="Times New Roman"/>
          <w:bCs/>
          <w:sz w:val="18"/>
          <w:szCs w:val="18"/>
        </w:rPr>
        <w:t>Hermite</w:t>
      </w:r>
      <w:proofErr w:type="spellEnd"/>
      <w:r w:rsidRPr="00591686">
        <w:rPr>
          <w:rFonts w:ascii="Times New Roman" w:hAnsi="Times New Roman" w:cs="Times New Roman"/>
          <w:bCs/>
          <w:sz w:val="18"/>
          <w:szCs w:val="18"/>
        </w:rPr>
        <w:t xml:space="preserve"> reconstructed spline model. The data are simulated from the </w:t>
      </w:r>
      <w:r w:rsidR="007B3C70" w:rsidRPr="00591686">
        <w:rPr>
          <w:rFonts w:ascii="Times New Roman" w:hAnsi="Times New Roman" w:cs="Times New Roman"/>
          <w:bCs/>
          <w:sz w:val="18"/>
          <w:szCs w:val="18"/>
        </w:rPr>
        <w:t>grazing model of May</w:t>
      </w:r>
      <w:r w:rsidRPr="00591686">
        <w:rPr>
          <w:rFonts w:ascii="Times New Roman" w:hAnsi="Times New Roman" w:cs="Times New Roman"/>
          <w:bCs/>
          <w:sz w:val="18"/>
          <w:szCs w:val="18"/>
        </w:rPr>
        <w:t xml:space="preserve"> </w:t>
      </w:r>
      <m:oMath>
        <m:r>
          <w:rPr>
            <w:rFonts w:ascii="Cambria Math" w:hAnsi="Cambria Math" w:cs="Times New Roman"/>
            <w:sz w:val="18"/>
            <w:szCs w:val="18"/>
          </w:rPr>
          <m:t>dx</m:t>
        </m:r>
        <m:r>
          <w:rPr>
            <w:rFonts w:ascii="Cambria Math" w:eastAsiaTheme="minorEastAsia" w:hAnsi="Cambria Math" w:cs="Times New Roman"/>
            <w:sz w:val="18"/>
            <w:szCs w:val="18"/>
          </w:rPr>
          <m:t xml:space="preserve">= </m:t>
        </m:r>
        <m:d>
          <m:dPr>
            <m:begChr m:val="{"/>
            <m:endChr m:val="}"/>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rx</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1-</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x</m:t>
                    </m:r>
                  </m:num>
                  <m:den>
                    <m:r>
                      <w:rPr>
                        <w:rFonts w:ascii="Cambria Math" w:eastAsiaTheme="minorEastAsia" w:hAnsi="Cambria Math" w:cs="Times New Roman"/>
                        <w:sz w:val="18"/>
                        <w:szCs w:val="18"/>
                      </w:rPr>
                      <m:t>K</m:t>
                    </m:r>
                  </m:den>
                </m:f>
              </m:e>
            </m:d>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γ</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a</m:t>
                    </m:r>
                  </m:e>
                  <m:sup>
                    <m:r>
                      <w:rPr>
                        <w:rFonts w:ascii="Cambria Math" w:eastAsiaTheme="minorEastAsia" w:hAnsi="Cambria Math" w:cs="Times New Roman"/>
                        <w:sz w:val="18"/>
                        <w:szCs w:val="18"/>
                      </w:rPr>
                      <m:t>2</m:t>
                    </m:r>
                  </m:sup>
                </m:sSup>
              </m:den>
            </m:f>
          </m:e>
        </m:d>
        <m:r>
          <w:rPr>
            <w:rFonts w:ascii="Cambria Math" w:eastAsiaTheme="minorEastAsia" w:hAnsi="Cambria Math" w:cs="Times New Roman"/>
            <w:sz w:val="18"/>
            <w:szCs w:val="18"/>
          </w:rPr>
          <m:t>dt+σ dW</m:t>
        </m:r>
      </m:oMath>
      <w:r w:rsidRPr="00591686">
        <w:rPr>
          <w:rFonts w:ascii="Times New Roman" w:hAnsi="Times New Roman" w:cs="Times New Roman"/>
          <w:sz w:val="18"/>
          <w:szCs w:val="18"/>
        </w:rPr>
        <w:t xml:space="preserve"> with parameters</w:t>
      </w:r>
      <m:oMath>
        <m:r>
          <w:rPr>
            <w:rFonts w:ascii="Cambria Math" w:hAnsi="Cambria Math" w:cs="Times New Roman"/>
            <w:sz w:val="18"/>
            <w:szCs w:val="18"/>
          </w:rPr>
          <m:t xml:space="preserve"> r=1.01,K=10,</m:t>
        </m:r>
        <m:r>
          <w:rPr>
            <w:rFonts w:ascii="Cambria Math" w:eastAsiaTheme="minorEastAsia" w:hAnsi="Cambria Math" w:cs="Times New Roman"/>
            <w:sz w:val="18"/>
            <w:szCs w:val="18"/>
          </w:rPr>
          <m:t>γ=2.75, a=1.6</m:t>
        </m:r>
      </m:oMath>
      <w:r w:rsidRPr="00591686">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σ=0.4</m:t>
        </m:r>
      </m:oMath>
      <w:r w:rsidRPr="00591686">
        <w:rPr>
          <w:rFonts w:ascii="Times New Roman" w:eastAsiaTheme="minorEastAsia" w:hAnsi="Times New Roman" w:cs="Times New Roman"/>
          <w:sz w:val="18"/>
          <w:szCs w:val="18"/>
        </w:rPr>
        <w:t xml:space="preserve">. The original dataset has the time step of </w:t>
      </w:r>
      <w:proofErr w:type="spellStart"/>
      <w:r w:rsidRPr="00591686">
        <w:rPr>
          <w:rFonts w:ascii="Consolas" w:eastAsia="Times New Roman" w:hAnsi="Consolas" w:cs="Calibri"/>
          <w:sz w:val="18"/>
          <w:szCs w:val="18"/>
        </w:rPr>
        <w:t>dt</w:t>
      </w:r>
      <w:proofErr w:type="spellEnd"/>
      <w:r w:rsidRPr="00591686">
        <w:rPr>
          <w:rFonts w:ascii="Consolas" w:eastAsia="Times New Roman" w:hAnsi="Consolas" w:cs="Calibri"/>
          <w:sz w:val="18"/>
          <w:szCs w:val="18"/>
        </w:rPr>
        <w:t>=0.01</w:t>
      </w:r>
      <w:r w:rsidRPr="00591686">
        <w:rPr>
          <w:rFonts w:ascii="Times New Roman" w:eastAsiaTheme="minorEastAsia" w:hAnsi="Times New Roman" w:cs="Times New Roman"/>
          <w:sz w:val="18"/>
          <w:szCs w:val="18"/>
        </w:rPr>
        <w:t xml:space="preserve"> and contains </w:t>
      </w:r>
      <w:r w:rsidRPr="00591686">
        <w:rPr>
          <w:rFonts w:ascii="Consolas" w:eastAsia="Times New Roman" w:hAnsi="Consolas" w:cs="Calibri"/>
          <w:sz w:val="18"/>
          <w:szCs w:val="18"/>
        </w:rPr>
        <w:t>T=3*10</w:t>
      </w:r>
      <w:r w:rsidRPr="00591686">
        <w:rPr>
          <w:rFonts w:ascii="Consolas" w:eastAsia="Times New Roman" w:hAnsi="Consolas" w:cs="Calibri"/>
          <w:sz w:val="18"/>
          <w:szCs w:val="18"/>
          <w:vertAlign w:val="superscript"/>
        </w:rPr>
        <w:t>3</w:t>
      </w:r>
      <w:r w:rsidRPr="00591686">
        <w:rPr>
          <w:rFonts w:ascii="Times New Roman" w:eastAsiaTheme="minorEastAsia" w:hAnsi="Times New Roman" w:cs="Times New Roman"/>
          <w:sz w:val="18"/>
          <w:szCs w:val="18"/>
        </w:rPr>
        <w:t xml:space="preserve"> data points. However, we select every</w:t>
      </w:r>
      <w:r w:rsidRPr="00591686">
        <w:rPr>
          <w:rFonts w:ascii="Times New Roman" w:hAnsi="Times New Roman" w:cs="Times New Roman"/>
          <w:sz w:val="18"/>
          <w:szCs w:val="18"/>
        </w:rPr>
        <w:t xml:space="preserve"> 300</w:t>
      </w:r>
      <w:r w:rsidRPr="00591686">
        <w:rPr>
          <w:rFonts w:ascii="Times New Roman" w:hAnsi="Times New Roman" w:cs="Times New Roman"/>
          <w:sz w:val="18"/>
          <w:szCs w:val="18"/>
          <w:vertAlign w:val="superscript"/>
        </w:rPr>
        <w:t>th</w:t>
      </w:r>
      <w:r w:rsidRPr="00591686">
        <w:rPr>
          <w:rFonts w:ascii="Times New Roman" w:hAnsi="Times New Roman" w:cs="Times New Roman"/>
          <w:b/>
          <w:bCs/>
          <w:sz w:val="18"/>
          <w:szCs w:val="18"/>
          <w:vertAlign w:val="superscript"/>
        </w:rPr>
        <w:t xml:space="preserve"> </w:t>
      </w:r>
      <w:r w:rsidRPr="00591686">
        <w:rPr>
          <w:rFonts w:ascii="Times New Roman" w:hAnsi="Times New Roman" w:cs="Times New Roman"/>
          <w:sz w:val="18"/>
          <w:szCs w:val="18"/>
        </w:rPr>
        <w:t xml:space="preserve">data point, resulting in a low-resolution dataset with a time step of </w:t>
      </w:r>
      <w:proofErr w:type="spellStart"/>
      <w:r w:rsidRPr="00591686">
        <w:rPr>
          <w:rFonts w:ascii="Consolas" w:eastAsia="Times New Roman" w:hAnsi="Consolas" w:cs="Calibri"/>
          <w:sz w:val="18"/>
          <w:szCs w:val="18"/>
        </w:rPr>
        <w:t>dt</w:t>
      </w:r>
      <w:proofErr w:type="spellEnd"/>
      <w:r w:rsidRPr="00591686">
        <w:rPr>
          <w:rFonts w:ascii="Consolas" w:eastAsia="Times New Roman" w:hAnsi="Consolas" w:cs="Calibri"/>
          <w:sz w:val="18"/>
          <w:szCs w:val="18"/>
        </w:rPr>
        <w:t>=3</w:t>
      </w:r>
      <w:r w:rsidRPr="00591686">
        <w:rPr>
          <w:rFonts w:ascii="Times New Roman" w:eastAsiaTheme="minorEastAsia" w:hAnsi="Times New Roman" w:cs="Times New Roman"/>
          <w:sz w:val="18"/>
          <w:szCs w:val="18"/>
        </w:rPr>
        <w:t xml:space="preserve"> and </w:t>
      </w:r>
      <w:r w:rsidRPr="00591686">
        <w:rPr>
          <w:rFonts w:ascii="Consolas" w:eastAsia="Times New Roman" w:hAnsi="Consolas" w:cs="Calibri"/>
          <w:sz w:val="18"/>
          <w:szCs w:val="18"/>
        </w:rPr>
        <w:t>T=10</w:t>
      </w:r>
      <w:r w:rsidRPr="00591686">
        <w:rPr>
          <w:rFonts w:ascii="Consolas" w:eastAsia="Times New Roman" w:hAnsi="Consolas" w:cs="Calibri"/>
          <w:sz w:val="18"/>
          <w:szCs w:val="18"/>
          <w:vertAlign w:val="superscript"/>
        </w:rPr>
        <w:t xml:space="preserve">3 </w:t>
      </w:r>
      <w:r w:rsidRPr="00591686">
        <w:rPr>
          <w:rFonts w:ascii="Times New Roman" w:hAnsi="Times New Roman" w:cs="Times New Roman"/>
          <w:color w:val="0D0D0D"/>
          <w:sz w:val="18"/>
          <w:szCs w:val="18"/>
          <w:shd w:val="clear" w:color="auto" w:fill="FFFFFF"/>
        </w:rPr>
        <w:t>data points.</w:t>
      </w:r>
      <w:r w:rsidRPr="00591686">
        <w:rPr>
          <w:rFonts w:ascii="Times New Roman" w:hAnsi="Times New Roman" w:cs="Times New Roman"/>
          <w:color w:val="0D0D0D"/>
          <w:sz w:val="20"/>
          <w:szCs w:val="20"/>
          <w:shd w:val="clear" w:color="auto" w:fill="FFFFFF"/>
        </w:rPr>
        <w:t xml:space="preserve">   </w:t>
      </w:r>
    </w:p>
    <w:p w14:paraId="5EA1DB12" w14:textId="7BC7DA0E" w:rsidR="00A1691A" w:rsidRPr="00591686" w:rsidRDefault="00F75F56" w:rsidP="001810DA">
      <w:pPr>
        <w:spacing w:after="240" w:line="240" w:lineRule="auto"/>
        <w:jc w:val="both"/>
        <w:rPr>
          <w:rFonts w:ascii="Consolas" w:eastAsia="Times New Roman" w:hAnsi="Consolas" w:cs="Calibri"/>
          <w:sz w:val="20"/>
          <w:szCs w:val="20"/>
        </w:rPr>
      </w:pPr>
      <w:r w:rsidRPr="00591686">
        <w:rPr>
          <w:rFonts w:ascii="Times New Roman" w:hAnsi="Times New Roman" w:cs="Times New Roman"/>
          <w:sz w:val="20"/>
          <w:szCs w:val="20"/>
        </w:rPr>
        <w:t xml:space="preserve">You can improve the </w:t>
      </w:r>
      <w:proofErr w:type="spellStart"/>
      <w:r w:rsidRPr="00591686">
        <w:rPr>
          <w:rFonts w:ascii="Times New Roman" w:hAnsi="Times New Roman" w:cs="Times New Roman"/>
          <w:sz w:val="20"/>
          <w:szCs w:val="20"/>
        </w:rPr>
        <w:t>Hermite</w:t>
      </w:r>
      <w:proofErr w:type="spellEnd"/>
      <w:r w:rsidRPr="00591686">
        <w:rPr>
          <w:rFonts w:ascii="Times New Roman" w:hAnsi="Times New Roman" w:cs="Times New Roman"/>
          <w:sz w:val="20"/>
          <w:szCs w:val="20"/>
        </w:rPr>
        <w:t xml:space="preserve"> reconstruction slightly further by opting for larger </w:t>
      </w:r>
      <w:r w:rsidRPr="00591686">
        <w:rPr>
          <w:rFonts w:ascii="Consolas" w:eastAsia="Times New Roman" w:hAnsi="Consolas" w:cs="Times New Roman"/>
          <w:sz w:val="20"/>
          <w:szCs w:val="20"/>
        </w:rPr>
        <w:t>K</w:t>
      </w:r>
      <w:r w:rsidRPr="00591686">
        <w:rPr>
          <w:rFonts w:ascii="Times New Roman" w:hAnsi="Times New Roman" w:cs="Times New Roman"/>
          <w:sz w:val="20"/>
          <w:szCs w:val="20"/>
        </w:rPr>
        <w:t xml:space="preserve"> values, like </w:t>
      </w:r>
      <w:r w:rsidRPr="00591686">
        <w:rPr>
          <w:rFonts w:ascii="Consolas" w:eastAsia="Times New Roman" w:hAnsi="Consolas" w:cs="Times New Roman"/>
          <w:sz w:val="20"/>
          <w:szCs w:val="20"/>
        </w:rPr>
        <w:t>K = 10,11,12</w:t>
      </w:r>
      <w:r w:rsidRPr="00591686">
        <w:rPr>
          <w:rFonts w:ascii="Times New Roman" w:hAnsi="Times New Roman" w:cs="Times New Roman"/>
          <w:sz w:val="20"/>
          <w:szCs w:val="20"/>
        </w:rPr>
        <w:t xml:space="preserve">, albeit with a slightly increased computational time. </w:t>
      </w:r>
    </w:p>
    <w:p w14:paraId="52FDB583" w14:textId="2828939F" w:rsidR="00FF6CE8" w:rsidRPr="00591686" w:rsidRDefault="00FF6CE8" w:rsidP="00811515">
      <w:pPr>
        <w:pStyle w:val="Heading2"/>
        <w:spacing w:after="120"/>
        <w:ind w:left="164" w:hanging="164"/>
        <w:rPr>
          <w:b/>
          <w:bCs/>
          <w:sz w:val="20"/>
          <w:szCs w:val="20"/>
        </w:rPr>
      </w:pPr>
      <w:bookmarkStart w:id="64" w:name="Subsection114"/>
      <w:bookmarkStart w:id="65" w:name="Subsection104"/>
      <w:r w:rsidRPr="00591686">
        <w:rPr>
          <w:b/>
          <w:bCs/>
          <w:sz w:val="20"/>
          <w:szCs w:val="20"/>
        </w:rPr>
        <w:t>Reconstructing a</w:t>
      </w:r>
      <w:r w:rsidR="00F0412E">
        <w:rPr>
          <w:b/>
          <w:bCs/>
          <w:sz w:val="20"/>
          <w:szCs w:val="20"/>
        </w:rPr>
        <w:t>n</w:t>
      </w:r>
      <w:r w:rsidRPr="00591686">
        <w:rPr>
          <w:b/>
          <w:bCs/>
          <w:sz w:val="20"/>
          <w:szCs w:val="20"/>
        </w:rPr>
        <w:t xml:space="preserve"> ice-core dataset</w:t>
      </w:r>
    </w:p>
    <w:p w14:paraId="0EA6C893" w14:textId="7650BC9E" w:rsidR="00147B03" w:rsidRDefault="00822D76" w:rsidP="00147B03">
      <w:pPr>
        <w:jc w:val="both"/>
        <w:rPr>
          <w:rFonts w:ascii="Times New Roman" w:eastAsiaTheme="minorEastAsia" w:hAnsi="Times New Roman" w:cs="Times New Roman"/>
          <w:sz w:val="20"/>
          <w:szCs w:val="20"/>
        </w:rPr>
      </w:pPr>
      <w:bookmarkStart w:id="66" w:name="Example15"/>
      <w:bookmarkStart w:id="67" w:name="Example12"/>
      <w:bookmarkEnd w:id="64"/>
      <w:bookmarkEnd w:id="65"/>
      <w:r w:rsidRPr="00591686">
        <w:rPr>
          <w:rFonts w:ascii="Times New Roman" w:hAnsi="Times New Roman" w:cs="Times New Roman"/>
          <w:b/>
          <w:bCs/>
          <w:sz w:val="20"/>
          <w:szCs w:val="20"/>
        </w:rPr>
        <w:t>Example 1</w:t>
      </w:r>
      <w:bookmarkEnd w:id="66"/>
      <w:r w:rsidR="00171A30">
        <w:rPr>
          <w:rFonts w:ascii="Times New Roman" w:hAnsi="Times New Roman" w:cs="Times New Roman"/>
          <w:b/>
          <w:bCs/>
          <w:sz w:val="20"/>
          <w:szCs w:val="20"/>
        </w:rPr>
        <w:t>2</w:t>
      </w:r>
      <w:bookmarkEnd w:id="67"/>
      <w:r w:rsidRPr="00591686">
        <w:rPr>
          <w:rFonts w:ascii="Times New Roman" w:hAnsi="Times New Roman" w:cs="Times New Roman"/>
          <w:b/>
          <w:bCs/>
          <w:sz w:val="20"/>
          <w:szCs w:val="20"/>
        </w:rPr>
        <w:t xml:space="preserve">. </w:t>
      </w:r>
      <w:r w:rsidR="00066C02" w:rsidRPr="00591686">
        <w:rPr>
          <w:rFonts w:ascii="Times New Roman" w:hAnsi="Times New Roman" w:cs="Times New Roman"/>
          <w:sz w:val="20"/>
          <w:szCs w:val="20"/>
        </w:rPr>
        <w:t>In this case study</w:t>
      </w:r>
      <w:r w:rsidR="00543A3F" w:rsidRPr="00591686">
        <w:rPr>
          <w:rFonts w:ascii="Times New Roman" w:hAnsi="Times New Roman" w:cs="Times New Roman"/>
          <w:sz w:val="20"/>
          <w:szCs w:val="20"/>
        </w:rPr>
        <w:t xml:space="preserve">, we reconstruct a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δ</m:t>
            </m:r>
          </m:e>
          <m:sup>
            <m:r>
              <w:rPr>
                <w:rFonts w:ascii="Cambria Math" w:eastAsiaTheme="minorEastAsia" w:hAnsi="Cambria Math" w:cs="Times New Roman"/>
                <w:sz w:val="20"/>
                <w:szCs w:val="20"/>
              </w:rPr>
              <m:t>18</m:t>
            </m:r>
          </m:sup>
        </m:sSup>
        <m:r>
          <m:rPr>
            <m:sty m:val="p"/>
          </m:rPr>
          <w:rPr>
            <w:rFonts w:ascii="Cambria Math" w:eastAsiaTheme="minorEastAsia" w:hAnsi="Cambria Math" w:cs="Times New Roman"/>
            <w:sz w:val="20"/>
            <w:szCs w:val="20"/>
          </w:rPr>
          <m:t>Ο</m:t>
        </m:r>
      </m:oMath>
      <w:r w:rsidR="00543A3F" w:rsidRPr="00591686">
        <w:rPr>
          <w:rFonts w:ascii="Times New Roman" w:eastAsiaTheme="minorEastAsia" w:hAnsi="Times New Roman" w:cs="Times New Roman"/>
          <w:sz w:val="20"/>
          <w:szCs w:val="20"/>
        </w:rPr>
        <w:t xml:space="preserve"> record</w:t>
      </w:r>
      <w:r w:rsidR="00543A3F" w:rsidRPr="00591686">
        <w:rPr>
          <w:rFonts w:ascii="Times New Roman" w:hAnsi="Times New Roman" w:cs="Times New Roman"/>
          <w:sz w:val="20"/>
          <w:szCs w:val="20"/>
        </w:rPr>
        <w:t xml:space="preserve"> from </w:t>
      </w:r>
      <w:r w:rsidR="00543A3F" w:rsidRPr="00591686">
        <w:rPr>
          <w:rFonts w:ascii="Times New Roman" w:eastAsiaTheme="minorEastAsia" w:hAnsi="Times New Roman" w:cs="Times New Roman"/>
          <w:sz w:val="20"/>
          <w:szCs w:val="20"/>
        </w:rPr>
        <w:t>the North Greenland Ice Core Project (NGRI</w:t>
      </w:r>
      <w:r w:rsidR="00F40D57" w:rsidRPr="00591686">
        <w:rPr>
          <w:rFonts w:ascii="Times New Roman" w:eastAsiaTheme="minorEastAsia" w:hAnsi="Times New Roman" w:cs="Times New Roman"/>
          <w:sz w:val="20"/>
          <w:szCs w:val="20"/>
        </w:rPr>
        <w:t xml:space="preserve">P) </w:t>
      </w:r>
      <w:r w:rsidR="00450FC9"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&lt;EndNote&gt;&lt;Cite&gt;&lt;Year&gt;2004&lt;/Year&gt;&lt;RecNum&gt;88&lt;/RecNum&gt;&lt;DisplayText&gt;(2004)&lt;/DisplayText&gt;&lt;record&gt;&lt;rec-number&gt;88&lt;/rec-number&gt;&lt;foreign-keys&gt;&lt;key app="EN" db-id="sadv2x5z6w0asfefwau5e0ah92xsaz9p5fz9" timestamp="1715791504"&gt;88&lt;/key&gt;&lt;/foreign-keys&gt;&lt;ref-type name="Journal Article"&gt;17&lt;/ref-type&gt;&lt;contributors&gt;&lt;/contributors&gt;&lt;titles&gt;&lt;title&gt;High-resolution record of Northern Hemisphere climate extending into the last interglacial period&lt;/title&gt;&lt;secondary-title&gt;Nature&lt;/secondary-title&gt;&lt;/titles&gt;&lt;periodical&gt;&lt;full-title&gt;Nature&lt;/full-title&gt;&lt;/periodical&gt;&lt;pages&gt;147-151&lt;/pages&gt;&lt;volume&gt;431&lt;/volume&gt;&lt;number&gt;7005&lt;/number&gt;&lt;dates&gt;&lt;year&gt;2004&lt;/year&gt;&lt;/dates&gt;&lt;isbn&gt;0028-0836&lt;/isbn&gt;&lt;urls&gt;&lt;/urls&gt;&lt;/record&gt;&lt;/Cite&gt;&lt;/EndNote&gt;</w:instrText>
      </w:r>
      <w:r w:rsidR="00450FC9" w:rsidRPr="00591686">
        <w:rPr>
          <w:rFonts w:ascii="Times New Roman" w:eastAsiaTheme="minorEastAsia" w:hAnsi="Times New Roman" w:cs="Times New Roman"/>
          <w:sz w:val="20"/>
          <w:szCs w:val="20"/>
        </w:rPr>
        <w:fldChar w:fldCharType="separate"/>
      </w:r>
      <w:r w:rsidR="00450FC9" w:rsidRPr="00591686">
        <w:rPr>
          <w:rFonts w:ascii="Times New Roman" w:eastAsiaTheme="minorEastAsia" w:hAnsi="Times New Roman" w:cs="Times New Roman"/>
          <w:noProof/>
          <w:sz w:val="20"/>
          <w:szCs w:val="20"/>
        </w:rPr>
        <w:t>(2004)</w:t>
      </w:r>
      <w:r w:rsidR="00450FC9" w:rsidRPr="00591686">
        <w:rPr>
          <w:rFonts w:ascii="Times New Roman" w:eastAsiaTheme="minorEastAsia" w:hAnsi="Times New Roman" w:cs="Times New Roman"/>
          <w:sz w:val="20"/>
          <w:szCs w:val="20"/>
        </w:rPr>
        <w:fldChar w:fldCharType="end"/>
      </w:r>
      <w:r w:rsidR="00A259BE" w:rsidRPr="00591686">
        <w:rPr>
          <w:rFonts w:ascii="Times New Roman" w:eastAsiaTheme="minorEastAsia" w:hAnsi="Times New Roman" w:cs="Times New Roman"/>
          <w:sz w:val="20"/>
          <w:szCs w:val="20"/>
        </w:rPr>
        <w:t xml:space="preserve">, which serves as a </w:t>
      </w:r>
      <w:r w:rsidR="00543A3F" w:rsidRPr="00591686">
        <w:rPr>
          <w:rFonts w:ascii="Times New Roman" w:eastAsiaTheme="minorEastAsia" w:hAnsi="Times New Roman" w:cs="Times New Roman"/>
          <w:sz w:val="20"/>
          <w:szCs w:val="20"/>
        </w:rPr>
        <w:t>proxy for the temperature of the northern hemisphere</w:t>
      </w:r>
      <w:r w:rsidR="00A259BE" w:rsidRPr="00591686">
        <w:rPr>
          <w:rFonts w:ascii="Times New Roman" w:eastAsiaTheme="minorEastAsia" w:hAnsi="Times New Roman" w:cs="Times New Roman"/>
          <w:sz w:val="20"/>
          <w:szCs w:val="20"/>
        </w:rPr>
        <w:t>. This record spans t</w:t>
      </w:r>
      <w:r w:rsidR="00543A3F" w:rsidRPr="00591686">
        <w:rPr>
          <w:rFonts w:ascii="Times New Roman" w:eastAsiaTheme="minorEastAsia" w:hAnsi="Times New Roman" w:cs="Times New Roman"/>
          <w:sz w:val="20"/>
          <w:szCs w:val="20"/>
        </w:rPr>
        <w:t>he last 120 thousand years</w:t>
      </w:r>
      <w:r w:rsidR="00A259BE" w:rsidRPr="00591686">
        <w:rPr>
          <w:rFonts w:ascii="Times New Roman" w:eastAsiaTheme="minorEastAsia" w:hAnsi="Times New Roman" w:cs="Times New Roman"/>
          <w:sz w:val="20"/>
          <w:szCs w:val="20"/>
        </w:rPr>
        <w:t>, encompassing the last glaciation</w:t>
      </w:r>
      <w:r w:rsidR="00FA1C85" w:rsidRPr="00591686">
        <w:rPr>
          <w:rFonts w:ascii="Times New Roman" w:eastAsiaTheme="minorEastAsia" w:hAnsi="Times New Roman" w:cs="Times New Roman"/>
          <w:sz w:val="20"/>
          <w:szCs w:val="20"/>
        </w:rPr>
        <w:t xml:space="preserve"> and has a resolution of 20 years</w:t>
      </w:r>
      <w:r w:rsidR="00866146" w:rsidRPr="00591686">
        <w:rPr>
          <w:rFonts w:ascii="Times New Roman" w:eastAsiaTheme="minorEastAsia" w:hAnsi="Times New Roman" w:cs="Times New Roman"/>
          <w:sz w:val="20"/>
          <w:szCs w:val="20"/>
        </w:rPr>
        <w:t>.</w:t>
      </w:r>
      <w:r w:rsidR="00915740">
        <w:rPr>
          <w:rFonts w:ascii="Times New Roman" w:eastAsiaTheme="minorEastAsia" w:hAnsi="Times New Roman" w:cs="Times New Roman"/>
          <w:sz w:val="20"/>
          <w:szCs w:val="20"/>
        </w:rPr>
        <w:t xml:space="preserve"> The dataset does not meet two data requirements. First, it is not stationary. Therefore</w:t>
      </w:r>
      <w:r w:rsidR="00915740" w:rsidRPr="00591686">
        <w:rPr>
          <w:rFonts w:ascii="Times New Roman" w:eastAsiaTheme="minorEastAsia" w:hAnsi="Times New Roman" w:cs="Times New Roman"/>
          <w:sz w:val="20"/>
          <w:szCs w:val="20"/>
        </w:rPr>
        <w:t xml:space="preserve">, our analysis is restricted to the time period from 70 to 20 thousand years before the present time (see </w:t>
      </w:r>
      <w:r w:rsidR="00915740">
        <w:rPr>
          <w:rFonts w:ascii="Times New Roman" w:eastAsiaTheme="minorEastAsia" w:hAnsi="Times New Roman" w:cs="Times New Roman"/>
          <w:sz w:val="20"/>
          <w:szCs w:val="20"/>
        </w:rPr>
        <w:fldChar w:fldCharType="begin"/>
      </w:r>
      <w:r w:rsidR="00915740">
        <w:rPr>
          <w:rFonts w:ascii="Times New Roman" w:eastAsiaTheme="minorEastAsia" w:hAnsi="Times New Roman" w:cs="Times New Roman"/>
          <w:sz w:val="20"/>
          <w:szCs w:val="20"/>
        </w:rPr>
        <w:instrText xml:space="preserve"> REF Figure8 \h </w:instrText>
      </w:r>
      <w:r w:rsidR="00915740">
        <w:rPr>
          <w:rFonts w:ascii="Times New Roman" w:eastAsiaTheme="minorEastAsia" w:hAnsi="Times New Roman" w:cs="Times New Roman"/>
          <w:sz w:val="20"/>
          <w:szCs w:val="20"/>
        </w:rPr>
      </w:r>
      <w:r w:rsidR="00915740">
        <w:rPr>
          <w:rFonts w:ascii="Times New Roman" w:eastAsiaTheme="minorEastAsia" w:hAnsi="Times New Roman" w:cs="Times New Roman"/>
          <w:sz w:val="20"/>
          <w:szCs w:val="20"/>
        </w:rPr>
        <w:fldChar w:fldCharType="separate"/>
      </w:r>
      <w:r w:rsidR="00915740" w:rsidRPr="00591686">
        <w:rPr>
          <w:rFonts w:ascii="Times New Roman" w:hAnsi="Times New Roman" w:cs="Times New Roman"/>
          <w:b/>
          <w:sz w:val="18"/>
          <w:szCs w:val="18"/>
        </w:rPr>
        <w:t xml:space="preserve">Figure </w:t>
      </w:r>
      <w:r w:rsidR="00915740">
        <w:rPr>
          <w:rFonts w:ascii="Times New Roman" w:hAnsi="Times New Roman" w:cs="Times New Roman"/>
          <w:b/>
          <w:sz w:val="18"/>
          <w:szCs w:val="18"/>
        </w:rPr>
        <w:t>8</w:t>
      </w:r>
      <w:r w:rsidR="00915740">
        <w:rPr>
          <w:rFonts w:ascii="Times New Roman" w:eastAsiaTheme="minorEastAsia" w:hAnsi="Times New Roman" w:cs="Times New Roman"/>
          <w:sz w:val="20"/>
          <w:szCs w:val="20"/>
        </w:rPr>
        <w:fldChar w:fldCharType="end"/>
      </w:r>
      <w:r w:rsidR="00915740" w:rsidRPr="00591686">
        <w:rPr>
          <w:rFonts w:ascii="Times New Roman" w:eastAsiaTheme="minorEastAsia" w:hAnsi="Times New Roman" w:cs="Times New Roman"/>
          <w:sz w:val="20"/>
          <w:szCs w:val="20"/>
        </w:rPr>
        <w:t>)</w:t>
      </w:r>
      <w:r w:rsidR="00915740">
        <w:rPr>
          <w:rFonts w:ascii="Times New Roman" w:eastAsiaTheme="minorEastAsia" w:hAnsi="Times New Roman" w:cs="Times New Roman"/>
          <w:sz w:val="20"/>
          <w:szCs w:val="20"/>
        </w:rPr>
        <w:t xml:space="preserve"> where the data is Markov</w:t>
      </w:r>
      <w:r w:rsidR="00915740" w:rsidRPr="00591686">
        <w:rPr>
          <w:rFonts w:ascii="Times New Roman" w:eastAsiaTheme="minorEastAsia" w:hAnsi="Times New Roman" w:cs="Times New Roman"/>
          <w:sz w:val="20"/>
          <w:szCs w:val="20"/>
        </w:rPr>
        <w:t xml:space="preserve">. For more details on this, refer to </w:t>
      </w:r>
      <w:r w:rsidR="00915740" w:rsidRPr="00591686">
        <w:rPr>
          <w:rFonts w:ascii="Times New Roman" w:eastAsiaTheme="minorEastAsia" w:hAnsi="Times New Roman" w:cs="Times New Roman"/>
          <w:sz w:val="20"/>
          <w:szCs w:val="20"/>
        </w:rPr>
        <w:fldChar w:fldCharType="begin"/>
      </w:r>
      <w:r w:rsidR="00915740">
        <w:rPr>
          <w:rFonts w:ascii="Times New Roman" w:eastAsiaTheme="minorEastAsia" w:hAnsi="Times New Roman" w:cs="Times New Roman"/>
          <w:sz w:val="20"/>
          <w:szCs w:val="20"/>
        </w:rPr>
        <w:instrText xml:space="preserve"> ADDIN EN.CITE &lt;EndNote&gt;&lt;Cite&gt;&lt;Author&gt;Kwasniok&lt;/Author&gt;&lt;Year&gt;2009&lt;/Year&gt;&lt;RecNum&gt;71&lt;/RecNum&gt;&lt;DisplayText&gt;(Kwasniok and Lohmann 2009)&lt;/DisplayText&gt;&lt;record&gt;&lt;rec-number&gt;71&lt;/rec-number&gt;&lt;foreign-keys&gt;&lt;key app="EN" db-id="sadv2x5z6w0asfefwau5e0ah92xsaz9p5fz9" timestamp="1711551944"&gt;71&lt;/key&gt;&lt;/foreign-keys&gt;&lt;ref-type name="Journal Article"&gt;17&lt;/ref-type&gt;&lt;contributors&gt;&lt;authors&gt;&lt;author&gt;Kwasniok, Frank&lt;/author&gt;&lt;author&gt;Lohmann, Gerrit&lt;/author&gt;&lt;/authors&gt;&lt;/contributors&gt;&lt;titles&gt;&lt;title&gt;Deriving dynamical models from paleoclimatic records: Application to glacial millennial-scale climate variability&lt;/title&gt;&lt;secondary-title&gt;Physical Review E&lt;/secondary-title&gt;&lt;/titles&gt;&lt;periodical&gt;&lt;full-title&gt;Physical Review E&lt;/full-title&gt;&lt;/periodical&gt;&lt;pages&gt;066104&lt;/pages&gt;&lt;volume&gt;80&lt;/volume&gt;&lt;number&gt;6&lt;/number&gt;&lt;dates&gt;&lt;year&gt;2009&lt;/year&gt;&lt;/dates&gt;&lt;urls&gt;&lt;/urls&gt;&lt;/record&gt;&lt;/Cite&gt;&lt;/EndNote&gt;</w:instrText>
      </w:r>
      <w:r w:rsidR="00915740" w:rsidRPr="00591686">
        <w:rPr>
          <w:rFonts w:ascii="Times New Roman" w:eastAsiaTheme="minorEastAsia" w:hAnsi="Times New Roman" w:cs="Times New Roman"/>
          <w:sz w:val="20"/>
          <w:szCs w:val="20"/>
        </w:rPr>
        <w:fldChar w:fldCharType="separate"/>
      </w:r>
      <w:r w:rsidR="00915740" w:rsidRPr="00591686">
        <w:rPr>
          <w:rFonts w:ascii="Times New Roman" w:eastAsiaTheme="minorEastAsia" w:hAnsi="Times New Roman" w:cs="Times New Roman"/>
          <w:noProof/>
          <w:sz w:val="20"/>
          <w:szCs w:val="20"/>
        </w:rPr>
        <w:t>(Kwasniok and Lohmann 2009)</w:t>
      </w:r>
      <w:r w:rsidR="00915740" w:rsidRPr="00591686">
        <w:rPr>
          <w:rFonts w:ascii="Times New Roman" w:eastAsiaTheme="minorEastAsia" w:hAnsi="Times New Roman" w:cs="Times New Roman"/>
          <w:sz w:val="20"/>
          <w:szCs w:val="20"/>
        </w:rPr>
        <w:fldChar w:fldCharType="end"/>
      </w:r>
      <w:r w:rsidR="00915740">
        <w:rPr>
          <w:rFonts w:ascii="Times New Roman" w:eastAsiaTheme="minorEastAsia" w:hAnsi="Times New Roman" w:cs="Times New Roman"/>
          <w:sz w:val="20"/>
          <w:szCs w:val="20"/>
        </w:rPr>
        <w:t xml:space="preserve"> or see </w:t>
      </w:r>
      <w:r w:rsidR="00915740" w:rsidRPr="00811515">
        <w:rPr>
          <w:rFonts w:ascii="Times New Roman" w:eastAsiaTheme="minorEastAsia" w:hAnsi="Times New Roman" w:cs="Times New Roman"/>
          <w:b/>
          <w:sz w:val="20"/>
          <w:szCs w:val="20"/>
        </w:rPr>
        <w:t>Table 1</w:t>
      </w:r>
      <w:r w:rsidR="00915740" w:rsidRPr="00591686">
        <w:rPr>
          <w:rFonts w:ascii="Times New Roman" w:eastAsiaTheme="minorEastAsia" w:hAnsi="Times New Roman" w:cs="Times New Roman"/>
          <w:sz w:val="20"/>
          <w:szCs w:val="20"/>
        </w:rPr>
        <w:t>. Throughout the last glaciation, the climate of the northern hemisphere experienced alternating colder (</w:t>
      </w:r>
      <w:proofErr w:type="spellStart"/>
      <w:r w:rsidR="00915740" w:rsidRPr="00591686">
        <w:rPr>
          <w:rFonts w:ascii="Times New Roman" w:eastAsiaTheme="minorEastAsia" w:hAnsi="Times New Roman" w:cs="Times New Roman"/>
          <w:sz w:val="20"/>
          <w:szCs w:val="20"/>
        </w:rPr>
        <w:t>stadial</w:t>
      </w:r>
      <w:proofErr w:type="spellEnd"/>
      <w:r w:rsidR="00915740" w:rsidRPr="00591686">
        <w:rPr>
          <w:rFonts w:ascii="Times New Roman" w:eastAsiaTheme="minorEastAsia" w:hAnsi="Times New Roman" w:cs="Times New Roman"/>
          <w:sz w:val="20"/>
          <w:szCs w:val="20"/>
        </w:rPr>
        <w:t xml:space="preserve">) and warmer (interstadial) states, due to a phenomenon called </w:t>
      </w:r>
      <w:proofErr w:type="spellStart"/>
      <w:r w:rsidR="00915740" w:rsidRPr="00591686">
        <w:rPr>
          <w:rFonts w:ascii="Times New Roman" w:eastAsiaTheme="minorEastAsia" w:hAnsi="Times New Roman" w:cs="Times New Roman"/>
          <w:sz w:val="20"/>
          <w:szCs w:val="20"/>
        </w:rPr>
        <w:t>Dansgaard</w:t>
      </w:r>
      <w:proofErr w:type="spellEnd"/>
      <w:r w:rsidR="00915740" w:rsidRPr="00591686">
        <w:rPr>
          <w:rFonts w:ascii="Times New Roman" w:eastAsiaTheme="minorEastAsia" w:hAnsi="Times New Roman" w:cs="Times New Roman"/>
          <w:sz w:val="20"/>
          <w:szCs w:val="20"/>
        </w:rPr>
        <w:t>–</w:t>
      </w:r>
      <w:proofErr w:type="spellStart"/>
      <w:r w:rsidR="00915740" w:rsidRPr="00591686">
        <w:rPr>
          <w:rFonts w:ascii="Times New Roman" w:eastAsiaTheme="minorEastAsia" w:hAnsi="Times New Roman" w:cs="Times New Roman"/>
          <w:sz w:val="20"/>
          <w:szCs w:val="20"/>
        </w:rPr>
        <w:t>Oeschger</w:t>
      </w:r>
      <w:proofErr w:type="spellEnd"/>
      <w:r w:rsidR="00915740" w:rsidRPr="00591686">
        <w:rPr>
          <w:rFonts w:ascii="Times New Roman" w:eastAsiaTheme="minorEastAsia" w:hAnsi="Times New Roman" w:cs="Times New Roman"/>
          <w:sz w:val="20"/>
          <w:szCs w:val="20"/>
        </w:rPr>
        <w:t xml:space="preserve"> (DO) </w:t>
      </w:r>
      <w:r w:rsidR="00915740" w:rsidRPr="00591686">
        <w:rPr>
          <w:rFonts w:ascii="Times New Roman" w:eastAsiaTheme="minorEastAsia" w:hAnsi="Times New Roman" w:cs="Times New Roman"/>
          <w:sz w:val="20"/>
          <w:szCs w:val="20"/>
        </w:rPr>
        <w:lastRenderedPageBreak/>
        <w:t xml:space="preserve">events </w:t>
      </w:r>
      <w:r w:rsidR="00915740" w:rsidRPr="00591686">
        <w:rPr>
          <w:rFonts w:ascii="Times New Roman" w:eastAsiaTheme="minorEastAsia" w:hAnsi="Times New Roman" w:cs="Times New Roman"/>
          <w:sz w:val="20"/>
          <w:szCs w:val="20"/>
        </w:rPr>
        <w:fldChar w:fldCharType="begin"/>
      </w:r>
      <w:r w:rsidR="00915740">
        <w:rPr>
          <w:rFonts w:ascii="Times New Roman" w:eastAsiaTheme="minorEastAsia" w:hAnsi="Times New Roman" w:cs="Times New Roman"/>
          <w:sz w:val="20"/>
          <w:szCs w:val="20"/>
        </w:rPr>
        <w:instrText xml:space="preserve"> ADDIN EN.CITE &lt;EndNote&gt;&lt;Cite&gt;&lt;Author&gt;Dansgaard&lt;/Author&gt;&lt;Year&gt;1993&lt;/Year&gt;&lt;RecNum&gt;73&lt;/RecNum&gt;&lt;DisplayText&gt;(Dansgaard et al. 1993)&lt;/DisplayText&gt;&lt;record&gt;&lt;rec-number&gt;73&lt;/rec-number&gt;&lt;foreign-keys&gt;&lt;key app="EN" db-id="sadv2x5z6w0asfefwau5e0ah92xsaz9p5fz9" timestamp="1711552121"&gt;73&lt;/key&gt;&lt;/foreign-keys&gt;&lt;ref-type name="Journal Article"&gt;17&lt;/ref-type&gt;&lt;contributors&gt;&lt;authors&gt;&lt;author&gt;Dansgaard, Willi&lt;/author&gt;&lt;author&gt;Johnsen, Sigfus J&lt;/author&gt;&lt;author&gt;Clausen, Henrik B&lt;/author&gt;&lt;author&gt;Dahl-Jensen, Dorte&lt;/author&gt;&lt;author&gt;Gundestrup, Nils S&lt;/author&gt;&lt;author&gt;Hammer, Claus U&lt;/author&gt;&lt;author&gt;Hvidberg, Christine S&lt;/author&gt;&lt;author&gt;Steffensen, Jørgen P&lt;/author&gt;&lt;author&gt;Sveinbjörnsdottir, AE&lt;/author&gt;&lt;author&gt;Jouzel, Jean&lt;/author&gt;&lt;/authors&gt;&lt;/contributors&gt;&lt;titles&gt;&lt;title&gt;Evidence for general instability of past climate from a 250-kyr ice-core record&lt;/title&gt;&lt;secondary-title&gt;nature&lt;/secondary-title&gt;&lt;/titles&gt;&lt;periodical&gt;&lt;full-title&gt;Nature&lt;/full-title&gt;&lt;/periodical&gt;&lt;pages&gt;218-220&lt;/pages&gt;&lt;volume&gt;364&lt;/volume&gt;&lt;number&gt;6434&lt;/number&gt;&lt;dates&gt;&lt;year&gt;1993&lt;/year&gt;&lt;/dates&gt;&lt;isbn&gt;0028-0836&lt;/isbn&gt;&lt;urls&gt;&lt;/urls&gt;&lt;/record&gt;&lt;/Cite&gt;&lt;/EndNote&gt;</w:instrText>
      </w:r>
      <w:r w:rsidR="00915740" w:rsidRPr="00591686">
        <w:rPr>
          <w:rFonts w:ascii="Times New Roman" w:eastAsiaTheme="minorEastAsia" w:hAnsi="Times New Roman" w:cs="Times New Roman"/>
          <w:sz w:val="20"/>
          <w:szCs w:val="20"/>
        </w:rPr>
        <w:fldChar w:fldCharType="separate"/>
      </w:r>
      <w:r w:rsidR="00915740" w:rsidRPr="00591686">
        <w:rPr>
          <w:rFonts w:ascii="Times New Roman" w:eastAsiaTheme="minorEastAsia" w:hAnsi="Times New Roman" w:cs="Times New Roman"/>
          <w:noProof/>
          <w:sz w:val="20"/>
          <w:szCs w:val="20"/>
        </w:rPr>
        <w:t>(Dansgaard et al. 1993)</w:t>
      </w:r>
      <w:r w:rsidR="00915740" w:rsidRPr="00591686">
        <w:rPr>
          <w:rFonts w:ascii="Times New Roman" w:eastAsiaTheme="minorEastAsia" w:hAnsi="Times New Roman" w:cs="Times New Roman"/>
          <w:sz w:val="20"/>
          <w:szCs w:val="20"/>
        </w:rPr>
        <w:fldChar w:fldCharType="end"/>
      </w:r>
      <w:r w:rsidR="00915740" w:rsidRPr="00591686">
        <w:rPr>
          <w:rFonts w:ascii="Times New Roman" w:eastAsiaTheme="minorEastAsia" w:hAnsi="Times New Roman" w:cs="Times New Roman"/>
          <w:sz w:val="20"/>
          <w:szCs w:val="20"/>
        </w:rPr>
        <w:t xml:space="preserve">. Within the considered time window, the majority of DO events, DO2 to DO 18 out of 25 DO events, occurred </w:t>
      </w:r>
      <w:r w:rsidR="00915740" w:rsidRPr="00591686">
        <w:rPr>
          <w:rFonts w:ascii="Times New Roman" w:eastAsiaTheme="minorEastAsia" w:hAnsi="Times New Roman" w:cs="Times New Roman"/>
          <w:sz w:val="20"/>
          <w:szCs w:val="20"/>
        </w:rPr>
        <w:fldChar w:fldCharType="begin"/>
      </w:r>
      <w:r w:rsidR="00915740">
        <w:rPr>
          <w:rFonts w:ascii="Times New Roman" w:eastAsiaTheme="minorEastAsia" w:hAnsi="Times New Roman" w:cs="Times New Roman"/>
          <w:sz w:val="20"/>
          <w:szCs w:val="20"/>
        </w:rPr>
        <w:instrText xml:space="preserve"> ADDIN EN.CITE &lt;EndNote&gt;&lt;Cite&gt;&lt;Year&gt;2004&lt;/Year&gt;&lt;RecNum&gt;88&lt;/RecNum&gt;&lt;DisplayText&gt;(2004)&lt;/DisplayText&gt;&lt;record&gt;&lt;rec-number&gt;88&lt;/rec-number&gt;&lt;foreign-keys&gt;&lt;key app="EN" db-id="sadv2x5z6w0asfefwau5e0ah92xsaz9p5fz9" timestamp="1715791504"&gt;88&lt;/key&gt;&lt;/foreign-keys&gt;&lt;ref-type name="Journal Article"&gt;17&lt;/ref-type&gt;&lt;contributors&gt;&lt;/contributors&gt;&lt;titles&gt;&lt;title&gt;High-resolution record of Northern Hemisphere climate extending into the last interglacial period&lt;/title&gt;&lt;secondary-title&gt;Nature&lt;/secondary-title&gt;&lt;/titles&gt;&lt;periodical&gt;&lt;full-title&gt;Nature&lt;/full-title&gt;&lt;/periodical&gt;&lt;pages&gt;147-151&lt;/pages&gt;&lt;volume&gt;431&lt;/volume&gt;&lt;number&gt;7005&lt;/number&gt;&lt;dates&gt;&lt;year&gt;2004&lt;/year&gt;&lt;/dates&gt;&lt;isbn&gt;0028-0836&lt;/isbn&gt;&lt;urls&gt;&lt;/urls&gt;&lt;/record&gt;&lt;/Cite&gt;&lt;/EndNote&gt;</w:instrText>
      </w:r>
      <w:r w:rsidR="00915740" w:rsidRPr="00591686">
        <w:rPr>
          <w:rFonts w:ascii="Times New Roman" w:eastAsiaTheme="minorEastAsia" w:hAnsi="Times New Roman" w:cs="Times New Roman"/>
          <w:sz w:val="20"/>
          <w:szCs w:val="20"/>
        </w:rPr>
        <w:fldChar w:fldCharType="separate"/>
      </w:r>
      <w:r w:rsidR="00915740" w:rsidRPr="00591686">
        <w:rPr>
          <w:rFonts w:ascii="Times New Roman" w:eastAsiaTheme="minorEastAsia" w:hAnsi="Times New Roman" w:cs="Times New Roman"/>
          <w:noProof/>
          <w:sz w:val="20"/>
          <w:szCs w:val="20"/>
        </w:rPr>
        <w:t>(2004)</w:t>
      </w:r>
      <w:r w:rsidR="00915740" w:rsidRPr="00591686">
        <w:rPr>
          <w:rFonts w:ascii="Times New Roman" w:eastAsiaTheme="minorEastAsia" w:hAnsi="Times New Roman" w:cs="Times New Roman"/>
          <w:sz w:val="20"/>
          <w:szCs w:val="20"/>
        </w:rPr>
        <w:fldChar w:fldCharType="end"/>
      </w:r>
      <w:r w:rsidR="00915740" w:rsidRPr="00591686">
        <w:rPr>
          <w:rFonts w:ascii="Times New Roman" w:eastAsiaTheme="minorEastAsia" w:hAnsi="Times New Roman" w:cs="Times New Roman"/>
          <w:sz w:val="20"/>
          <w:szCs w:val="20"/>
        </w:rPr>
        <w:t>.</w:t>
      </w:r>
      <w:r w:rsidR="00915740">
        <w:rPr>
          <w:rFonts w:ascii="Times New Roman" w:eastAsiaTheme="minorEastAsia" w:hAnsi="Times New Roman" w:cs="Times New Roman"/>
          <w:sz w:val="20"/>
          <w:szCs w:val="20"/>
        </w:rPr>
        <w:t xml:space="preserve"> Second, the dataset is not Markov but a rarified sample of data with every other data points, i.e., </w:t>
      </w:r>
      <w:r w:rsidR="00915740" w:rsidRPr="00193E1A">
        <w:rPr>
          <w:rFonts w:ascii="Consolas" w:eastAsia="Times New Roman" w:hAnsi="Consolas" w:cs="Times New Roman"/>
          <w:sz w:val="20"/>
          <w:szCs w:val="20"/>
        </w:rPr>
        <w:t>data(1:2:end)</w:t>
      </w:r>
      <w:r w:rsidR="00915740">
        <w:rPr>
          <w:rFonts w:ascii="Times New Roman" w:eastAsiaTheme="minorEastAsia" w:hAnsi="Times New Roman" w:cs="Times New Roman"/>
          <w:sz w:val="20"/>
          <w:szCs w:val="20"/>
        </w:rPr>
        <w:t xml:space="preserve">, is Markov (see </w:t>
      </w:r>
      <w:r w:rsidR="00915740" w:rsidRPr="000F6920">
        <w:rPr>
          <w:rFonts w:ascii="Times New Roman" w:eastAsiaTheme="minorEastAsia" w:hAnsi="Times New Roman" w:cs="Times New Roman"/>
          <w:sz w:val="20"/>
          <w:szCs w:val="20"/>
        </w:rPr>
        <w:t>subsection</w:t>
      </w:r>
      <w:r w:rsidR="00915740" w:rsidRPr="00591686">
        <w:rPr>
          <w:rFonts w:ascii="Times New Roman" w:eastAsiaTheme="minorEastAsia" w:hAnsi="Times New Roman" w:cs="Times New Roman"/>
          <w:sz w:val="20"/>
          <w:szCs w:val="20"/>
        </w:rPr>
        <w:t xml:space="preserve"> </w:t>
      </w:r>
      <w:r w:rsidR="00915740">
        <w:rPr>
          <w:rFonts w:ascii="Times New Roman" w:eastAsiaTheme="minorEastAsia" w:hAnsi="Times New Roman" w:cs="Times New Roman"/>
          <w:sz w:val="20"/>
          <w:szCs w:val="20"/>
        </w:rPr>
        <w:fldChar w:fldCharType="begin"/>
      </w:r>
      <w:r w:rsidR="00915740">
        <w:rPr>
          <w:rFonts w:ascii="Times New Roman" w:eastAsiaTheme="minorEastAsia" w:hAnsi="Times New Roman" w:cs="Times New Roman"/>
          <w:sz w:val="20"/>
          <w:szCs w:val="20"/>
        </w:rPr>
        <w:instrText xml:space="preserve"> REF _Ref162787882 \r \h </w:instrText>
      </w:r>
      <w:r w:rsidR="00915740">
        <w:rPr>
          <w:rFonts w:ascii="Times New Roman" w:eastAsiaTheme="minorEastAsia" w:hAnsi="Times New Roman" w:cs="Times New Roman"/>
          <w:sz w:val="20"/>
          <w:szCs w:val="20"/>
        </w:rPr>
      </w:r>
      <w:r w:rsidR="00915740">
        <w:rPr>
          <w:rFonts w:ascii="Times New Roman" w:eastAsiaTheme="minorEastAsia" w:hAnsi="Times New Roman" w:cs="Times New Roman"/>
          <w:sz w:val="20"/>
          <w:szCs w:val="20"/>
        </w:rPr>
        <w:fldChar w:fldCharType="separate"/>
      </w:r>
      <w:r w:rsidR="00915740">
        <w:rPr>
          <w:rFonts w:ascii="Times New Roman" w:eastAsiaTheme="minorEastAsia" w:hAnsi="Times New Roman" w:cs="Times New Roman"/>
          <w:sz w:val="20"/>
          <w:szCs w:val="20"/>
        </w:rPr>
        <w:t>6.3</w:t>
      </w:r>
      <w:r w:rsidR="00915740">
        <w:rPr>
          <w:rFonts w:ascii="Times New Roman" w:eastAsiaTheme="minorEastAsia" w:hAnsi="Times New Roman" w:cs="Times New Roman"/>
          <w:sz w:val="20"/>
          <w:szCs w:val="20"/>
        </w:rPr>
        <w:fldChar w:fldCharType="end"/>
      </w:r>
      <w:r w:rsidR="00915740" w:rsidRPr="00591686">
        <w:rPr>
          <w:rFonts w:ascii="Times New Roman" w:eastAsiaTheme="minorEastAsia" w:hAnsi="Times New Roman" w:cs="Times New Roman"/>
          <w:sz w:val="20"/>
          <w:szCs w:val="20"/>
        </w:rPr>
        <w:t xml:space="preserve"> for details</w:t>
      </w:r>
      <w:r w:rsidR="00915740">
        <w:rPr>
          <w:rFonts w:ascii="Times New Roman" w:eastAsiaTheme="minorEastAsia" w:hAnsi="Times New Roman" w:cs="Times New Roman"/>
          <w:sz w:val="20"/>
          <w:szCs w:val="20"/>
        </w:rPr>
        <w:t xml:space="preserve">). </w:t>
      </w:r>
      <w:r w:rsidR="00174BD3">
        <w:rPr>
          <w:rFonts w:ascii="Times New Roman" w:eastAsiaTheme="minorEastAsia" w:hAnsi="Times New Roman" w:cs="Times New Roman"/>
          <w:sz w:val="20"/>
          <w:szCs w:val="20"/>
        </w:rPr>
        <w:t xml:space="preserve">The relaxation time of this </w:t>
      </w:r>
      <w:r w:rsidR="00915740">
        <w:rPr>
          <w:rFonts w:ascii="Times New Roman" w:eastAsiaTheme="minorEastAsia" w:hAnsi="Times New Roman" w:cs="Times New Roman"/>
          <w:sz w:val="20"/>
          <w:szCs w:val="20"/>
        </w:rPr>
        <w:t>sample</w:t>
      </w:r>
      <w:r w:rsidR="00174BD3">
        <w:rPr>
          <w:rFonts w:ascii="Times New Roman" w:eastAsiaTheme="minorEastAsia" w:hAnsi="Times New Roman" w:cs="Times New Roman"/>
          <w:sz w:val="20"/>
          <w:szCs w:val="20"/>
        </w:rPr>
        <w:t xml:space="preserve"> is </w:t>
      </w:r>
      <w:r w:rsidR="00174BD3">
        <w:rPr>
          <w:rFonts w:ascii="Consolas" w:hAnsi="Consolas" w:cs="Courier New"/>
          <w:sz w:val="20"/>
          <w:szCs w:val="20"/>
        </w:rPr>
        <w:t>63</w:t>
      </w:r>
      <w:r w:rsidR="00174BD3" w:rsidRPr="00591686">
        <w:rPr>
          <w:rFonts w:ascii="Consolas" w:hAnsi="Consolas" w:cs="Courier New"/>
          <w:sz w:val="20"/>
          <w:szCs w:val="20"/>
        </w:rPr>
        <w:t>.</w:t>
      </w:r>
      <w:r w:rsidR="00174BD3">
        <w:rPr>
          <w:rFonts w:ascii="Consolas" w:hAnsi="Consolas" w:cs="Courier New"/>
          <w:sz w:val="20"/>
          <w:szCs w:val="20"/>
        </w:rPr>
        <w:t>1028&lt;100</w:t>
      </w:r>
      <w:r w:rsidR="00543A3F" w:rsidRPr="00591686">
        <w:rPr>
          <w:rFonts w:ascii="Times New Roman" w:eastAsiaTheme="minorEastAsia" w:hAnsi="Times New Roman" w:cs="Times New Roman"/>
          <w:sz w:val="20"/>
          <w:szCs w:val="20"/>
        </w:rPr>
        <w:t xml:space="preserve"> </w:t>
      </w:r>
      <w:r w:rsidR="00174BD3">
        <w:rPr>
          <w:rFonts w:ascii="Times New Roman" w:eastAsiaTheme="minorEastAsia" w:hAnsi="Times New Roman" w:cs="Times New Roman"/>
          <w:sz w:val="20"/>
          <w:szCs w:val="20"/>
        </w:rPr>
        <w:t xml:space="preserve">(see </w:t>
      </w:r>
      <w:r w:rsidR="00174BD3" w:rsidRPr="00811515">
        <w:rPr>
          <w:rFonts w:ascii="Times New Roman" w:eastAsiaTheme="minorEastAsia" w:hAnsi="Times New Roman" w:cs="Times New Roman"/>
          <w:b/>
          <w:sz w:val="20"/>
          <w:szCs w:val="20"/>
        </w:rPr>
        <w:t>Table 1</w:t>
      </w:r>
      <w:r w:rsidR="00174BD3">
        <w:rPr>
          <w:rFonts w:ascii="Times New Roman" w:eastAsiaTheme="minorEastAsia" w:hAnsi="Times New Roman" w:cs="Times New Roman"/>
          <w:sz w:val="20"/>
          <w:szCs w:val="20"/>
        </w:rPr>
        <w:t xml:space="preserve">) and therefore </w:t>
      </w:r>
      <w:r w:rsidR="00915740">
        <w:rPr>
          <w:rFonts w:ascii="Times New Roman" w:eastAsiaTheme="minorEastAsia" w:hAnsi="Times New Roman" w:cs="Times New Roman"/>
          <w:sz w:val="20"/>
          <w:szCs w:val="20"/>
        </w:rPr>
        <w:t>it</w:t>
      </w:r>
      <w:r w:rsidR="00174BD3">
        <w:rPr>
          <w:rFonts w:ascii="Times New Roman" w:eastAsiaTheme="minorEastAsia" w:hAnsi="Times New Roman" w:cs="Times New Roman"/>
          <w:sz w:val="20"/>
          <w:szCs w:val="20"/>
        </w:rPr>
        <w:t xml:space="preserve"> falls in the category of low-resolution datasets. </w:t>
      </w:r>
      <w:r w:rsidR="00915740">
        <w:rPr>
          <w:rFonts w:ascii="Times New Roman" w:eastAsiaTheme="minorEastAsia" w:hAnsi="Times New Roman" w:cs="Times New Roman"/>
          <w:sz w:val="20"/>
          <w:szCs w:val="20"/>
        </w:rPr>
        <w:t xml:space="preserve">This sample </w:t>
      </w:r>
      <w:r w:rsidR="000D1169" w:rsidRPr="00591686">
        <w:rPr>
          <w:rFonts w:ascii="Times New Roman" w:eastAsiaTheme="minorEastAsia" w:hAnsi="Times New Roman" w:cs="Times New Roman"/>
          <w:sz w:val="20"/>
          <w:szCs w:val="20"/>
        </w:rPr>
        <w:t>compris</w:t>
      </w:r>
      <w:r w:rsidR="00915740">
        <w:rPr>
          <w:rFonts w:ascii="Times New Roman" w:eastAsiaTheme="minorEastAsia" w:hAnsi="Times New Roman" w:cs="Times New Roman"/>
          <w:sz w:val="20"/>
          <w:szCs w:val="20"/>
        </w:rPr>
        <w:t>es</w:t>
      </w:r>
      <w:r w:rsidR="000D1169" w:rsidRPr="00591686">
        <w:rPr>
          <w:rFonts w:ascii="Times New Roman" w:eastAsiaTheme="minorEastAsia" w:hAnsi="Times New Roman" w:cs="Times New Roman"/>
          <w:sz w:val="20"/>
          <w:szCs w:val="20"/>
        </w:rPr>
        <w:t xml:space="preserve"> a total </w:t>
      </w:r>
      <w:r w:rsidR="00BF3599" w:rsidRPr="00591686">
        <w:rPr>
          <w:rFonts w:ascii="Times New Roman" w:eastAsiaTheme="minorEastAsia" w:hAnsi="Times New Roman" w:cs="Times New Roman"/>
          <w:sz w:val="20"/>
          <w:szCs w:val="20"/>
        </w:rPr>
        <w:t>of 1</w:t>
      </w:r>
      <w:r w:rsidR="009604A9">
        <w:rPr>
          <w:rFonts w:ascii="Times New Roman" w:eastAsiaTheme="minorEastAsia" w:hAnsi="Times New Roman" w:cs="Times New Roman"/>
          <w:sz w:val="20"/>
          <w:szCs w:val="20"/>
        </w:rPr>
        <w:t>217</w:t>
      </w:r>
      <w:r w:rsidR="00BF3599" w:rsidRPr="00591686">
        <w:rPr>
          <w:rFonts w:ascii="Times New Roman" w:eastAsiaTheme="minorEastAsia" w:hAnsi="Times New Roman" w:cs="Times New Roman"/>
          <w:sz w:val="20"/>
          <w:szCs w:val="20"/>
        </w:rPr>
        <w:t xml:space="preserve"> data points</w:t>
      </w:r>
      <w:r w:rsidR="00915740">
        <w:rPr>
          <w:rFonts w:ascii="Times New Roman" w:eastAsiaTheme="minorEastAsia" w:hAnsi="Times New Roman" w:cs="Times New Roman"/>
          <w:sz w:val="20"/>
          <w:szCs w:val="20"/>
        </w:rPr>
        <w:t xml:space="preserve"> and is a small dataset</w:t>
      </w:r>
      <w:r w:rsidR="00BF3599" w:rsidRPr="00591686">
        <w:rPr>
          <w:rFonts w:ascii="Times New Roman" w:eastAsiaTheme="minorEastAsia" w:hAnsi="Times New Roman" w:cs="Times New Roman"/>
          <w:sz w:val="20"/>
          <w:szCs w:val="20"/>
        </w:rPr>
        <w:t>.</w:t>
      </w:r>
      <w:r w:rsidR="000D1169" w:rsidRPr="00591686">
        <w:rPr>
          <w:rFonts w:ascii="Times New Roman" w:eastAsiaTheme="minorEastAsia" w:hAnsi="Times New Roman" w:cs="Times New Roman"/>
          <w:sz w:val="20"/>
          <w:szCs w:val="20"/>
        </w:rPr>
        <w:t xml:space="preserve"> </w:t>
      </w:r>
    </w:p>
    <w:p w14:paraId="24E7DE3F" w14:textId="2932ABA1" w:rsidR="00E805FA" w:rsidRPr="00591686" w:rsidRDefault="00E805FA" w:rsidP="00147B03">
      <w:pPr>
        <w:jc w:val="both"/>
        <w:rPr>
          <w:rFonts w:ascii="Times New Roman" w:eastAsiaTheme="minorEastAsia" w:hAnsi="Times New Roman" w:cs="Times New Roman"/>
          <w:sz w:val="20"/>
          <w:szCs w:val="20"/>
        </w:rPr>
      </w:pPr>
      <w:r w:rsidRPr="00E805FA">
        <w:rPr>
          <w:rFonts w:ascii="Times New Roman" w:eastAsiaTheme="minorEastAsia" w:hAnsi="Times New Roman" w:cs="Times New Roman"/>
          <w:noProof/>
          <w:sz w:val="20"/>
          <w:szCs w:val="20"/>
        </w:rPr>
        <w:drawing>
          <wp:inline distT="0" distB="0" distL="0" distR="0" wp14:anchorId="0DDE5548" wp14:editId="495835EA">
            <wp:extent cx="5972810" cy="13925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810" cy="1392555"/>
                    </a:xfrm>
                    <a:prstGeom prst="rect">
                      <a:avLst/>
                    </a:prstGeom>
                    <a:noFill/>
                    <a:ln>
                      <a:noFill/>
                    </a:ln>
                  </pic:spPr>
                </pic:pic>
              </a:graphicData>
            </a:graphic>
          </wp:inline>
        </w:drawing>
      </w:r>
    </w:p>
    <w:p w14:paraId="3044CD5D" w14:textId="3245CE66" w:rsidR="00147B03" w:rsidRPr="00591686" w:rsidRDefault="00147B03" w:rsidP="00147B03">
      <w:pPr>
        <w:spacing w:after="240"/>
        <w:jc w:val="both"/>
        <w:rPr>
          <w:rFonts w:ascii="Times New Roman" w:eastAsiaTheme="minorEastAsia" w:hAnsi="Times New Roman" w:cs="Times New Roman"/>
          <w:sz w:val="18"/>
          <w:szCs w:val="18"/>
        </w:rPr>
      </w:pPr>
      <w:bookmarkStart w:id="68" w:name="Figure11"/>
      <w:bookmarkStart w:id="69" w:name="Figure8"/>
      <w:r w:rsidRPr="00591686">
        <w:rPr>
          <w:rFonts w:ascii="Times New Roman" w:hAnsi="Times New Roman" w:cs="Times New Roman"/>
          <w:b/>
          <w:sz w:val="18"/>
          <w:szCs w:val="18"/>
        </w:rPr>
        <w:t xml:space="preserve">Figure </w:t>
      </w:r>
      <w:bookmarkEnd w:id="68"/>
      <w:r w:rsidR="004A6CDF">
        <w:rPr>
          <w:rFonts w:ascii="Times New Roman" w:hAnsi="Times New Roman" w:cs="Times New Roman"/>
          <w:b/>
          <w:sz w:val="18"/>
          <w:szCs w:val="18"/>
        </w:rPr>
        <w:t>8</w:t>
      </w:r>
      <w:bookmarkEnd w:id="69"/>
      <w:r w:rsidRPr="00591686">
        <w:rPr>
          <w:rFonts w:ascii="Times New Roman" w:hAnsi="Times New Roman" w:cs="Times New Roman"/>
          <w:b/>
          <w:sz w:val="18"/>
          <w:szCs w:val="18"/>
        </w:rPr>
        <w:t xml:space="preserve">. </w:t>
      </w:r>
      <w:r w:rsidRPr="00591686">
        <w:rPr>
          <w:rFonts w:ascii="Times New Roman" w:hAnsi="Times New Roman" w:cs="Times New Roman"/>
          <w:bCs/>
          <w:sz w:val="18"/>
          <w:szCs w:val="18"/>
        </w:rPr>
        <w:t xml:space="preserve">A </w:t>
      </w:r>
      <m:oMath>
        <m:sSup>
          <m:sSupPr>
            <m:ctrlPr>
              <w:rPr>
                <w:rFonts w:ascii="Cambria Math" w:eastAsiaTheme="minorEastAsia" w:hAnsi="Cambria Math" w:cs="Times New Roman"/>
                <w:bCs/>
                <w:i/>
                <w:sz w:val="18"/>
                <w:szCs w:val="18"/>
              </w:rPr>
            </m:ctrlPr>
          </m:sSupPr>
          <m:e>
            <m:r>
              <w:rPr>
                <w:rFonts w:ascii="Cambria Math" w:eastAsiaTheme="minorEastAsia" w:hAnsi="Cambria Math" w:cs="Times New Roman"/>
                <w:sz w:val="18"/>
                <w:szCs w:val="18"/>
              </w:rPr>
              <m:t>δ</m:t>
            </m:r>
          </m:e>
          <m:sup>
            <m:r>
              <w:rPr>
                <w:rFonts w:ascii="Cambria Math" w:eastAsiaTheme="minorEastAsia" w:hAnsi="Cambria Math" w:cs="Times New Roman"/>
                <w:sz w:val="18"/>
                <w:szCs w:val="18"/>
              </w:rPr>
              <m:t>18</m:t>
            </m:r>
          </m:sup>
        </m:sSup>
        <m:r>
          <m:rPr>
            <m:sty m:val="p"/>
          </m:rPr>
          <w:rPr>
            <w:rFonts w:ascii="Cambria Math" w:eastAsiaTheme="minorEastAsia" w:hAnsi="Cambria Math" w:cs="Times New Roman"/>
            <w:sz w:val="18"/>
            <w:szCs w:val="18"/>
          </w:rPr>
          <m:t>Ο</m:t>
        </m:r>
      </m:oMath>
      <w:r w:rsidRPr="00591686">
        <w:rPr>
          <w:rFonts w:ascii="Times New Roman" w:eastAsiaTheme="minorEastAsia" w:hAnsi="Times New Roman" w:cs="Times New Roman"/>
          <w:bCs/>
          <w:sz w:val="18"/>
          <w:szCs w:val="18"/>
        </w:rPr>
        <w:t xml:space="preserve"> climate record</w:t>
      </w:r>
      <w:r w:rsidR="009A2762" w:rsidRPr="00591686">
        <w:rPr>
          <w:rFonts w:ascii="Times New Roman" w:eastAsiaTheme="minorEastAsia" w:hAnsi="Times New Roman" w:cs="Times New Roman"/>
          <w:bCs/>
          <w:sz w:val="18"/>
          <w:szCs w:val="18"/>
        </w:rPr>
        <w:t>, with a resolution of 20 years,</w:t>
      </w:r>
      <w:r w:rsidRPr="00591686">
        <w:rPr>
          <w:rFonts w:ascii="Times New Roman" w:eastAsiaTheme="minorEastAsia" w:hAnsi="Times New Roman" w:cs="Times New Roman"/>
          <w:bCs/>
          <w:sz w:val="18"/>
          <w:szCs w:val="18"/>
        </w:rPr>
        <w:t xml:space="preserve"> extending from 70 to 20 thousand years before the present time from NGRIP. This is used as a proxy for the temperature of the northern hemisphere which shows that </w:t>
      </w:r>
      <w:r w:rsidRPr="00591686">
        <w:rPr>
          <w:rFonts w:ascii="Times New Roman" w:eastAsiaTheme="minorEastAsia" w:hAnsi="Times New Roman" w:cs="Times New Roman"/>
          <w:sz w:val="18"/>
          <w:szCs w:val="18"/>
        </w:rPr>
        <w:t xml:space="preserve">the northern </w:t>
      </w:r>
      <w:r w:rsidR="00727D68" w:rsidRPr="00591686">
        <w:rPr>
          <w:rFonts w:ascii="Times New Roman" w:eastAsiaTheme="minorEastAsia" w:hAnsi="Times New Roman" w:cs="Times New Roman"/>
          <w:sz w:val="18"/>
          <w:szCs w:val="18"/>
        </w:rPr>
        <w:t>hemisphere</w:t>
      </w:r>
      <w:r w:rsidRPr="00591686">
        <w:rPr>
          <w:rFonts w:ascii="Times New Roman" w:eastAsiaTheme="minorEastAsia" w:hAnsi="Times New Roman" w:cs="Times New Roman"/>
          <w:sz w:val="18"/>
          <w:szCs w:val="18"/>
        </w:rPr>
        <w:t xml:space="preserve"> climate alternated between cold </w:t>
      </w:r>
      <w:proofErr w:type="spellStart"/>
      <w:r w:rsidRPr="00591686">
        <w:rPr>
          <w:rFonts w:ascii="Times New Roman" w:eastAsiaTheme="minorEastAsia" w:hAnsi="Times New Roman" w:cs="Times New Roman"/>
          <w:sz w:val="18"/>
          <w:szCs w:val="18"/>
        </w:rPr>
        <w:t>stadial</w:t>
      </w:r>
      <w:proofErr w:type="spellEnd"/>
      <w:r w:rsidRPr="00591686">
        <w:rPr>
          <w:rFonts w:ascii="Times New Roman" w:eastAsiaTheme="minorEastAsia" w:hAnsi="Times New Roman" w:cs="Times New Roman"/>
          <w:sz w:val="18"/>
          <w:szCs w:val="18"/>
        </w:rPr>
        <w:t xml:space="preserve"> and warmer interstadial alternative climate states</w:t>
      </w:r>
      <w:r w:rsidRPr="00591686">
        <w:rPr>
          <w:rFonts w:ascii="Times New Roman" w:eastAsiaTheme="minorEastAsia" w:hAnsi="Times New Roman" w:cs="Times New Roman"/>
          <w:bCs/>
          <w:sz w:val="18"/>
          <w:szCs w:val="18"/>
        </w:rPr>
        <w:t xml:space="preserve">. </w:t>
      </w:r>
      <w:r w:rsidRPr="00591686">
        <w:rPr>
          <w:rFonts w:ascii="Times New Roman" w:eastAsiaTheme="minorEastAsia" w:hAnsi="Times New Roman" w:cs="Times New Roman"/>
          <w:sz w:val="18"/>
          <w:szCs w:val="18"/>
        </w:rPr>
        <w:t xml:space="preserve">In this time period </w:t>
      </w:r>
      <w:r w:rsidRPr="00591686">
        <w:rPr>
          <w:rFonts w:ascii="Times New Roman" w:hAnsi="Times New Roman" w:cs="Times New Roman"/>
          <w:bCs/>
          <w:sz w:val="18"/>
          <w:szCs w:val="18"/>
        </w:rPr>
        <w:t xml:space="preserve">majority of </w:t>
      </w:r>
      <w:proofErr w:type="spellStart"/>
      <w:r w:rsidRPr="00591686">
        <w:rPr>
          <w:rFonts w:ascii="Times New Roman" w:eastAsiaTheme="minorEastAsia" w:hAnsi="Times New Roman" w:cs="Times New Roman"/>
          <w:sz w:val="18"/>
          <w:szCs w:val="18"/>
        </w:rPr>
        <w:t>Dansgaard-Oescher</w:t>
      </w:r>
      <w:proofErr w:type="spellEnd"/>
      <w:r w:rsidR="0022380B">
        <w:rPr>
          <w:rFonts w:ascii="Times New Roman" w:eastAsiaTheme="minorEastAsia" w:hAnsi="Times New Roman" w:cs="Times New Roman"/>
          <w:sz w:val="18"/>
          <w:szCs w:val="18"/>
        </w:rPr>
        <w:t xml:space="preserve"> (DO)</w:t>
      </w:r>
      <w:r w:rsidRPr="00591686">
        <w:rPr>
          <w:rFonts w:ascii="Times New Roman" w:eastAsiaTheme="minorEastAsia" w:hAnsi="Times New Roman" w:cs="Times New Roman"/>
          <w:sz w:val="18"/>
          <w:szCs w:val="18"/>
        </w:rPr>
        <w:t xml:space="preserve"> events</w:t>
      </w:r>
      <w:r w:rsidR="00E805FA">
        <w:rPr>
          <w:rFonts w:ascii="Times New Roman" w:eastAsiaTheme="minorEastAsia" w:hAnsi="Times New Roman" w:cs="Times New Roman"/>
          <w:sz w:val="18"/>
          <w:szCs w:val="18"/>
        </w:rPr>
        <w:t>, DO2 to DO18</w:t>
      </w:r>
      <w:r w:rsidR="0080260A">
        <w:rPr>
          <w:rFonts w:ascii="Times New Roman" w:eastAsiaTheme="minorEastAsia" w:hAnsi="Times New Roman" w:cs="Times New Roman"/>
          <w:sz w:val="18"/>
          <w:szCs w:val="18"/>
        </w:rPr>
        <w:t xml:space="preserve"> out of 25 DO events</w:t>
      </w:r>
      <w:r w:rsidR="00E805FA">
        <w:rPr>
          <w:rFonts w:ascii="Times New Roman" w:eastAsiaTheme="minorEastAsia" w:hAnsi="Times New Roman" w:cs="Times New Roman"/>
          <w:sz w:val="18"/>
          <w:szCs w:val="18"/>
        </w:rPr>
        <w:t>,</w:t>
      </w:r>
      <w:r w:rsidRPr="00591686">
        <w:rPr>
          <w:rFonts w:ascii="Times New Roman" w:eastAsiaTheme="minorEastAsia" w:hAnsi="Times New Roman" w:cs="Times New Roman"/>
          <w:sz w:val="18"/>
          <w:szCs w:val="18"/>
        </w:rPr>
        <w:t xml:space="preserve"> occurred</w:t>
      </w:r>
      <w:r w:rsidR="003C155A">
        <w:rPr>
          <w:rFonts w:ascii="Times New Roman" w:eastAsiaTheme="minorEastAsia" w:hAnsi="Times New Roman" w:cs="Times New Roman"/>
          <w:sz w:val="18"/>
          <w:szCs w:val="18"/>
        </w:rPr>
        <w:t xml:space="preserve"> (see the numbers)</w:t>
      </w:r>
      <w:r w:rsidRPr="00591686">
        <w:rPr>
          <w:rFonts w:ascii="Times New Roman" w:eastAsiaTheme="minorEastAsia" w:hAnsi="Times New Roman" w:cs="Times New Roman"/>
          <w:sz w:val="18"/>
          <w:szCs w:val="18"/>
        </w:rPr>
        <w:t>.</w:t>
      </w:r>
    </w:p>
    <w:p w14:paraId="7787B616" w14:textId="753D81BB" w:rsidR="00193E1A" w:rsidRPr="00591686" w:rsidRDefault="00524C06" w:rsidP="00A500CD">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Due </w:t>
      </w:r>
      <w:r w:rsidR="00193E1A" w:rsidRPr="00591686">
        <w:rPr>
          <w:rFonts w:ascii="Times New Roman" w:eastAsiaTheme="minorEastAsia" w:hAnsi="Times New Roman" w:cs="Times New Roman"/>
          <w:sz w:val="20"/>
          <w:szCs w:val="20"/>
        </w:rPr>
        <w:t xml:space="preserve">to its low resolution, </w:t>
      </w:r>
      <w:proofErr w:type="spellStart"/>
      <w:r w:rsidR="00193E1A" w:rsidRPr="00591686">
        <w:rPr>
          <w:rFonts w:ascii="Times New Roman" w:eastAsiaTheme="minorEastAsia" w:hAnsi="Times New Roman" w:cs="Times New Roman"/>
          <w:sz w:val="20"/>
          <w:szCs w:val="20"/>
        </w:rPr>
        <w:t>Hermite</w:t>
      </w:r>
      <w:proofErr w:type="spellEnd"/>
      <w:r w:rsidR="00193E1A" w:rsidRPr="00591686">
        <w:rPr>
          <w:rFonts w:ascii="Times New Roman" w:eastAsiaTheme="minorEastAsia" w:hAnsi="Times New Roman" w:cs="Times New Roman"/>
          <w:sz w:val="20"/>
          <w:szCs w:val="20"/>
        </w:rPr>
        <w:t xml:space="preserve"> reconstruction is necessary. To reconstruct this dataset, use the following commands</w:t>
      </w:r>
      <w:r w:rsidR="003524E2" w:rsidRPr="00591686">
        <w:rPr>
          <w:rFonts w:ascii="Times New Roman" w:eastAsiaTheme="minorEastAsia" w:hAnsi="Times New Roman" w:cs="Times New Roman"/>
          <w:sz w:val="20"/>
          <w:szCs w:val="20"/>
        </w:rPr>
        <w:t xml:space="preserve"> (for details take a look at previous examples)</w:t>
      </w:r>
      <w:r w:rsidR="00193E1A" w:rsidRPr="00591686">
        <w:rPr>
          <w:rFonts w:ascii="Times New Roman" w:eastAsiaTheme="minorEastAsia" w:hAnsi="Times New Roman" w:cs="Times New Roman"/>
          <w:sz w:val="20"/>
          <w:szCs w:val="20"/>
        </w:rPr>
        <w:t xml:space="preserve">. </w:t>
      </w:r>
    </w:p>
    <w:p w14:paraId="16B28851"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 xml:space="preserve">data = </w:t>
      </w:r>
      <w:proofErr w:type="spellStart"/>
      <w:r w:rsidRPr="00193E1A">
        <w:rPr>
          <w:rFonts w:ascii="Consolas" w:eastAsia="Times New Roman" w:hAnsi="Consolas" w:cs="Times New Roman"/>
          <w:sz w:val="20"/>
          <w:szCs w:val="20"/>
        </w:rPr>
        <w:t>readmatrix</w:t>
      </w:r>
      <w:proofErr w:type="spellEnd"/>
      <w:r w:rsidRPr="00193E1A">
        <w:rPr>
          <w:rFonts w:ascii="Consolas" w:eastAsia="Times New Roman" w:hAnsi="Consolas" w:cs="Times New Roman"/>
          <w:sz w:val="20"/>
          <w:szCs w:val="20"/>
        </w:rPr>
        <w:t>(</w:t>
      </w:r>
      <w:r w:rsidRPr="00193E1A">
        <w:rPr>
          <w:rFonts w:ascii="Consolas" w:eastAsia="Times New Roman" w:hAnsi="Consolas" w:cs="Times New Roman"/>
          <w:color w:val="A709F5"/>
          <w:sz w:val="20"/>
          <w:szCs w:val="20"/>
        </w:rPr>
        <w:t>'NGRIP20.csv'</w:t>
      </w:r>
      <w:r w:rsidRPr="00193E1A">
        <w:rPr>
          <w:rFonts w:ascii="Consolas" w:eastAsia="Times New Roman" w:hAnsi="Consolas" w:cs="Times New Roman"/>
          <w:sz w:val="20"/>
          <w:szCs w:val="20"/>
        </w:rPr>
        <w:t>);</w:t>
      </w:r>
    </w:p>
    <w:p w14:paraId="5A243F6D" w14:textId="1C25AF82"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data</w:t>
      </w:r>
      <w:r w:rsidR="007E6081">
        <w:rPr>
          <w:rFonts w:ascii="Consolas" w:eastAsia="Times New Roman" w:hAnsi="Consolas" w:cs="Times New Roman"/>
          <w:sz w:val="20"/>
          <w:szCs w:val="20"/>
        </w:rPr>
        <w:t xml:space="preserve"> </w:t>
      </w:r>
      <w:r w:rsidRPr="00193E1A">
        <w:rPr>
          <w:rFonts w:ascii="Consolas" w:eastAsia="Times New Roman" w:hAnsi="Consolas" w:cs="Times New Roman"/>
          <w:sz w:val="20"/>
          <w:szCs w:val="20"/>
        </w:rPr>
        <w:t>=</w:t>
      </w:r>
      <w:r w:rsidR="007E6081">
        <w:rPr>
          <w:rFonts w:ascii="Consolas" w:eastAsia="Times New Roman" w:hAnsi="Consolas" w:cs="Times New Roman"/>
          <w:sz w:val="20"/>
          <w:szCs w:val="20"/>
        </w:rPr>
        <w:t xml:space="preserve"> </w:t>
      </w:r>
      <w:proofErr w:type="gramStart"/>
      <w:r w:rsidRPr="00193E1A">
        <w:rPr>
          <w:rFonts w:ascii="Consolas" w:eastAsia="Times New Roman" w:hAnsi="Consolas" w:cs="Times New Roman"/>
          <w:sz w:val="20"/>
          <w:szCs w:val="20"/>
        </w:rPr>
        <w:t>data(</w:t>
      </w:r>
      <w:proofErr w:type="gramEnd"/>
      <w:r w:rsidRPr="00193E1A">
        <w:rPr>
          <w:rFonts w:ascii="Consolas" w:eastAsia="Times New Roman" w:hAnsi="Consolas" w:cs="Times New Roman"/>
          <w:sz w:val="20"/>
          <w:szCs w:val="20"/>
        </w:rPr>
        <w:t>2649:5081);</w:t>
      </w:r>
    </w:p>
    <w:p w14:paraId="3BA214AF" w14:textId="6193F2D9" w:rsidR="00193E1A" w:rsidRPr="00193E1A" w:rsidRDefault="00193E1A" w:rsidP="004729A3">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data = data(</w:t>
      </w:r>
      <w:proofErr w:type="gramStart"/>
      <w:r w:rsidRPr="00193E1A">
        <w:rPr>
          <w:rFonts w:ascii="Consolas" w:eastAsia="Times New Roman" w:hAnsi="Consolas" w:cs="Times New Roman"/>
          <w:sz w:val="20"/>
          <w:szCs w:val="20"/>
        </w:rPr>
        <w:t>1:2:end</w:t>
      </w:r>
      <w:proofErr w:type="gramEnd"/>
      <w:r w:rsidRPr="00193E1A">
        <w:rPr>
          <w:rFonts w:ascii="Consolas" w:eastAsia="Times New Roman" w:hAnsi="Consolas" w:cs="Times New Roman"/>
          <w:sz w:val="20"/>
          <w:szCs w:val="20"/>
        </w:rPr>
        <w:t>);</w:t>
      </w:r>
      <w:r w:rsidR="004729A3">
        <w:rPr>
          <w:rFonts w:ascii="Consolas" w:eastAsia="Times New Roman" w:hAnsi="Consolas" w:cs="Times New Roman"/>
          <w:sz w:val="20"/>
          <w:szCs w:val="20"/>
        </w:rPr>
        <w:t xml:space="preserve"> </w:t>
      </w:r>
      <w:r w:rsidR="004729A3" w:rsidRPr="00591686">
        <w:rPr>
          <w:rFonts w:ascii="Consolas" w:eastAsia="Times New Roman" w:hAnsi="Consolas" w:cs="Times New Roman"/>
          <w:color w:val="008013"/>
          <w:sz w:val="20"/>
          <w:szCs w:val="20"/>
        </w:rPr>
        <w:t xml:space="preserve">% </w:t>
      </w:r>
      <w:r w:rsidR="004729A3">
        <w:rPr>
          <w:rFonts w:ascii="Consolas" w:eastAsia="Times New Roman" w:hAnsi="Consolas" w:cs="Times New Roman"/>
          <w:color w:val="008013"/>
          <w:sz w:val="20"/>
          <w:szCs w:val="20"/>
        </w:rPr>
        <w:t xml:space="preserve">The original dataset is not Markov but a sample with every other data point is </w:t>
      </w:r>
    </w:p>
    <w:p w14:paraId="2D821F88"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L = -45.</w:t>
      </w:r>
      <w:proofErr w:type="gramStart"/>
      <w:r w:rsidRPr="00193E1A">
        <w:rPr>
          <w:rFonts w:ascii="Consolas" w:eastAsia="Times New Roman" w:hAnsi="Consolas" w:cs="Times New Roman"/>
          <w:sz w:val="20"/>
          <w:szCs w:val="20"/>
        </w:rPr>
        <w:t>5;R</w:t>
      </w:r>
      <w:proofErr w:type="gramEnd"/>
      <w:r w:rsidRPr="00193E1A">
        <w:rPr>
          <w:rFonts w:ascii="Consolas" w:eastAsia="Times New Roman" w:hAnsi="Consolas" w:cs="Times New Roman"/>
          <w:sz w:val="20"/>
          <w:szCs w:val="20"/>
        </w:rPr>
        <w:t xml:space="preserve"> = -38.2;</w:t>
      </w:r>
    </w:p>
    <w:p w14:paraId="0C0D1DF7" w14:textId="77777777" w:rsidR="00193E1A" w:rsidRPr="00193E1A" w:rsidRDefault="00193E1A" w:rsidP="00193E1A">
      <w:pPr>
        <w:spacing w:after="0" w:line="240" w:lineRule="auto"/>
        <w:rPr>
          <w:rFonts w:ascii="Consolas" w:eastAsia="Times New Roman" w:hAnsi="Consolas" w:cs="Times New Roman"/>
          <w:sz w:val="20"/>
          <w:szCs w:val="20"/>
        </w:rPr>
      </w:pPr>
      <w:proofErr w:type="gramStart"/>
      <w:r w:rsidRPr="00193E1A">
        <w:rPr>
          <w:rFonts w:ascii="Consolas" w:eastAsia="Times New Roman" w:hAnsi="Consolas" w:cs="Times New Roman"/>
          <w:sz w:val="20"/>
          <w:szCs w:val="20"/>
        </w:rPr>
        <w:t>data(</w:t>
      </w:r>
      <w:proofErr w:type="gramEnd"/>
      <w:r w:rsidRPr="00193E1A">
        <w:rPr>
          <w:rFonts w:ascii="Consolas" w:eastAsia="Times New Roman" w:hAnsi="Consolas" w:cs="Times New Roman"/>
          <w:sz w:val="20"/>
          <w:szCs w:val="20"/>
        </w:rPr>
        <w:t>data&lt;L | data&gt;R) = nan;</w:t>
      </w:r>
    </w:p>
    <w:p w14:paraId="6E4339AF" w14:textId="2D41EFF9" w:rsidR="00193E1A" w:rsidRPr="00193E1A" w:rsidRDefault="00193E1A" w:rsidP="00193E1A">
      <w:pPr>
        <w:spacing w:after="0" w:line="240" w:lineRule="auto"/>
        <w:rPr>
          <w:rFonts w:ascii="Consolas" w:eastAsia="Times New Roman" w:hAnsi="Consolas" w:cs="Times New Roman"/>
          <w:sz w:val="20"/>
          <w:szCs w:val="20"/>
        </w:rPr>
      </w:pPr>
      <w:proofErr w:type="spellStart"/>
      <w:r w:rsidRPr="00193E1A">
        <w:rPr>
          <w:rFonts w:ascii="Consolas" w:eastAsia="Times New Roman" w:hAnsi="Consolas" w:cs="Times New Roman"/>
          <w:sz w:val="20"/>
          <w:szCs w:val="20"/>
        </w:rPr>
        <w:t>dt</w:t>
      </w:r>
      <w:proofErr w:type="spellEnd"/>
      <w:r w:rsidRPr="00193E1A">
        <w:rPr>
          <w:rFonts w:ascii="Consolas" w:eastAsia="Times New Roman" w:hAnsi="Consolas" w:cs="Times New Roman"/>
          <w:sz w:val="20"/>
          <w:szCs w:val="20"/>
        </w:rPr>
        <w:t xml:space="preserve"> = 1;</w:t>
      </w:r>
      <w:r w:rsidR="00562BC0">
        <w:rPr>
          <w:rFonts w:ascii="Consolas" w:eastAsia="Times New Roman" w:hAnsi="Consolas" w:cs="Times New Roman"/>
          <w:sz w:val="20"/>
          <w:szCs w:val="20"/>
        </w:rPr>
        <w:t xml:space="preserve"> </w:t>
      </w:r>
      <w:r w:rsidR="00562BC0" w:rsidRPr="00591686">
        <w:rPr>
          <w:rFonts w:ascii="Consolas" w:eastAsia="Times New Roman" w:hAnsi="Consolas" w:cs="Times New Roman"/>
          <w:color w:val="008013"/>
          <w:sz w:val="20"/>
          <w:szCs w:val="20"/>
        </w:rPr>
        <w:t xml:space="preserve">% </w:t>
      </w:r>
      <w:r w:rsidR="00562BC0">
        <w:rPr>
          <w:rFonts w:ascii="Consolas" w:eastAsia="Times New Roman" w:hAnsi="Consolas" w:cs="Times New Roman"/>
          <w:color w:val="008013"/>
          <w:sz w:val="20"/>
          <w:szCs w:val="20"/>
        </w:rPr>
        <w:t>Arbitrary</w:t>
      </w:r>
    </w:p>
    <w:p w14:paraId="2408EE2E"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 xml:space="preserve">mu = 7; sigma = 7;  </w:t>
      </w:r>
    </w:p>
    <w:p w14:paraId="05A61B14" w14:textId="53A6D9FE"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result1</w:t>
      </w:r>
      <w:r w:rsidR="0014516E">
        <w:rPr>
          <w:rFonts w:ascii="Consolas" w:eastAsia="Times New Roman" w:hAnsi="Consolas" w:cs="Times New Roman"/>
          <w:sz w:val="20"/>
          <w:szCs w:val="20"/>
        </w:rPr>
        <w:t>1</w:t>
      </w:r>
      <w:r w:rsidRPr="00193E1A">
        <w:rPr>
          <w:rFonts w:ascii="Consolas" w:eastAsia="Times New Roman" w:hAnsi="Consolas" w:cs="Times New Roman"/>
          <w:sz w:val="20"/>
          <w:szCs w:val="20"/>
        </w:rPr>
        <w:t xml:space="preserve"> = </w:t>
      </w:r>
      <w:proofErr w:type="spellStart"/>
      <w:r w:rsidRPr="00193E1A">
        <w:rPr>
          <w:rFonts w:ascii="Consolas" w:eastAsia="Times New Roman" w:hAnsi="Consolas" w:cs="Times New Roman"/>
          <w:sz w:val="20"/>
          <w:szCs w:val="20"/>
        </w:rPr>
        <w:t>euler_</w:t>
      </w:r>
      <w:proofErr w:type="gramStart"/>
      <w:r w:rsidRPr="00193E1A">
        <w:rPr>
          <w:rFonts w:ascii="Consolas" w:eastAsia="Times New Roman" w:hAnsi="Consolas" w:cs="Times New Roman"/>
          <w:sz w:val="20"/>
          <w:szCs w:val="20"/>
        </w:rPr>
        <w:t>reconstruction</w:t>
      </w:r>
      <w:proofErr w:type="spellEnd"/>
      <w:r w:rsidRPr="00193E1A">
        <w:rPr>
          <w:rFonts w:ascii="Consolas" w:eastAsia="Times New Roman" w:hAnsi="Consolas" w:cs="Times New Roman"/>
          <w:sz w:val="20"/>
          <w:szCs w:val="20"/>
        </w:rPr>
        <w:t>(</w:t>
      </w:r>
      <w:proofErr w:type="gramEnd"/>
      <w:r w:rsidRPr="00193E1A">
        <w:rPr>
          <w:rFonts w:ascii="Consolas" w:eastAsia="Times New Roman" w:hAnsi="Consolas" w:cs="Times New Roman"/>
          <w:sz w:val="20"/>
          <w:szCs w:val="20"/>
        </w:rPr>
        <w:t xml:space="preserve">data, </w:t>
      </w:r>
      <w:proofErr w:type="spellStart"/>
      <w:r w:rsidRPr="00193E1A">
        <w:rPr>
          <w:rFonts w:ascii="Consolas" w:eastAsia="Times New Roman" w:hAnsi="Consolas" w:cs="Times New Roman"/>
          <w:sz w:val="20"/>
          <w:szCs w:val="20"/>
        </w:rPr>
        <w:t>dt</w:t>
      </w:r>
      <w:proofErr w:type="spellEnd"/>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nKnots</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[mu sigma], </w:t>
      </w:r>
      <w:r w:rsidRPr="00193E1A">
        <w:rPr>
          <w:rFonts w:ascii="Consolas" w:eastAsia="Times New Roman" w:hAnsi="Consolas" w:cs="Times New Roman"/>
          <w:color w:val="A709F5"/>
          <w:sz w:val="20"/>
          <w:szCs w:val="20"/>
        </w:rPr>
        <w:t>'spline'</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'QQ'</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'L'</w:t>
      </w:r>
      <w:r w:rsidRPr="00193E1A">
        <w:rPr>
          <w:rFonts w:ascii="Consolas" w:eastAsia="Times New Roman" w:hAnsi="Consolas" w:cs="Times New Roman"/>
          <w:sz w:val="20"/>
          <w:szCs w:val="20"/>
        </w:rPr>
        <w:t xml:space="preserve">, L, </w:t>
      </w:r>
      <w:r w:rsidRPr="00193E1A">
        <w:rPr>
          <w:rFonts w:ascii="Consolas" w:eastAsia="Times New Roman" w:hAnsi="Consolas" w:cs="Times New Roman"/>
          <w:color w:val="A709F5"/>
          <w:sz w:val="20"/>
          <w:szCs w:val="20"/>
        </w:rPr>
        <w:t>'R'</w:t>
      </w:r>
      <w:r w:rsidRPr="00193E1A">
        <w:rPr>
          <w:rFonts w:ascii="Consolas" w:eastAsia="Times New Roman" w:hAnsi="Consolas" w:cs="Times New Roman"/>
          <w:sz w:val="20"/>
          <w:szCs w:val="20"/>
        </w:rPr>
        <w:t xml:space="preserve">, R, </w:t>
      </w:r>
      <w:r w:rsidRPr="00193E1A">
        <w:rPr>
          <w:rFonts w:ascii="Consolas" w:eastAsia="Times New Roman" w:hAnsi="Consolas" w:cs="Times New Roman"/>
          <w:color w:val="0E00FF"/>
          <w:sz w:val="20"/>
          <w:szCs w:val="20"/>
        </w:rPr>
        <w:t>...</w:t>
      </w:r>
      <w:r w:rsidRPr="00193E1A">
        <w:rPr>
          <w:rFonts w:ascii="Consolas" w:eastAsia="Times New Roman" w:hAnsi="Consolas" w:cs="Times New Roman"/>
          <w:color w:val="008013"/>
          <w:sz w:val="20"/>
          <w:szCs w:val="20"/>
        </w:rPr>
        <w:t xml:space="preserve">, </w:t>
      </w:r>
    </w:p>
    <w:p w14:paraId="506982DD" w14:textId="367B61E1"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lb</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[zeros(1, mu) - 10, zeros(1, sigma)+eps],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ub</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zeros(1, mu + sigma) + 10, </w:t>
      </w:r>
      <w:r w:rsidRPr="00193E1A">
        <w:rPr>
          <w:rFonts w:ascii="Consolas" w:eastAsia="Times New Roman" w:hAnsi="Consolas" w:cs="Times New Roman"/>
          <w:color w:val="A709F5"/>
          <w:sz w:val="20"/>
          <w:szCs w:val="20"/>
        </w:rPr>
        <w:t>'solver'</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fmincon</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search_agents</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w:t>
      </w:r>
      <w:del w:id="70" w:author="Babak" w:date="2025-08-07T20:14:00Z">
        <w:r w:rsidR="003610FF" w:rsidDel="007E01CD">
          <w:rPr>
            <w:rFonts w:ascii="Consolas" w:eastAsia="Times New Roman" w:hAnsi="Consolas" w:cs="Times New Roman"/>
            <w:sz w:val="20"/>
            <w:szCs w:val="20"/>
          </w:rPr>
          <w:delText>1</w:delText>
        </w:r>
        <w:r w:rsidR="004F5C17" w:rsidRPr="00591686" w:rsidDel="007E01CD">
          <w:rPr>
            <w:rFonts w:ascii="Consolas" w:eastAsia="Times New Roman" w:hAnsi="Consolas" w:cs="Times New Roman"/>
            <w:sz w:val="20"/>
            <w:szCs w:val="20"/>
          </w:rPr>
          <w:delText>0</w:delText>
        </w:r>
      </w:del>
      <w:ins w:id="71" w:author="Babak" w:date="2025-08-07T20:14:00Z">
        <w:r w:rsidR="007E01CD">
          <w:rPr>
            <w:rFonts w:ascii="Consolas" w:eastAsia="Times New Roman" w:hAnsi="Consolas" w:cs="Times New Roman"/>
            <w:sz w:val="20"/>
            <w:szCs w:val="20"/>
          </w:rPr>
          <w:t>2</w:t>
        </w:r>
        <w:bookmarkStart w:id="72" w:name="_GoBack"/>
        <w:bookmarkEnd w:id="72"/>
        <w:r w:rsidR="007E01CD" w:rsidRPr="00591686">
          <w:rPr>
            <w:rFonts w:ascii="Consolas" w:eastAsia="Times New Roman" w:hAnsi="Consolas" w:cs="Times New Roman"/>
            <w:sz w:val="20"/>
            <w:szCs w:val="20"/>
          </w:rPr>
          <w:t>0</w:t>
        </w:r>
      </w:ins>
      <w:r w:rsidRPr="00193E1A">
        <w:rPr>
          <w:rFonts w:ascii="Consolas" w:eastAsia="Times New Roman" w:hAnsi="Consolas" w:cs="Times New Roman"/>
          <w:sz w:val="20"/>
          <w:szCs w:val="20"/>
        </w:rPr>
        <w:t>);</w:t>
      </w:r>
      <w:r w:rsidR="004F5C17" w:rsidRPr="00591686">
        <w:rPr>
          <w:rFonts w:ascii="Consolas" w:eastAsia="Times New Roman" w:hAnsi="Consolas" w:cs="Times New Roman"/>
          <w:sz w:val="20"/>
          <w:szCs w:val="20"/>
        </w:rPr>
        <w:t xml:space="preserve"> </w:t>
      </w:r>
      <w:r w:rsidR="004F5C17" w:rsidRPr="00591686">
        <w:rPr>
          <w:rFonts w:ascii="Consolas" w:eastAsia="Times New Roman" w:hAnsi="Consolas" w:cs="Times New Roman"/>
          <w:color w:val="008013"/>
          <w:sz w:val="20"/>
          <w:szCs w:val="20"/>
        </w:rPr>
        <w:t>% we used 20 search agents</w:t>
      </w:r>
    </w:p>
    <w:p w14:paraId="7ACE45C1" w14:textId="521F2390"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legpoints1</w:t>
      </w:r>
      <w:r w:rsidR="000636D4">
        <w:rPr>
          <w:rFonts w:ascii="Consolas" w:eastAsia="Times New Roman" w:hAnsi="Consolas" w:cs="Times New Roman"/>
          <w:sz w:val="20"/>
          <w:szCs w:val="20"/>
        </w:rPr>
        <w:t>1</w:t>
      </w:r>
      <w:r w:rsidRPr="00193E1A">
        <w:rPr>
          <w:rFonts w:ascii="Consolas" w:eastAsia="Times New Roman" w:hAnsi="Consolas" w:cs="Times New Roman"/>
          <w:sz w:val="20"/>
          <w:szCs w:val="20"/>
        </w:rPr>
        <w:t xml:space="preserve"> = </w:t>
      </w:r>
      <w:proofErr w:type="spellStart"/>
      <w:r w:rsidRPr="00193E1A">
        <w:rPr>
          <w:rFonts w:ascii="Consolas" w:eastAsia="Times New Roman" w:hAnsi="Consolas" w:cs="Times New Roman"/>
          <w:sz w:val="20"/>
          <w:szCs w:val="20"/>
        </w:rPr>
        <w:t>legitimate_</w:t>
      </w:r>
      <w:proofErr w:type="gramStart"/>
      <w:r w:rsidRPr="00193E1A">
        <w:rPr>
          <w:rFonts w:ascii="Consolas" w:eastAsia="Times New Roman" w:hAnsi="Consolas" w:cs="Times New Roman"/>
          <w:sz w:val="20"/>
          <w:szCs w:val="20"/>
        </w:rPr>
        <w:t>points</w:t>
      </w:r>
      <w:proofErr w:type="spellEnd"/>
      <w:r w:rsidRPr="00193E1A">
        <w:rPr>
          <w:rFonts w:ascii="Consolas" w:eastAsia="Times New Roman" w:hAnsi="Consolas" w:cs="Times New Roman"/>
          <w:sz w:val="20"/>
          <w:szCs w:val="20"/>
        </w:rPr>
        <w:t>(</w:t>
      </w:r>
      <w:proofErr w:type="gramEnd"/>
      <w:r w:rsidRPr="00193E1A">
        <w:rPr>
          <w:rFonts w:ascii="Consolas" w:eastAsia="Times New Roman" w:hAnsi="Consolas" w:cs="Times New Roman"/>
          <w:sz w:val="20"/>
          <w:szCs w:val="20"/>
        </w:rPr>
        <w:t xml:space="preserve">data, </w:t>
      </w:r>
      <w:proofErr w:type="spellStart"/>
      <w:r w:rsidRPr="00193E1A">
        <w:rPr>
          <w:rFonts w:ascii="Consolas" w:eastAsia="Times New Roman" w:hAnsi="Consolas" w:cs="Times New Roman"/>
          <w:sz w:val="20"/>
          <w:szCs w:val="20"/>
        </w:rPr>
        <w:t>dt</w:t>
      </w:r>
      <w:proofErr w:type="spellEnd"/>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prev</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result1</w:t>
      </w:r>
      <w:r w:rsidR="0014516E">
        <w:rPr>
          <w:rFonts w:ascii="Consolas" w:eastAsia="Times New Roman" w:hAnsi="Consolas" w:cs="Times New Roman"/>
          <w:sz w:val="20"/>
          <w:szCs w:val="20"/>
        </w:rPr>
        <w:t>1</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prev_range</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0.5, </w:t>
      </w:r>
      <w:r w:rsidRPr="00193E1A">
        <w:rPr>
          <w:rFonts w:ascii="Consolas" w:eastAsia="Times New Roman" w:hAnsi="Consolas" w:cs="Times New Roman"/>
          <w:color w:val="A709F5"/>
          <w:sz w:val="20"/>
          <w:szCs w:val="20"/>
        </w:rPr>
        <w:t>'j'</w:t>
      </w:r>
      <w:r w:rsidRPr="00193E1A">
        <w:rPr>
          <w:rFonts w:ascii="Consolas" w:eastAsia="Times New Roman" w:hAnsi="Consolas" w:cs="Times New Roman"/>
          <w:sz w:val="20"/>
          <w:szCs w:val="20"/>
        </w:rPr>
        <w:t xml:space="preserve">, 3, </w:t>
      </w:r>
      <w:r w:rsidRPr="00193E1A">
        <w:rPr>
          <w:rFonts w:ascii="Consolas" w:eastAsia="Times New Roman" w:hAnsi="Consolas" w:cs="Times New Roman"/>
          <w:color w:val="A709F5"/>
          <w:sz w:val="20"/>
          <w:szCs w:val="20"/>
        </w:rPr>
        <w:t>'k'</w:t>
      </w:r>
      <w:r w:rsidRPr="00193E1A">
        <w:rPr>
          <w:rFonts w:ascii="Consolas" w:eastAsia="Times New Roman" w:hAnsi="Consolas" w:cs="Times New Roman"/>
          <w:sz w:val="20"/>
          <w:szCs w:val="20"/>
        </w:rPr>
        <w:t>, 9);</w:t>
      </w:r>
    </w:p>
    <w:p w14:paraId="5656E56A" w14:textId="297C8076" w:rsidR="00193E1A" w:rsidRPr="00193E1A" w:rsidRDefault="00193E1A" w:rsidP="00C65608">
      <w:pPr>
        <w:spacing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result_her1</w:t>
      </w:r>
      <w:r w:rsidR="0014516E">
        <w:rPr>
          <w:rFonts w:ascii="Consolas" w:eastAsia="Times New Roman" w:hAnsi="Consolas" w:cs="Times New Roman"/>
          <w:sz w:val="20"/>
          <w:szCs w:val="20"/>
        </w:rPr>
        <w:t>1</w:t>
      </w:r>
      <w:r w:rsidRPr="00193E1A">
        <w:rPr>
          <w:rFonts w:ascii="Consolas" w:eastAsia="Times New Roman" w:hAnsi="Consolas" w:cs="Times New Roman"/>
          <w:sz w:val="20"/>
          <w:szCs w:val="20"/>
        </w:rPr>
        <w:t xml:space="preserve"> = </w:t>
      </w:r>
      <w:proofErr w:type="spellStart"/>
      <w:r w:rsidRPr="00193E1A">
        <w:rPr>
          <w:rFonts w:ascii="Consolas" w:eastAsia="Times New Roman" w:hAnsi="Consolas" w:cs="Times New Roman"/>
          <w:sz w:val="20"/>
          <w:szCs w:val="20"/>
        </w:rPr>
        <w:t>hermite_</w:t>
      </w:r>
      <w:proofErr w:type="gramStart"/>
      <w:r w:rsidRPr="00193E1A">
        <w:rPr>
          <w:rFonts w:ascii="Consolas" w:eastAsia="Times New Roman" w:hAnsi="Consolas" w:cs="Times New Roman"/>
          <w:sz w:val="20"/>
          <w:szCs w:val="20"/>
        </w:rPr>
        <w:t>reconstruction</w:t>
      </w:r>
      <w:proofErr w:type="spellEnd"/>
      <w:r w:rsidRPr="00193E1A">
        <w:rPr>
          <w:rFonts w:ascii="Consolas" w:eastAsia="Times New Roman" w:hAnsi="Consolas" w:cs="Times New Roman"/>
          <w:sz w:val="20"/>
          <w:szCs w:val="20"/>
        </w:rPr>
        <w:t>(</w:t>
      </w:r>
      <w:proofErr w:type="gramEnd"/>
      <w:r w:rsidRPr="00193E1A">
        <w:rPr>
          <w:rFonts w:ascii="Consolas" w:eastAsia="Times New Roman" w:hAnsi="Consolas" w:cs="Times New Roman"/>
          <w:sz w:val="20"/>
          <w:szCs w:val="20"/>
        </w:rPr>
        <w:t xml:space="preserve">data, </w:t>
      </w:r>
      <w:proofErr w:type="spellStart"/>
      <w:r w:rsidRPr="00193E1A">
        <w:rPr>
          <w:rFonts w:ascii="Consolas" w:eastAsia="Times New Roman" w:hAnsi="Consolas" w:cs="Times New Roman"/>
          <w:sz w:val="20"/>
          <w:szCs w:val="20"/>
        </w:rPr>
        <w:t>dt</w:t>
      </w:r>
      <w:proofErr w:type="spellEnd"/>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prev</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w:t>
      </w:r>
      <w:r w:rsidR="000636D4" w:rsidRPr="00193E1A">
        <w:rPr>
          <w:rFonts w:ascii="Consolas" w:eastAsia="Times New Roman" w:hAnsi="Consolas" w:cs="Times New Roman"/>
          <w:sz w:val="20"/>
          <w:szCs w:val="20"/>
        </w:rPr>
        <w:t>legpoints1</w:t>
      </w:r>
      <w:r w:rsidR="000636D4">
        <w:rPr>
          <w:rFonts w:ascii="Consolas" w:eastAsia="Times New Roman" w:hAnsi="Consolas" w:cs="Times New Roman"/>
          <w:sz w:val="20"/>
          <w:szCs w:val="20"/>
        </w:rPr>
        <w:t>1</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'solver'</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fmincon</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w:t>
      </w:r>
    </w:p>
    <w:p w14:paraId="62536B0B" w14:textId="4473E9AE" w:rsidR="00C65608" w:rsidRPr="00591686" w:rsidRDefault="00C65608" w:rsidP="00A500CD">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you get the following Euler results</w:t>
      </w:r>
    </w:p>
    <w:p w14:paraId="3C40D825" w14:textId="77777777"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Estimated </w:t>
      </w:r>
      <w:proofErr w:type="gramStart"/>
      <w:r w:rsidRPr="00591686">
        <w:rPr>
          <w:rFonts w:ascii="Consolas" w:eastAsiaTheme="minorEastAsia" w:hAnsi="Consolas" w:cs="Times New Roman"/>
          <w:sz w:val="20"/>
          <w:szCs w:val="20"/>
        </w:rPr>
        <w:t>parameters :</w:t>
      </w:r>
      <w:proofErr w:type="gramEnd"/>
      <w:r w:rsidRPr="00591686">
        <w:rPr>
          <w:rFonts w:ascii="Consolas" w:eastAsiaTheme="minorEastAsia" w:hAnsi="Consolas" w:cs="Times New Roman"/>
          <w:sz w:val="20"/>
          <w:szCs w:val="20"/>
        </w:rPr>
        <w:t xml:space="preserve"> </w:t>
      </w:r>
    </w:p>
    <w:p w14:paraId="6F003523" w14:textId="7CDC0D86"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2.5801    0.97206   0.0523   -0.50281   -0.18251   -0.23949   -1.1289 </w:t>
      </w:r>
    </w:p>
    <w:p w14:paraId="1EB0DEC8" w14:textId="20FFD4DA"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0.52863   1.079     1.0395    1.2871     1.0323     0.82494    0.78785</w:t>
      </w:r>
    </w:p>
    <w:p w14:paraId="025F623F" w14:textId="5CDFF70B"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sum of log-likelihoods</w:t>
      </w:r>
      <w:proofErr w:type="gramStart"/>
      <w:r w:rsidRPr="00591686">
        <w:rPr>
          <w:rFonts w:ascii="Consolas" w:eastAsiaTheme="minorEastAsia" w:hAnsi="Consolas" w:cs="Times New Roman"/>
          <w:sz w:val="20"/>
          <w:szCs w:val="20"/>
        </w:rPr>
        <w:t>) :</w:t>
      </w:r>
      <w:proofErr w:type="gramEnd"/>
      <w:r w:rsidRPr="00591686">
        <w:rPr>
          <w:rFonts w:ascii="Consolas" w:eastAsiaTheme="minorEastAsia" w:hAnsi="Consolas" w:cs="Times New Roman"/>
          <w:sz w:val="20"/>
          <w:szCs w:val="20"/>
        </w:rPr>
        <w:t xml:space="preserve"> 1721.4668</w:t>
      </w:r>
    </w:p>
    <w:p w14:paraId="2048B838" w14:textId="77777777" w:rsidR="00E82324" w:rsidRPr="00591686" w:rsidRDefault="00E82324" w:rsidP="00E82324">
      <w:pPr>
        <w:spacing w:after="0" w:line="240" w:lineRule="auto"/>
        <w:jc w:val="both"/>
        <w:rPr>
          <w:rFonts w:ascii="Times New Roman" w:eastAsiaTheme="minorEastAsia" w:hAnsi="Times New Roman" w:cs="Times New Roman"/>
          <w:sz w:val="20"/>
          <w:szCs w:val="20"/>
        </w:rPr>
      </w:pPr>
    </w:p>
    <w:p w14:paraId="67371C1A" w14:textId="7F3575D8" w:rsidR="00E82324" w:rsidRPr="00591686" w:rsidRDefault="00E82324" w:rsidP="00E82324">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and the following </w:t>
      </w:r>
      <w:proofErr w:type="spellStart"/>
      <w:r w:rsidRPr="00591686">
        <w:rPr>
          <w:rFonts w:ascii="Times New Roman" w:eastAsiaTheme="minorEastAsia" w:hAnsi="Times New Roman" w:cs="Times New Roman"/>
          <w:sz w:val="20"/>
          <w:szCs w:val="20"/>
        </w:rPr>
        <w:t>Hermite</w:t>
      </w:r>
      <w:proofErr w:type="spellEnd"/>
      <w:r w:rsidRPr="00591686">
        <w:rPr>
          <w:rFonts w:ascii="Times New Roman" w:eastAsiaTheme="minorEastAsia" w:hAnsi="Times New Roman" w:cs="Times New Roman"/>
          <w:sz w:val="20"/>
          <w:szCs w:val="20"/>
        </w:rPr>
        <w:t xml:space="preserve"> results</w:t>
      </w:r>
    </w:p>
    <w:p w14:paraId="7AE576C2" w14:textId="77777777"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Estimated </w:t>
      </w:r>
      <w:proofErr w:type="gramStart"/>
      <w:r w:rsidRPr="00591686">
        <w:rPr>
          <w:rFonts w:ascii="Consolas" w:eastAsiaTheme="minorEastAsia" w:hAnsi="Consolas" w:cs="Times New Roman"/>
          <w:sz w:val="20"/>
          <w:szCs w:val="20"/>
        </w:rPr>
        <w:t>parameters :</w:t>
      </w:r>
      <w:proofErr w:type="gramEnd"/>
      <w:r w:rsidRPr="00591686">
        <w:rPr>
          <w:rFonts w:ascii="Consolas" w:eastAsiaTheme="minorEastAsia" w:hAnsi="Consolas" w:cs="Times New Roman"/>
          <w:sz w:val="20"/>
          <w:szCs w:val="20"/>
        </w:rPr>
        <w:t xml:space="preserve"> </w:t>
      </w:r>
    </w:p>
    <w:p w14:paraId="010991AF" w14:textId="4CF51AFF" w:rsidR="000342AF"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2.2923    1.1239   -0.017088   -0.45515   -0.093535   -0.29108    -1.3325 </w:t>
      </w:r>
    </w:p>
    <w:p w14:paraId="5009EC1C" w14:textId="72197609"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1.626     1.7236    1.5222      1.212    </w:t>
      </w:r>
      <w:r w:rsidR="000342AF" w:rsidRPr="00591686">
        <w:rPr>
          <w:rFonts w:ascii="Consolas" w:eastAsiaTheme="minorEastAsia" w:hAnsi="Consolas" w:cs="Times New Roman"/>
          <w:sz w:val="20"/>
          <w:szCs w:val="20"/>
        </w:rPr>
        <w:t xml:space="preserve"> </w:t>
      </w:r>
      <w:r w:rsidRPr="00591686">
        <w:rPr>
          <w:rFonts w:ascii="Consolas" w:eastAsiaTheme="minorEastAsia" w:hAnsi="Consolas" w:cs="Times New Roman"/>
          <w:sz w:val="20"/>
          <w:szCs w:val="20"/>
        </w:rPr>
        <w:t xml:space="preserve"> 0.98925     0.92439     0.90594</w:t>
      </w:r>
    </w:p>
    <w:p w14:paraId="27B3BCEC" w14:textId="77777777" w:rsidR="00E82324" w:rsidRPr="00591686" w:rsidRDefault="00E82324" w:rsidP="009A2762">
      <w:pPr>
        <w:spacing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sum of log-</w:t>
      </w:r>
      <w:proofErr w:type="gramStart"/>
      <w:r w:rsidRPr="00591686">
        <w:rPr>
          <w:rFonts w:ascii="Consolas" w:eastAsiaTheme="minorEastAsia" w:hAnsi="Consolas" w:cs="Times New Roman"/>
          <w:sz w:val="20"/>
          <w:szCs w:val="20"/>
        </w:rPr>
        <w:t>likelihoods :</w:t>
      </w:r>
      <w:proofErr w:type="gramEnd"/>
      <w:r w:rsidRPr="00591686">
        <w:rPr>
          <w:rFonts w:ascii="Consolas" w:eastAsiaTheme="minorEastAsia" w:hAnsi="Consolas" w:cs="Times New Roman"/>
          <w:sz w:val="20"/>
          <w:szCs w:val="20"/>
        </w:rPr>
        <w:t xml:space="preserve"> 1651.6858</w:t>
      </w:r>
    </w:p>
    <w:p w14:paraId="5A005D69" w14:textId="48A07BEE" w:rsidR="00C65608" w:rsidRPr="00591686" w:rsidRDefault="00270E0A" w:rsidP="00A500CD">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T</w:t>
      </w:r>
      <w:r w:rsidR="009A2762" w:rsidRPr="00591686">
        <w:rPr>
          <w:rFonts w:ascii="Times New Roman" w:eastAsiaTheme="minorEastAsia" w:hAnsi="Times New Roman" w:cs="Times New Roman"/>
          <w:sz w:val="20"/>
          <w:szCs w:val="20"/>
        </w:rPr>
        <w:t>o depict the results type the following command lines</w:t>
      </w:r>
      <w:r w:rsidR="00557D5F" w:rsidRPr="00591686">
        <w:rPr>
          <w:rFonts w:ascii="Times New Roman" w:eastAsiaTheme="minorEastAsia" w:hAnsi="Times New Roman" w:cs="Times New Roman"/>
          <w:sz w:val="20"/>
          <w:szCs w:val="20"/>
        </w:rPr>
        <w:t xml:space="preserve"> (see </w:t>
      </w:r>
      <w:r w:rsidR="00557D5F" w:rsidRPr="00591686">
        <w:rPr>
          <w:rFonts w:ascii="Times New Roman" w:eastAsiaTheme="minorEastAsia" w:hAnsi="Times New Roman" w:cs="Times New Roman"/>
          <w:sz w:val="20"/>
          <w:szCs w:val="20"/>
        </w:rPr>
        <w:fldChar w:fldCharType="begin"/>
      </w:r>
      <w:r w:rsidR="00557D5F" w:rsidRPr="00591686">
        <w:rPr>
          <w:rFonts w:ascii="Times New Roman" w:eastAsiaTheme="minorEastAsia" w:hAnsi="Times New Roman" w:cs="Times New Roman"/>
          <w:sz w:val="20"/>
          <w:szCs w:val="20"/>
        </w:rPr>
        <w:instrText xml:space="preserve"> REF Figure12 \h </w:instrText>
      </w:r>
      <w:r w:rsidR="00557D5F" w:rsidRPr="00591686">
        <w:rPr>
          <w:rFonts w:ascii="Times New Roman" w:eastAsiaTheme="minorEastAsia" w:hAnsi="Times New Roman" w:cs="Times New Roman"/>
          <w:sz w:val="20"/>
          <w:szCs w:val="20"/>
        </w:rPr>
      </w:r>
      <w:r w:rsidR="00557D5F" w:rsidRPr="00591686">
        <w:rPr>
          <w:rFonts w:ascii="Times New Roman" w:eastAsiaTheme="minorEastAsia" w:hAnsi="Times New Roman" w:cs="Times New Roman"/>
          <w:sz w:val="20"/>
          <w:szCs w:val="20"/>
        </w:rPr>
        <w:fldChar w:fldCharType="separate"/>
      </w:r>
      <w:r w:rsidR="00557D5F" w:rsidRPr="00591686">
        <w:rPr>
          <w:rFonts w:ascii="Times New Roman" w:hAnsi="Times New Roman" w:cs="Times New Roman"/>
          <w:b/>
          <w:sz w:val="18"/>
          <w:szCs w:val="18"/>
        </w:rPr>
        <w:t>Figure 12</w:t>
      </w:r>
      <w:r w:rsidR="00557D5F" w:rsidRPr="00591686">
        <w:rPr>
          <w:rFonts w:ascii="Times New Roman" w:eastAsiaTheme="minorEastAsia" w:hAnsi="Times New Roman" w:cs="Times New Roman"/>
          <w:sz w:val="20"/>
          <w:szCs w:val="20"/>
        </w:rPr>
        <w:fldChar w:fldCharType="end"/>
      </w:r>
      <w:r w:rsidR="00557D5F" w:rsidRPr="00591686">
        <w:rPr>
          <w:rFonts w:ascii="Times New Roman" w:eastAsiaTheme="minorEastAsia" w:hAnsi="Times New Roman" w:cs="Times New Roman"/>
          <w:sz w:val="20"/>
          <w:szCs w:val="20"/>
        </w:rPr>
        <w:t>)</w:t>
      </w:r>
    </w:p>
    <w:p w14:paraId="39897BD2" w14:textId="77777777" w:rsidR="009A2762" w:rsidRPr="009A2762" w:rsidRDefault="009A2762" w:rsidP="009A2762">
      <w:pPr>
        <w:spacing w:after="0" w:line="240" w:lineRule="auto"/>
        <w:rPr>
          <w:rFonts w:ascii="Consolas" w:eastAsia="Times New Roman" w:hAnsi="Consolas" w:cs="Times New Roman"/>
          <w:sz w:val="20"/>
          <w:szCs w:val="20"/>
        </w:rPr>
      </w:pPr>
      <w:proofErr w:type="spellStart"/>
      <w:r w:rsidRPr="009A2762">
        <w:rPr>
          <w:rFonts w:ascii="Consolas" w:eastAsia="Times New Roman" w:hAnsi="Consolas" w:cs="Times New Roman"/>
          <w:sz w:val="20"/>
          <w:szCs w:val="20"/>
        </w:rPr>
        <w:lastRenderedPageBreak/>
        <w:t>xplot</w:t>
      </w:r>
      <w:proofErr w:type="spellEnd"/>
      <w:r w:rsidRPr="009A2762">
        <w:rPr>
          <w:rFonts w:ascii="Consolas" w:eastAsia="Times New Roman" w:hAnsi="Consolas" w:cs="Times New Roman"/>
          <w:sz w:val="20"/>
          <w:szCs w:val="20"/>
        </w:rPr>
        <w:t xml:space="preserve"> = </w:t>
      </w:r>
      <w:proofErr w:type="spellStart"/>
      <w:r w:rsidRPr="009A2762">
        <w:rPr>
          <w:rFonts w:ascii="Consolas" w:eastAsia="Times New Roman" w:hAnsi="Consolas" w:cs="Times New Roman"/>
          <w:sz w:val="20"/>
          <w:szCs w:val="20"/>
        </w:rPr>
        <w:t>linspace</w:t>
      </w:r>
      <w:proofErr w:type="spellEnd"/>
      <w:r w:rsidRPr="009A2762">
        <w:rPr>
          <w:rFonts w:ascii="Consolas" w:eastAsia="Times New Roman" w:hAnsi="Consolas" w:cs="Times New Roman"/>
          <w:sz w:val="20"/>
          <w:szCs w:val="20"/>
        </w:rPr>
        <w:t>(</w:t>
      </w:r>
      <w:proofErr w:type="gramStart"/>
      <w:r w:rsidRPr="009A2762">
        <w:rPr>
          <w:rFonts w:ascii="Consolas" w:eastAsia="Times New Roman" w:hAnsi="Consolas" w:cs="Times New Roman"/>
          <w:sz w:val="20"/>
          <w:szCs w:val="20"/>
        </w:rPr>
        <w:t>L,R</w:t>
      </w:r>
      <w:proofErr w:type="gramEnd"/>
      <w:r w:rsidRPr="009A2762">
        <w:rPr>
          <w:rFonts w:ascii="Consolas" w:eastAsia="Times New Roman" w:hAnsi="Consolas" w:cs="Times New Roman"/>
          <w:sz w:val="20"/>
          <w:szCs w:val="20"/>
        </w:rPr>
        <w:t>,2000);</w:t>
      </w:r>
    </w:p>
    <w:p w14:paraId="6A6007B8" w14:textId="2858E531" w:rsidR="009A2762" w:rsidRPr="009A2762" w:rsidRDefault="009A2762" w:rsidP="009A2762">
      <w:pPr>
        <w:spacing w:after="0" w:line="240" w:lineRule="auto"/>
        <w:rPr>
          <w:rFonts w:ascii="Consolas" w:eastAsia="Times New Roman" w:hAnsi="Consolas" w:cs="Times New Roman"/>
          <w:sz w:val="20"/>
          <w:szCs w:val="20"/>
        </w:rPr>
      </w:pPr>
      <w:proofErr w:type="spellStart"/>
      <w:r w:rsidRPr="009A2762">
        <w:rPr>
          <w:rFonts w:ascii="Consolas" w:eastAsia="Times New Roman" w:hAnsi="Consolas" w:cs="Times New Roman"/>
          <w:sz w:val="20"/>
          <w:szCs w:val="20"/>
        </w:rPr>
        <w:t>plot_results</w:t>
      </w:r>
      <w:proofErr w:type="spellEnd"/>
      <w:r w:rsidRPr="009A2762">
        <w:rPr>
          <w:rFonts w:ascii="Consolas" w:eastAsia="Times New Roman" w:hAnsi="Consolas" w:cs="Times New Roman"/>
          <w:sz w:val="20"/>
          <w:szCs w:val="20"/>
        </w:rPr>
        <w:t>(result</w:t>
      </w:r>
      <w:proofErr w:type="gramStart"/>
      <w:r w:rsidRPr="009A2762">
        <w:rPr>
          <w:rFonts w:ascii="Consolas" w:eastAsia="Times New Roman" w:hAnsi="Consolas" w:cs="Times New Roman"/>
          <w:sz w:val="20"/>
          <w:szCs w:val="20"/>
        </w:rPr>
        <w:t>1</w:t>
      </w:r>
      <w:r w:rsidR="0014516E">
        <w:rPr>
          <w:rFonts w:ascii="Consolas" w:eastAsia="Times New Roman" w:hAnsi="Consolas" w:cs="Times New Roman"/>
          <w:sz w:val="20"/>
          <w:szCs w:val="20"/>
        </w:rPr>
        <w:t>1</w:t>
      </w:r>
      <w:r w:rsidRPr="009A2762">
        <w:rPr>
          <w:rFonts w:ascii="Consolas" w:eastAsia="Times New Roman" w:hAnsi="Consolas" w:cs="Times New Roman"/>
          <w:sz w:val="20"/>
          <w:szCs w:val="20"/>
        </w:rPr>
        <w:t>,xplot</w:t>
      </w:r>
      <w:proofErr w:type="gramEnd"/>
      <w:r w:rsidRPr="009A2762">
        <w:rPr>
          <w:rFonts w:ascii="Consolas" w:eastAsia="Times New Roman" w:hAnsi="Consolas" w:cs="Times New Roman"/>
          <w:sz w:val="20"/>
          <w:szCs w:val="20"/>
        </w:rPr>
        <w:t>);</w:t>
      </w:r>
    </w:p>
    <w:p w14:paraId="01151549" w14:textId="755D56B9" w:rsidR="009A2762" w:rsidRPr="009A2762" w:rsidRDefault="009A2762" w:rsidP="009A2762">
      <w:pPr>
        <w:spacing w:after="0" w:line="240" w:lineRule="auto"/>
        <w:rPr>
          <w:rFonts w:ascii="Consolas" w:eastAsia="Times New Roman" w:hAnsi="Consolas" w:cs="Times New Roman"/>
          <w:sz w:val="20"/>
          <w:szCs w:val="20"/>
        </w:rPr>
      </w:pPr>
      <w:proofErr w:type="spellStart"/>
      <w:r w:rsidRPr="009A2762">
        <w:rPr>
          <w:rFonts w:ascii="Consolas" w:eastAsia="Times New Roman" w:hAnsi="Consolas" w:cs="Times New Roman"/>
          <w:sz w:val="20"/>
          <w:szCs w:val="20"/>
        </w:rPr>
        <w:t>plot_results</w:t>
      </w:r>
      <w:proofErr w:type="spellEnd"/>
      <w:r w:rsidRPr="009A2762">
        <w:rPr>
          <w:rFonts w:ascii="Consolas" w:eastAsia="Times New Roman" w:hAnsi="Consolas" w:cs="Times New Roman"/>
          <w:sz w:val="20"/>
          <w:szCs w:val="20"/>
        </w:rPr>
        <w:t>(result_her</w:t>
      </w:r>
      <w:proofErr w:type="gramStart"/>
      <w:r w:rsidRPr="009A2762">
        <w:rPr>
          <w:rFonts w:ascii="Consolas" w:eastAsia="Times New Roman" w:hAnsi="Consolas" w:cs="Times New Roman"/>
          <w:sz w:val="20"/>
          <w:szCs w:val="20"/>
        </w:rPr>
        <w:t>1</w:t>
      </w:r>
      <w:r w:rsidR="0014516E">
        <w:rPr>
          <w:rFonts w:ascii="Consolas" w:eastAsia="Times New Roman" w:hAnsi="Consolas" w:cs="Times New Roman"/>
          <w:sz w:val="20"/>
          <w:szCs w:val="20"/>
        </w:rPr>
        <w:t>1</w:t>
      </w:r>
      <w:r w:rsidRPr="009A2762">
        <w:rPr>
          <w:rFonts w:ascii="Consolas" w:eastAsia="Times New Roman" w:hAnsi="Consolas" w:cs="Times New Roman"/>
          <w:sz w:val="20"/>
          <w:szCs w:val="20"/>
        </w:rPr>
        <w:t>,xplot</w:t>
      </w:r>
      <w:proofErr w:type="gramEnd"/>
      <w:r w:rsidRPr="009A2762">
        <w:rPr>
          <w:rFonts w:ascii="Consolas" w:eastAsia="Times New Roman" w:hAnsi="Consolas" w:cs="Times New Roman"/>
          <w:sz w:val="20"/>
          <w:szCs w:val="20"/>
        </w:rPr>
        <w:t>);</w:t>
      </w:r>
    </w:p>
    <w:p w14:paraId="617CE684" w14:textId="20DE332A" w:rsidR="009A2762" w:rsidRPr="00591686" w:rsidRDefault="009A2762" w:rsidP="00A500CD">
      <w:pPr>
        <w:jc w:val="both"/>
        <w:rPr>
          <w:rFonts w:ascii="Times New Roman" w:eastAsiaTheme="minorEastAsia" w:hAnsi="Times New Roman" w:cs="Times New Roman"/>
          <w:sz w:val="20"/>
          <w:szCs w:val="20"/>
        </w:rPr>
      </w:pPr>
    </w:p>
    <w:p w14:paraId="075D9B18" w14:textId="3BD550E4" w:rsidR="009A2762" w:rsidRDefault="009A2762" w:rsidP="00A500CD">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noProof/>
          <w:sz w:val="20"/>
          <w:szCs w:val="20"/>
        </w:rPr>
        <w:drawing>
          <wp:inline distT="0" distB="0" distL="0" distR="0" wp14:anchorId="609D8047" wp14:editId="58192148">
            <wp:extent cx="2743450" cy="205488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9812" cy="2067144"/>
                    </a:xfrm>
                    <a:prstGeom prst="rect">
                      <a:avLst/>
                    </a:prstGeom>
                    <a:noFill/>
                    <a:ln>
                      <a:noFill/>
                    </a:ln>
                  </pic:spPr>
                </pic:pic>
              </a:graphicData>
            </a:graphic>
          </wp:inline>
        </w:drawing>
      </w:r>
      <w:r w:rsidRPr="00591686">
        <w:rPr>
          <w:rFonts w:ascii="Times New Roman" w:eastAsiaTheme="minorEastAsia" w:hAnsi="Times New Roman" w:cs="Times New Roman"/>
          <w:noProof/>
          <w:sz w:val="20"/>
          <w:szCs w:val="20"/>
        </w:rPr>
        <w:drawing>
          <wp:inline distT="0" distB="0" distL="0" distR="0" wp14:anchorId="42CFC32F" wp14:editId="571EA7BD">
            <wp:extent cx="2769442" cy="207435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1677" cy="2083521"/>
                    </a:xfrm>
                    <a:prstGeom prst="rect">
                      <a:avLst/>
                    </a:prstGeom>
                    <a:noFill/>
                    <a:ln>
                      <a:noFill/>
                    </a:ln>
                  </pic:spPr>
                </pic:pic>
              </a:graphicData>
            </a:graphic>
          </wp:inline>
        </w:drawing>
      </w:r>
    </w:p>
    <w:p w14:paraId="14E75EF7" w14:textId="5CF21E8D" w:rsidR="009A2762" w:rsidRPr="00591686" w:rsidRDefault="009A2762" w:rsidP="009A2762">
      <w:pPr>
        <w:spacing w:after="240"/>
        <w:jc w:val="both"/>
        <w:rPr>
          <w:rFonts w:ascii="Times New Roman" w:eastAsia="Times New Roman" w:hAnsi="Times New Roman" w:cs="Times New Roman"/>
          <w:b/>
          <w:bCs/>
          <w:i/>
          <w:iCs/>
          <w:color w:val="0070C0"/>
        </w:rPr>
      </w:pPr>
      <w:bookmarkStart w:id="73" w:name="Figure12"/>
      <w:bookmarkStart w:id="74" w:name="Figure9"/>
      <w:r w:rsidRPr="00591686">
        <w:rPr>
          <w:rFonts w:ascii="Times New Roman" w:hAnsi="Times New Roman" w:cs="Times New Roman"/>
          <w:b/>
          <w:sz w:val="18"/>
          <w:szCs w:val="18"/>
        </w:rPr>
        <w:t xml:space="preserve">Figure </w:t>
      </w:r>
      <w:bookmarkEnd w:id="73"/>
      <w:r w:rsidR="004A6CDF">
        <w:rPr>
          <w:rFonts w:ascii="Times New Roman" w:hAnsi="Times New Roman" w:cs="Times New Roman"/>
          <w:b/>
          <w:sz w:val="18"/>
          <w:szCs w:val="18"/>
        </w:rPr>
        <w:t>9</w:t>
      </w:r>
      <w:bookmarkEnd w:id="74"/>
      <w:r w:rsidRPr="00591686">
        <w:rPr>
          <w:rFonts w:ascii="Times New Roman" w:hAnsi="Times New Roman" w:cs="Times New Roman"/>
          <w:b/>
          <w:sz w:val="18"/>
          <w:szCs w:val="18"/>
        </w:rPr>
        <w:t xml:space="preserve">. Illustration of Euler and </w:t>
      </w:r>
      <w:proofErr w:type="spellStart"/>
      <w:r w:rsidRPr="00591686">
        <w:rPr>
          <w:rFonts w:ascii="Times New Roman" w:hAnsi="Times New Roman" w:cs="Times New Roman"/>
          <w:b/>
          <w:sz w:val="18"/>
          <w:szCs w:val="18"/>
        </w:rPr>
        <w:t>Hermite</w:t>
      </w:r>
      <w:proofErr w:type="spellEnd"/>
      <w:r w:rsidRPr="00591686">
        <w:rPr>
          <w:rFonts w:ascii="Times New Roman" w:hAnsi="Times New Roman" w:cs="Times New Roman"/>
          <w:b/>
          <w:sz w:val="18"/>
          <w:szCs w:val="18"/>
        </w:rPr>
        <w:t xml:space="preserve"> spline reconstructions applied to a low-resolution </w:t>
      </w:r>
      <w:r w:rsidR="0001261A" w:rsidRPr="00591686">
        <w:rPr>
          <w:rFonts w:ascii="Times New Roman" w:hAnsi="Times New Roman" w:cs="Times New Roman"/>
          <w:b/>
          <w:sz w:val="18"/>
          <w:szCs w:val="18"/>
        </w:rPr>
        <w:t>ice-core climate</w:t>
      </w:r>
      <w:r w:rsidRPr="00591686">
        <w:rPr>
          <w:rFonts w:ascii="Times New Roman" w:hAnsi="Times New Roman" w:cs="Times New Roman"/>
          <w:b/>
          <w:sz w:val="18"/>
          <w:szCs w:val="18"/>
        </w:rPr>
        <w:t xml:space="preserve"> dataset</w:t>
      </w:r>
      <w:r w:rsidRPr="00591686">
        <w:rPr>
          <w:rFonts w:ascii="Times New Roman" w:hAnsi="Times New Roman" w:cs="Times New Roman"/>
          <w:bCs/>
          <w:sz w:val="18"/>
          <w:szCs w:val="18"/>
        </w:rPr>
        <w:t xml:space="preserve">. The left panel depicts the Euler reconstructed spline model, while the right panel depicts the </w:t>
      </w:r>
      <w:proofErr w:type="spellStart"/>
      <w:r w:rsidRPr="00591686">
        <w:rPr>
          <w:rFonts w:ascii="Times New Roman" w:hAnsi="Times New Roman" w:cs="Times New Roman"/>
          <w:bCs/>
          <w:sz w:val="18"/>
          <w:szCs w:val="18"/>
        </w:rPr>
        <w:t>Hermite</w:t>
      </w:r>
      <w:proofErr w:type="spellEnd"/>
      <w:r w:rsidRPr="00591686">
        <w:rPr>
          <w:rFonts w:ascii="Times New Roman" w:hAnsi="Times New Roman" w:cs="Times New Roman"/>
          <w:bCs/>
          <w:sz w:val="18"/>
          <w:szCs w:val="18"/>
        </w:rPr>
        <w:t xml:space="preserve"> reconstructed spline model. The data are </w:t>
      </w:r>
      <w:r w:rsidR="0001261A" w:rsidRPr="00591686">
        <w:rPr>
          <w:rFonts w:ascii="Times New Roman" w:hAnsi="Times New Roman" w:cs="Times New Roman"/>
          <w:bCs/>
          <w:sz w:val="18"/>
          <w:szCs w:val="18"/>
        </w:rPr>
        <w:t xml:space="preserve">illustrated in </w:t>
      </w:r>
      <w:r w:rsidR="00D413D8">
        <w:rPr>
          <w:rFonts w:ascii="Times New Roman" w:hAnsi="Times New Roman" w:cs="Times New Roman"/>
          <w:bCs/>
          <w:sz w:val="18"/>
          <w:szCs w:val="18"/>
        </w:rPr>
        <w:fldChar w:fldCharType="begin"/>
      </w:r>
      <w:r w:rsidR="00D413D8">
        <w:rPr>
          <w:rFonts w:ascii="Times New Roman" w:hAnsi="Times New Roman" w:cs="Times New Roman"/>
          <w:bCs/>
          <w:sz w:val="18"/>
          <w:szCs w:val="18"/>
        </w:rPr>
        <w:instrText xml:space="preserve"> REF Figure8 \h </w:instrText>
      </w:r>
      <w:r w:rsidR="00D413D8">
        <w:rPr>
          <w:rFonts w:ascii="Times New Roman" w:hAnsi="Times New Roman" w:cs="Times New Roman"/>
          <w:bCs/>
          <w:sz w:val="18"/>
          <w:szCs w:val="18"/>
        </w:rPr>
      </w:r>
      <w:r w:rsidR="00D413D8">
        <w:rPr>
          <w:rFonts w:ascii="Times New Roman" w:hAnsi="Times New Roman" w:cs="Times New Roman"/>
          <w:bCs/>
          <w:sz w:val="18"/>
          <w:szCs w:val="18"/>
        </w:rPr>
        <w:fldChar w:fldCharType="separate"/>
      </w:r>
      <w:r w:rsidR="00D413D8" w:rsidRPr="00591686">
        <w:rPr>
          <w:rFonts w:ascii="Times New Roman" w:hAnsi="Times New Roman" w:cs="Times New Roman"/>
          <w:b/>
          <w:sz w:val="18"/>
          <w:szCs w:val="18"/>
        </w:rPr>
        <w:t xml:space="preserve">Figure </w:t>
      </w:r>
      <w:r w:rsidR="00D413D8">
        <w:rPr>
          <w:rFonts w:ascii="Times New Roman" w:hAnsi="Times New Roman" w:cs="Times New Roman"/>
          <w:b/>
          <w:sz w:val="18"/>
          <w:szCs w:val="18"/>
        </w:rPr>
        <w:t>8</w:t>
      </w:r>
      <w:r w:rsidR="00D413D8">
        <w:rPr>
          <w:rFonts w:ascii="Times New Roman" w:hAnsi="Times New Roman" w:cs="Times New Roman"/>
          <w:bCs/>
          <w:sz w:val="18"/>
          <w:szCs w:val="18"/>
        </w:rPr>
        <w:fldChar w:fldCharType="end"/>
      </w:r>
      <w:r w:rsidRPr="00591686">
        <w:rPr>
          <w:rFonts w:ascii="Times New Roman" w:hAnsi="Times New Roman" w:cs="Times New Roman"/>
          <w:color w:val="0D0D0D"/>
          <w:sz w:val="18"/>
          <w:szCs w:val="18"/>
          <w:shd w:val="clear" w:color="auto" w:fill="FFFFFF"/>
        </w:rPr>
        <w:t>.</w:t>
      </w:r>
      <w:r w:rsidRPr="00591686">
        <w:rPr>
          <w:rFonts w:ascii="Times New Roman" w:hAnsi="Times New Roman" w:cs="Times New Roman"/>
          <w:color w:val="0D0D0D"/>
          <w:sz w:val="20"/>
          <w:szCs w:val="20"/>
          <w:shd w:val="clear" w:color="auto" w:fill="FFFFFF"/>
        </w:rPr>
        <w:t xml:space="preserve">   </w:t>
      </w:r>
    </w:p>
    <w:p w14:paraId="6DDDF3F5" w14:textId="2E266752" w:rsidR="00846744" w:rsidRPr="00591686" w:rsidRDefault="00A500CD" w:rsidP="001810DA">
      <w:pPr>
        <w:spacing w:after="24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Some explanations are needed here. First, </w:t>
      </w:r>
      <w:r w:rsidR="00E364C0" w:rsidRPr="00591686">
        <w:rPr>
          <w:rFonts w:ascii="Times New Roman" w:eastAsiaTheme="minorEastAsia" w:hAnsi="Times New Roman" w:cs="Times New Roman"/>
          <w:sz w:val="20"/>
          <w:szCs w:val="20"/>
        </w:rPr>
        <w:t>as mentioned</w:t>
      </w:r>
      <w:r w:rsidR="003E77A7" w:rsidRPr="00591686">
        <w:rPr>
          <w:rFonts w:ascii="Times New Roman" w:eastAsiaTheme="minorEastAsia" w:hAnsi="Times New Roman" w:cs="Times New Roman"/>
          <w:sz w:val="20"/>
          <w:szCs w:val="20"/>
        </w:rPr>
        <w:t>,</w:t>
      </w:r>
      <w:r w:rsidR="00E364C0"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the entire data</w:t>
      </w:r>
      <w:r w:rsidR="003E77A7" w:rsidRPr="00591686">
        <w:rPr>
          <w:rFonts w:ascii="Times New Roman" w:eastAsiaTheme="minorEastAsia" w:hAnsi="Times New Roman" w:cs="Times New Roman"/>
          <w:sz w:val="20"/>
          <w:szCs w:val="20"/>
        </w:rPr>
        <w:t>set</w:t>
      </w:r>
      <w:r w:rsidRPr="00591686">
        <w:rPr>
          <w:rFonts w:ascii="Times New Roman" w:eastAsiaTheme="minorEastAsia" w:hAnsi="Times New Roman" w:cs="Times New Roman"/>
          <w:sz w:val="20"/>
          <w:szCs w:val="20"/>
        </w:rPr>
        <w:t xml:space="preserve"> is not stationary</w:t>
      </w:r>
      <w:r w:rsidR="003E77A7"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which is a data requirement in </w:t>
      </w:r>
      <w:r w:rsidR="00BE5075" w:rsidRPr="00591686">
        <w:rPr>
          <w:rFonts w:ascii="Times New Roman" w:eastAsiaTheme="minorEastAsia" w:hAnsi="Times New Roman" w:cs="Times New Roman"/>
          <w:sz w:val="20"/>
          <w:szCs w:val="20"/>
        </w:rPr>
        <w:t>sub</w:t>
      </w:r>
      <w:r w:rsidRPr="00591686">
        <w:rPr>
          <w:rFonts w:ascii="Times New Roman" w:eastAsiaTheme="minorEastAsia" w:hAnsi="Times New Roman" w:cs="Times New Roman"/>
          <w:sz w:val="20"/>
          <w:szCs w:val="20"/>
        </w:rPr>
        <w:t xml:space="preserve">section </w:t>
      </w:r>
      <w:r w:rsidR="00BE5075" w:rsidRPr="00591686">
        <w:rPr>
          <w:rFonts w:ascii="Times New Roman" w:eastAsiaTheme="minorEastAsia" w:hAnsi="Times New Roman" w:cs="Times New Roman"/>
          <w:sz w:val="20"/>
          <w:szCs w:val="20"/>
        </w:rPr>
        <w:fldChar w:fldCharType="begin"/>
      </w:r>
      <w:r w:rsidR="00BE5075" w:rsidRPr="00591686">
        <w:rPr>
          <w:rFonts w:ascii="Times New Roman" w:eastAsiaTheme="minorEastAsia" w:hAnsi="Times New Roman" w:cs="Times New Roman"/>
          <w:sz w:val="20"/>
          <w:szCs w:val="20"/>
        </w:rPr>
        <w:instrText xml:space="preserve"> REF Subsection61 \r \h </w:instrText>
      </w:r>
      <w:r w:rsidR="00846744" w:rsidRPr="00591686">
        <w:rPr>
          <w:rFonts w:ascii="Times New Roman" w:eastAsiaTheme="minorEastAsia" w:hAnsi="Times New Roman" w:cs="Times New Roman"/>
          <w:sz w:val="20"/>
          <w:szCs w:val="20"/>
        </w:rPr>
        <w:instrText xml:space="preserve"> \* MERGEFORMAT </w:instrText>
      </w:r>
      <w:r w:rsidR="00BE5075" w:rsidRPr="00591686">
        <w:rPr>
          <w:rFonts w:ascii="Times New Roman" w:eastAsiaTheme="minorEastAsia" w:hAnsi="Times New Roman" w:cs="Times New Roman"/>
          <w:sz w:val="20"/>
          <w:szCs w:val="20"/>
        </w:rPr>
      </w:r>
      <w:r w:rsidR="00BE5075" w:rsidRPr="00591686">
        <w:rPr>
          <w:rFonts w:ascii="Times New Roman" w:eastAsiaTheme="minorEastAsia" w:hAnsi="Times New Roman" w:cs="Times New Roman"/>
          <w:sz w:val="20"/>
          <w:szCs w:val="20"/>
        </w:rPr>
        <w:fldChar w:fldCharType="separate"/>
      </w:r>
      <w:r w:rsidR="00BE5075" w:rsidRPr="00591686">
        <w:rPr>
          <w:rFonts w:ascii="Times New Roman" w:eastAsiaTheme="minorEastAsia" w:hAnsi="Times New Roman" w:cs="Times New Roman"/>
          <w:sz w:val="20"/>
          <w:szCs w:val="20"/>
        </w:rPr>
        <w:t>6.1</w:t>
      </w:r>
      <w:r w:rsidR="00BE5075"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xml:space="preserve">. However, </w:t>
      </w:r>
      <w:r w:rsidR="00E364C0" w:rsidRPr="00591686">
        <w:rPr>
          <w:rFonts w:ascii="Times New Roman" w:eastAsiaTheme="minorEastAsia" w:hAnsi="Times New Roman" w:cs="Times New Roman"/>
          <w:sz w:val="20"/>
          <w:szCs w:val="20"/>
        </w:rPr>
        <w:t xml:space="preserve">we have analyzed a portion of data </w:t>
      </w:r>
      <w:r w:rsidR="003E77A7" w:rsidRPr="00591686">
        <w:rPr>
          <w:rFonts w:ascii="Times New Roman" w:eastAsiaTheme="minorEastAsia" w:hAnsi="Times New Roman" w:cs="Times New Roman"/>
          <w:sz w:val="20"/>
          <w:szCs w:val="20"/>
        </w:rPr>
        <w:t>that</w:t>
      </w:r>
      <w:r w:rsidR="00E364C0" w:rsidRPr="00591686">
        <w:rPr>
          <w:rFonts w:ascii="Times New Roman" w:eastAsiaTheme="minorEastAsia" w:hAnsi="Times New Roman" w:cs="Times New Roman"/>
          <w:sz w:val="20"/>
          <w:szCs w:val="20"/>
        </w:rPr>
        <w:t xml:space="preserve"> is stationary.</w:t>
      </w:r>
      <w:r w:rsidR="000F22F0" w:rsidRPr="00591686">
        <w:rPr>
          <w:rFonts w:ascii="Times New Roman" w:eastAsiaTheme="minorEastAsia" w:hAnsi="Times New Roman" w:cs="Times New Roman"/>
          <w:sz w:val="20"/>
          <w:szCs w:val="20"/>
        </w:rPr>
        <w:t xml:space="preserve"> If the analysis of the entire dataset is the goal</w:t>
      </w:r>
      <w:r w:rsidR="003E77A7" w:rsidRPr="00591686">
        <w:rPr>
          <w:rFonts w:ascii="Times New Roman" w:eastAsiaTheme="minorEastAsia" w:hAnsi="Times New Roman" w:cs="Times New Roman"/>
          <w:sz w:val="20"/>
          <w:szCs w:val="20"/>
        </w:rPr>
        <w:t>,</w:t>
      </w:r>
      <w:r w:rsidR="000F22F0" w:rsidRPr="00591686">
        <w:rPr>
          <w:rFonts w:ascii="Times New Roman" w:eastAsiaTheme="minorEastAsia" w:hAnsi="Times New Roman" w:cs="Times New Roman"/>
          <w:sz w:val="20"/>
          <w:szCs w:val="20"/>
        </w:rPr>
        <w:t xml:space="preserve"> then the analysis </w:t>
      </w:r>
      <w:r w:rsidR="003E77A7" w:rsidRPr="00591686">
        <w:rPr>
          <w:rFonts w:ascii="Times New Roman" w:eastAsiaTheme="minorEastAsia" w:hAnsi="Times New Roman" w:cs="Times New Roman"/>
          <w:sz w:val="20"/>
          <w:szCs w:val="20"/>
        </w:rPr>
        <w:t>performed on this</w:t>
      </w:r>
      <w:r w:rsidR="000F22F0" w:rsidRPr="00591686">
        <w:rPr>
          <w:rFonts w:ascii="Times New Roman" w:eastAsiaTheme="minorEastAsia" w:hAnsi="Times New Roman" w:cs="Times New Roman"/>
          <w:sz w:val="20"/>
          <w:szCs w:val="20"/>
        </w:rPr>
        <w:t xml:space="preserve"> portion should be repeated using a moving window approach</w:t>
      </w:r>
      <w:r w:rsidR="003E77A7" w:rsidRPr="00591686">
        <w:rPr>
          <w:rFonts w:ascii="Times New Roman" w:eastAsiaTheme="minorEastAsia" w:hAnsi="Times New Roman" w:cs="Times New Roman"/>
          <w:sz w:val="20"/>
          <w:szCs w:val="20"/>
        </w:rPr>
        <w:t xml:space="preserve">. In this approach, </w:t>
      </w:r>
      <w:r w:rsidR="000F22F0" w:rsidRPr="00591686">
        <w:rPr>
          <w:rFonts w:ascii="Times New Roman" w:eastAsiaTheme="minorEastAsia" w:hAnsi="Times New Roman" w:cs="Times New Roman"/>
          <w:sz w:val="20"/>
          <w:szCs w:val="20"/>
        </w:rPr>
        <w:t>one analyzes a short segment of data</w:t>
      </w:r>
      <w:r w:rsidR="00533F6F" w:rsidRPr="00591686">
        <w:rPr>
          <w:rFonts w:ascii="Times New Roman" w:eastAsiaTheme="minorEastAsia" w:hAnsi="Times New Roman" w:cs="Times New Roman"/>
          <w:sz w:val="20"/>
          <w:szCs w:val="20"/>
        </w:rPr>
        <w:t xml:space="preserve"> over a short window of time</w:t>
      </w:r>
      <w:r w:rsidR="000F22F0" w:rsidRPr="00591686">
        <w:rPr>
          <w:rFonts w:ascii="Times New Roman" w:eastAsiaTheme="minorEastAsia" w:hAnsi="Times New Roman" w:cs="Times New Roman"/>
          <w:sz w:val="20"/>
          <w:szCs w:val="20"/>
        </w:rPr>
        <w:t xml:space="preserve"> (which is often stationary), then</w:t>
      </w:r>
      <w:r w:rsidR="00533F6F" w:rsidRPr="00591686">
        <w:rPr>
          <w:rFonts w:ascii="Times New Roman" w:eastAsiaTheme="minorEastAsia" w:hAnsi="Times New Roman" w:cs="Times New Roman"/>
          <w:sz w:val="20"/>
          <w:szCs w:val="20"/>
        </w:rPr>
        <w:t xml:space="preserve"> shifts this time window slightly to the right and analyzes the second window, then shifts the second window slightly to the right and analyzes the thir</w:t>
      </w:r>
      <w:r w:rsidR="00E82CDB" w:rsidRPr="00591686">
        <w:rPr>
          <w:rFonts w:ascii="Times New Roman" w:eastAsiaTheme="minorEastAsia" w:hAnsi="Times New Roman" w:cs="Times New Roman"/>
          <w:sz w:val="20"/>
          <w:szCs w:val="20"/>
        </w:rPr>
        <w:t>d</w:t>
      </w:r>
      <w:r w:rsidR="00533F6F" w:rsidRPr="00591686">
        <w:rPr>
          <w:rFonts w:ascii="Times New Roman" w:eastAsiaTheme="minorEastAsia" w:hAnsi="Times New Roman" w:cs="Times New Roman"/>
          <w:sz w:val="20"/>
          <w:szCs w:val="20"/>
        </w:rPr>
        <w:t xml:space="preserve"> segment, so on. </w:t>
      </w:r>
      <w:r w:rsidR="00E82CDB" w:rsidRPr="00591686">
        <w:rPr>
          <w:rFonts w:ascii="Times New Roman" w:eastAsiaTheme="minorEastAsia" w:hAnsi="Times New Roman" w:cs="Times New Roman"/>
          <w:sz w:val="20"/>
          <w:szCs w:val="20"/>
        </w:rPr>
        <w:t>Eventually</w:t>
      </w:r>
      <w:r w:rsidR="000F22F0" w:rsidRPr="00591686">
        <w:rPr>
          <w:rFonts w:ascii="Times New Roman" w:eastAsiaTheme="minorEastAsia" w:hAnsi="Times New Roman" w:cs="Times New Roman"/>
          <w:sz w:val="20"/>
          <w:szCs w:val="20"/>
        </w:rPr>
        <w:t>, you</w:t>
      </w:r>
      <w:r w:rsidR="00E82CDB" w:rsidRPr="00591686">
        <w:rPr>
          <w:rFonts w:ascii="Times New Roman" w:eastAsiaTheme="minorEastAsia" w:hAnsi="Times New Roman" w:cs="Times New Roman"/>
          <w:sz w:val="20"/>
          <w:szCs w:val="20"/>
        </w:rPr>
        <w:t xml:space="preserve"> should</w:t>
      </w:r>
      <w:r w:rsidR="000F22F0" w:rsidRPr="00591686">
        <w:rPr>
          <w:rFonts w:ascii="Times New Roman" w:eastAsiaTheme="minorEastAsia" w:hAnsi="Times New Roman" w:cs="Times New Roman"/>
          <w:sz w:val="20"/>
          <w:szCs w:val="20"/>
        </w:rPr>
        <w:t xml:space="preserve"> get time-varying drift</w:t>
      </w:r>
      <w:r w:rsidR="00533F6F"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μ(x,t)</m:t>
        </m:r>
      </m:oMath>
      <w:r w:rsidR="000F22F0" w:rsidRPr="00591686">
        <w:rPr>
          <w:rFonts w:ascii="Times New Roman" w:eastAsiaTheme="minorEastAsia" w:hAnsi="Times New Roman" w:cs="Times New Roman"/>
          <w:sz w:val="20"/>
          <w:szCs w:val="20"/>
        </w:rPr>
        <w:t xml:space="preserve"> and diffusion</w:t>
      </w:r>
      <w:r w:rsidR="00533F6F"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σ(x,t)</m:t>
        </m:r>
      </m:oMath>
      <w:r w:rsidR="000F22F0" w:rsidRPr="00591686">
        <w:rPr>
          <w:rFonts w:ascii="Times New Roman" w:eastAsiaTheme="minorEastAsia" w:hAnsi="Times New Roman" w:cs="Times New Roman"/>
          <w:sz w:val="20"/>
          <w:szCs w:val="20"/>
        </w:rPr>
        <w:t xml:space="preserve"> functions</w:t>
      </w:r>
      <w:r w:rsidR="00E82CDB" w:rsidRPr="00591686">
        <w:rPr>
          <w:rFonts w:ascii="Times New Roman" w:eastAsiaTheme="minorEastAsia" w:hAnsi="Times New Roman" w:cs="Times New Roman"/>
          <w:sz w:val="20"/>
          <w:szCs w:val="20"/>
        </w:rPr>
        <w:t>,</w:t>
      </w:r>
      <w:r w:rsidR="00533F6F" w:rsidRPr="00591686">
        <w:rPr>
          <w:rFonts w:ascii="Times New Roman" w:eastAsiaTheme="minorEastAsia" w:hAnsi="Times New Roman" w:cs="Times New Roman"/>
          <w:sz w:val="20"/>
          <w:szCs w:val="20"/>
        </w:rPr>
        <w:t xml:space="preserve"> which </w:t>
      </w:r>
      <w:r w:rsidR="00E82CDB" w:rsidRPr="00591686">
        <w:rPr>
          <w:rFonts w:ascii="Times New Roman" w:eastAsiaTheme="minorEastAsia" w:hAnsi="Times New Roman" w:cs="Times New Roman"/>
          <w:sz w:val="20"/>
          <w:szCs w:val="20"/>
        </w:rPr>
        <w:t>are</w:t>
      </w:r>
      <w:r w:rsidR="00533F6F" w:rsidRPr="00591686">
        <w:rPr>
          <w:rFonts w:ascii="Times New Roman" w:eastAsiaTheme="minorEastAsia" w:hAnsi="Times New Roman" w:cs="Times New Roman"/>
          <w:sz w:val="20"/>
          <w:szCs w:val="20"/>
        </w:rPr>
        <w:t xml:space="preserve"> calculated by interpolating the outcomes of all the segments</w:t>
      </w:r>
      <w:r w:rsidR="000F22F0" w:rsidRPr="00591686">
        <w:rPr>
          <w:rFonts w:ascii="Times New Roman" w:eastAsiaTheme="minorEastAsia" w:hAnsi="Times New Roman" w:cs="Times New Roman"/>
          <w:sz w:val="20"/>
          <w:szCs w:val="20"/>
        </w:rPr>
        <w:t xml:space="preserve">. </w:t>
      </w:r>
      <w:r w:rsidR="002A3C92" w:rsidRPr="00591686">
        <w:rPr>
          <w:rFonts w:ascii="Times New Roman" w:eastAsiaTheme="minorEastAsia" w:hAnsi="Times New Roman" w:cs="Times New Roman"/>
          <w:sz w:val="20"/>
          <w:szCs w:val="20"/>
        </w:rPr>
        <w:t xml:space="preserve">This </w:t>
      </w:r>
      <w:r w:rsidR="00E82CDB" w:rsidRPr="00591686">
        <w:rPr>
          <w:rFonts w:ascii="Times New Roman" w:eastAsiaTheme="minorEastAsia" w:hAnsi="Times New Roman" w:cs="Times New Roman"/>
          <w:sz w:val="20"/>
          <w:szCs w:val="20"/>
        </w:rPr>
        <w:t>is</w:t>
      </w:r>
      <w:r w:rsidR="002A3C92" w:rsidRPr="00591686">
        <w:rPr>
          <w:rFonts w:ascii="Times New Roman" w:eastAsiaTheme="minorEastAsia" w:hAnsi="Times New Roman" w:cs="Times New Roman"/>
          <w:sz w:val="20"/>
          <w:szCs w:val="20"/>
        </w:rPr>
        <w:t xml:space="preserve"> a simple scheme</w:t>
      </w:r>
      <w:r w:rsidR="00E82CDB" w:rsidRPr="00591686">
        <w:rPr>
          <w:rFonts w:ascii="Times New Roman" w:eastAsiaTheme="minorEastAsia" w:hAnsi="Times New Roman" w:cs="Times New Roman"/>
          <w:sz w:val="20"/>
          <w:szCs w:val="20"/>
        </w:rPr>
        <w:t>,</w:t>
      </w:r>
      <w:r w:rsidR="002A3C92" w:rsidRPr="00591686">
        <w:rPr>
          <w:rFonts w:ascii="Times New Roman" w:eastAsiaTheme="minorEastAsia" w:hAnsi="Times New Roman" w:cs="Times New Roman"/>
          <w:sz w:val="20"/>
          <w:szCs w:val="20"/>
        </w:rPr>
        <w:t xml:space="preserve"> and in practice</w:t>
      </w:r>
      <w:r w:rsidR="00E82CDB" w:rsidRPr="00591686">
        <w:rPr>
          <w:rFonts w:ascii="Times New Roman" w:eastAsiaTheme="minorEastAsia" w:hAnsi="Times New Roman" w:cs="Times New Roman"/>
          <w:sz w:val="20"/>
          <w:szCs w:val="20"/>
        </w:rPr>
        <w:t>,</w:t>
      </w:r>
      <w:r w:rsidR="002A3C92" w:rsidRPr="00591686">
        <w:rPr>
          <w:rFonts w:ascii="Times New Roman" w:eastAsiaTheme="minorEastAsia" w:hAnsi="Times New Roman" w:cs="Times New Roman"/>
          <w:sz w:val="20"/>
          <w:szCs w:val="20"/>
        </w:rPr>
        <w:t xml:space="preserve"> the size of segments </w:t>
      </w:r>
      <w:r w:rsidR="00727D68" w:rsidRPr="00591686">
        <w:rPr>
          <w:rFonts w:ascii="Times New Roman" w:eastAsiaTheme="minorEastAsia" w:hAnsi="Times New Roman" w:cs="Times New Roman"/>
          <w:sz w:val="20"/>
          <w:szCs w:val="20"/>
        </w:rPr>
        <w:t>does</w:t>
      </w:r>
      <w:r w:rsidR="002A3C92" w:rsidRPr="00591686">
        <w:rPr>
          <w:rFonts w:ascii="Times New Roman" w:eastAsiaTheme="minorEastAsia" w:hAnsi="Times New Roman" w:cs="Times New Roman"/>
          <w:sz w:val="20"/>
          <w:szCs w:val="20"/>
        </w:rPr>
        <w:t xml:space="preserve"> not need to be equal. Second, </w:t>
      </w:r>
      <w:r w:rsidR="00727D68">
        <w:rPr>
          <w:rFonts w:ascii="Times New Roman" w:eastAsiaTheme="minorEastAsia" w:hAnsi="Times New Roman" w:cs="Times New Roman"/>
          <w:sz w:val="20"/>
          <w:szCs w:val="20"/>
        </w:rPr>
        <w:t>t</w:t>
      </w:r>
      <w:r w:rsidR="002A3C92" w:rsidRPr="00591686">
        <w:rPr>
          <w:rFonts w:ascii="Times New Roman" w:eastAsiaTheme="minorEastAsia" w:hAnsi="Times New Roman" w:cs="Times New Roman"/>
          <w:sz w:val="20"/>
          <w:szCs w:val="20"/>
        </w:rPr>
        <w:t xml:space="preserve">his dataset is not Markov and this is another data requirement we elaborated on in </w:t>
      </w:r>
      <w:r w:rsidR="00BE5075" w:rsidRPr="00591686">
        <w:rPr>
          <w:rFonts w:ascii="Times New Roman" w:eastAsiaTheme="minorEastAsia" w:hAnsi="Times New Roman" w:cs="Times New Roman"/>
          <w:sz w:val="20"/>
          <w:szCs w:val="20"/>
        </w:rPr>
        <w:t>sub</w:t>
      </w:r>
      <w:r w:rsidR="002A3C92" w:rsidRPr="00591686">
        <w:rPr>
          <w:rFonts w:ascii="Times New Roman" w:eastAsiaTheme="minorEastAsia" w:hAnsi="Times New Roman" w:cs="Times New Roman"/>
          <w:sz w:val="20"/>
          <w:szCs w:val="20"/>
        </w:rPr>
        <w:t>section</w:t>
      </w:r>
      <w:r w:rsidR="00BE5075" w:rsidRPr="00591686">
        <w:rPr>
          <w:rFonts w:ascii="Times New Roman" w:eastAsiaTheme="minorEastAsia" w:hAnsi="Times New Roman" w:cs="Times New Roman"/>
          <w:sz w:val="20"/>
          <w:szCs w:val="20"/>
        </w:rPr>
        <w:t xml:space="preserve"> </w:t>
      </w:r>
      <w:r w:rsidR="00BE5075" w:rsidRPr="00591686">
        <w:rPr>
          <w:rFonts w:ascii="Times New Roman" w:eastAsiaTheme="minorEastAsia" w:hAnsi="Times New Roman" w:cs="Times New Roman"/>
          <w:sz w:val="20"/>
          <w:szCs w:val="20"/>
        </w:rPr>
        <w:fldChar w:fldCharType="begin"/>
      </w:r>
      <w:r w:rsidR="00BE5075" w:rsidRPr="00591686">
        <w:rPr>
          <w:rFonts w:ascii="Times New Roman" w:eastAsiaTheme="minorEastAsia" w:hAnsi="Times New Roman" w:cs="Times New Roman"/>
          <w:sz w:val="20"/>
          <w:szCs w:val="20"/>
        </w:rPr>
        <w:instrText xml:space="preserve"> REF Subsection62 \r \h </w:instrText>
      </w:r>
      <w:r w:rsidR="00846744" w:rsidRPr="00591686">
        <w:rPr>
          <w:rFonts w:ascii="Times New Roman" w:eastAsiaTheme="minorEastAsia" w:hAnsi="Times New Roman" w:cs="Times New Roman"/>
          <w:sz w:val="20"/>
          <w:szCs w:val="20"/>
        </w:rPr>
        <w:instrText xml:space="preserve"> \* MERGEFORMAT </w:instrText>
      </w:r>
      <w:r w:rsidR="00BE5075" w:rsidRPr="00591686">
        <w:rPr>
          <w:rFonts w:ascii="Times New Roman" w:eastAsiaTheme="minorEastAsia" w:hAnsi="Times New Roman" w:cs="Times New Roman"/>
          <w:sz w:val="20"/>
          <w:szCs w:val="20"/>
        </w:rPr>
      </w:r>
      <w:r w:rsidR="00BE5075" w:rsidRPr="00591686">
        <w:rPr>
          <w:rFonts w:ascii="Times New Roman" w:eastAsiaTheme="minorEastAsia" w:hAnsi="Times New Roman" w:cs="Times New Roman"/>
          <w:sz w:val="20"/>
          <w:szCs w:val="20"/>
        </w:rPr>
        <w:fldChar w:fldCharType="separate"/>
      </w:r>
      <w:r w:rsidR="00BE5075" w:rsidRPr="00591686">
        <w:rPr>
          <w:rFonts w:ascii="Times New Roman" w:eastAsiaTheme="minorEastAsia" w:hAnsi="Times New Roman" w:cs="Times New Roman"/>
          <w:sz w:val="20"/>
          <w:szCs w:val="20"/>
        </w:rPr>
        <w:t>6.2</w:t>
      </w:r>
      <w:r w:rsidR="00BE5075" w:rsidRPr="00591686">
        <w:rPr>
          <w:rFonts w:ascii="Times New Roman" w:eastAsiaTheme="minorEastAsia" w:hAnsi="Times New Roman" w:cs="Times New Roman"/>
          <w:sz w:val="20"/>
          <w:szCs w:val="20"/>
        </w:rPr>
        <w:fldChar w:fldCharType="end"/>
      </w:r>
      <w:r w:rsidR="002A3C92" w:rsidRPr="00591686">
        <w:rPr>
          <w:rFonts w:ascii="Times New Roman" w:eastAsiaTheme="minorEastAsia" w:hAnsi="Times New Roman" w:cs="Times New Roman"/>
          <w:sz w:val="20"/>
          <w:szCs w:val="20"/>
        </w:rPr>
        <w:t xml:space="preserve">. However, every other data </w:t>
      </w:r>
      <w:r w:rsidR="00727D68" w:rsidRPr="00591686">
        <w:rPr>
          <w:rFonts w:ascii="Times New Roman" w:eastAsiaTheme="minorEastAsia" w:hAnsi="Times New Roman" w:cs="Times New Roman"/>
          <w:sz w:val="20"/>
          <w:szCs w:val="20"/>
        </w:rPr>
        <w:t>point</w:t>
      </w:r>
      <w:r w:rsidR="002A3C92" w:rsidRPr="00591686">
        <w:rPr>
          <w:rFonts w:ascii="Times New Roman" w:eastAsiaTheme="minorEastAsia" w:hAnsi="Times New Roman" w:cs="Times New Roman"/>
          <w:sz w:val="20"/>
          <w:szCs w:val="20"/>
        </w:rPr>
        <w:t xml:space="preserve"> is</w:t>
      </w:r>
      <w:r w:rsidR="00533F6F" w:rsidRPr="00591686">
        <w:rPr>
          <w:rFonts w:ascii="Times New Roman" w:eastAsiaTheme="minorEastAsia" w:hAnsi="Times New Roman" w:cs="Times New Roman"/>
          <w:sz w:val="20"/>
          <w:szCs w:val="20"/>
        </w:rPr>
        <w:t xml:space="preserve"> nearly</w:t>
      </w:r>
      <w:r w:rsidR="002A3C92" w:rsidRPr="00591686">
        <w:rPr>
          <w:rFonts w:ascii="Times New Roman" w:eastAsiaTheme="minorEastAsia" w:hAnsi="Times New Roman" w:cs="Times New Roman"/>
          <w:sz w:val="20"/>
          <w:szCs w:val="20"/>
        </w:rPr>
        <w:t xml:space="preserve"> Markov, i.e., the ME time scale is 2 (see </w:t>
      </w:r>
      <w:r w:rsidR="002A3C92" w:rsidRPr="00591686">
        <w:rPr>
          <w:rFonts w:ascii="Times New Roman" w:eastAsiaTheme="minorEastAsia" w:hAnsi="Times New Roman" w:cs="Times New Roman"/>
          <w:sz w:val="20"/>
          <w:szCs w:val="20"/>
        </w:rPr>
        <w:fldChar w:fldCharType="begin"/>
      </w:r>
      <w:r w:rsidR="002A3C92" w:rsidRPr="00591686">
        <w:rPr>
          <w:rFonts w:ascii="Times New Roman" w:eastAsiaTheme="minorEastAsia" w:hAnsi="Times New Roman" w:cs="Times New Roman"/>
          <w:sz w:val="20"/>
          <w:szCs w:val="20"/>
        </w:rPr>
        <w:instrText xml:space="preserve"> REF Table1 \h </w:instrText>
      </w:r>
      <w:r w:rsidR="00846744" w:rsidRPr="00591686">
        <w:rPr>
          <w:rFonts w:ascii="Times New Roman" w:eastAsiaTheme="minorEastAsia" w:hAnsi="Times New Roman" w:cs="Times New Roman"/>
          <w:sz w:val="20"/>
          <w:szCs w:val="20"/>
        </w:rPr>
        <w:instrText xml:space="preserve"> \* MERGEFORMAT </w:instrText>
      </w:r>
      <w:r w:rsidR="002A3C92" w:rsidRPr="00591686">
        <w:rPr>
          <w:rFonts w:ascii="Times New Roman" w:eastAsiaTheme="minorEastAsia" w:hAnsi="Times New Roman" w:cs="Times New Roman"/>
          <w:sz w:val="20"/>
          <w:szCs w:val="20"/>
        </w:rPr>
      </w:r>
      <w:r w:rsidR="002A3C92" w:rsidRPr="00591686">
        <w:rPr>
          <w:rFonts w:ascii="Times New Roman" w:eastAsiaTheme="minorEastAsia" w:hAnsi="Times New Roman" w:cs="Times New Roman"/>
          <w:sz w:val="20"/>
          <w:szCs w:val="20"/>
        </w:rPr>
        <w:fldChar w:fldCharType="separate"/>
      </w:r>
      <w:r w:rsidR="002A3C92" w:rsidRPr="00591686">
        <w:rPr>
          <w:rFonts w:ascii="Times New Roman" w:hAnsi="Times New Roman" w:cs="Times New Roman"/>
          <w:b/>
          <w:sz w:val="18"/>
          <w:szCs w:val="18"/>
        </w:rPr>
        <w:t>Table 1</w:t>
      </w:r>
      <w:r w:rsidR="002A3C92" w:rsidRPr="00591686">
        <w:rPr>
          <w:rFonts w:ascii="Times New Roman" w:eastAsiaTheme="minorEastAsia" w:hAnsi="Times New Roman" w:cs="Times New Roman"/>
          <w:sz w:val="20"/>
          <w:szCs w:val="20"/>
        </w:rPr>
        <w:fldChar w:fldCharType="end"/>
      </w:r>
      <w:r w:rsidR="002A3C92" w:rsidRPr="00591686">
        <w:rPr>
          <w:rFonts w:ascii="Times New Roman" w:eastAsiaTheme="minorEastAsia" w:hAnsi="Times New Roman" w:cs="Times New Roman"/>
          <w:sz w:val="20"/>
          <w:szCs w:val="20"/>
        </w:rPr>
        <w:t xml:space="preserve">). </w:t>
      </w:r>
      <w:r w:rsidR="00BE5075" w:rsidRPr="00591686">
        <w:rPr>
          <w:rFonts w:ascii="Times New Roman" w:eastAsiaTheme="minorEastAsia" w:hAnsi="Times New Roman" w:cs="Times New Roman"/>
          <w:sz w:val="20"/>
          <w:szCs w:val="20"/>
        </w:rPr>
        <w:t xml:space="preserve">Third, similar to </w:t>
      </w:r>
      <w:r w:rsidR="00CD11D4">
        <w:rPr>
          <w:rFonts w:ascii="Times New Roman" w:eastAsiaTheme="minorEastAsia" w:hAnsi="Times New Roman" w:cs="Times New Roman"/>
          <w:sz w:val="20"/>
          <w:szCs w:val="20"/>
        </w:rPr>
        <w:fldChar w:fldCharType="begin"/>
      </w:r>
      <w:r w:rsidR="00CD11D4">
        <w:rPr>
          <w:rFonts w:ascii="Times New Roman" w:eastAsiaTheme="minorEastAsia" w:hAnsi="Times New Roman" w:cs="Times New Roman"/>
          <w:sz w:val="20"/>
          <w:szCs w:val="20"/>
        </w:rPr>
        <w:instrText xml:space="preserve"> REF Example8 \h </w:instrText>
      </w:r>
      <w:r w:rsidR="00CD11D4">
        <w:rPr>
          <w:rFonts w:ascii="Times New Roman" w:eastAsiaTheme="minorEastAsia" w:hAnsi="Times New Roman" w:cs="Times New Roman"/>
          <w:sz w:val="20"/>
          <w:szCs w:val="20"/>
        </w:rPr>
      </w:r>
      <w:r w:rsidR="00CD11D4">
        <w:rPr>
          <w:rFonts w:ascii="Times New Roman" w:eastAsiaTheme="minorEastAsia" w:hAnsi="Times New Roman" w:cs="Times New Roman"/>
          <w:sz w:val="20"/>
          <w:szCs w:val="20"/>
        </w:rPr>
        <w:fldChar w:fldCharType="separate"/>
      </w:r>
      <w:r w:rsidR="00CD11D4" w:rsidRPr="00591686">
        <w:rPr>
          <w:rFonts w:ascii="Times New Roman" w:eastAsia="Times New Roman" w:hAnsi="Times New Roman" w:cs="Times New Roman"/>
          <w:b/>
          <w:bCs/>
          <w:sz w:val="20"/>
          <w:szCs w:val="20"/>
        </w:rPr>
        <w:t xml:space="preserve">Example </w:t>
      </w:r>
      <w:r w:rsidR="00CD11D4">
        <w:rPr>
          <w:rFonts w:ascii="Times New Roman" w:eastAsia="Times New Roman" w:hAnsi="Times New Roman" w:cs="Times New Roman"/>
          <w:b/>
          <w:bCs/>
          <w:sz w:val="20"/>
          <w:szCs w:val="20"/>
        </w:rPr>
        <w:t>8</w:t>
      </w:r>
      <w:r w:rsidR="00CD11D4">
        <w:rPr>
          <w:rFonts w:ascii="Times New Roman" w:eastAsiaTheme="minorEastAsia" w:hAnsi="Times New Roman" w:cs="Times New Roman"/>
          <w:sz w:val="20"/>
          <w:szCs w:val="20"/>
        </w:rPr>
        <w:fldChar w:fldCharType="end"/>
      </w:r>
      <w:r w:rsidR="00BE5075" w:rsidRPr="00591686">
        <w:rPr>
          <w:rFonts w:ascii="Times New Roman" w:eastAsiaTheme="minorEastAsia" w:hAnsi="Times New Roman" w:cs="Times New Roman"/>
          <w:sz w:val="20"/>
          <w:szCs w:val="20"/>
        </w:rPr>
        <w:t xml:space="preserve"> we considered</w:t>
      </w:r>
      <w:r w:rsidR="00846744" w:rsidRPr="00591686">
        <w:rPr>
          <w:rFonts w:ascii="Times New Roman" w:eastAsiaTheme="minorEastAsia" w:hAnsi="Times New Roman" w:cs="Times New Roman"/>
          <w:sz w:val="20"/>
          <w:szCs w:val="20"/>
        </w:rPr>
        <w:t xml:space="preserve"> </w:t>
      </w:r>
      <w:r w:rsidR="00846744" w:rsidRPr="00591686">
        <w:rPr>
          <w:rFonts w:ascii="Consolas" w:eastAsia="Times New Roman" w:hAnsi="Consolas" w:cs="Times New Roman"/>
          <w:sz w:val="20"/>
          <w:szCs w:val="20"/>
        </w:rPr>
        <w:t>mu = 7,</w:t>
      </w:r>
      <w:r w:rsidR="00533F6F" w:rsidRPr="00591686">
        <w:rPr>
          <w:rFonts w:ascii="Consolas" w:eastAsia="Times New Roman" w:hAnsi="Consolas" w:cs="Times New Roman"/>
          <w:sz w:val="20"/>
          <w:szCs w:val="20"/>
        </w:rPr>
        <w:t xml:space="preserve"> </w:t>
      </w:r>
      <w:r w:rsidR="00846744" w:rsidRPr="00591686">
        <w:rPr>
          <w:rFonts w:ascii="Consolas" w:eastAsia="Times New Roman" w:hAnsi="Consolas" w:cs="Times New Roman"/>
          <w:sz w:val="20"/>
          <w:szCs w:val="20"/>
        </w:rPr>
        <w:t>sigma = 7</w:t>
      </w:r>
      <w:r w:rsidR="00846744" w:rsidRPr="00591686">
        <w:rPr>
          <w:rFonts w:ascii="Times New Roman" w:eastAsiaTheme="minorEastAsia" w:hAnsi="Times New Roman" w:cs="Times New Roman"/>
          <w:sz w:val="20"/>
          <w:szCs w:val="20"/>
        </w:rPr>
        <w:t xml:space="preserve">. Since, this is a very small dataset with </w:t>
      </w:r>
      <w:r w:rsidR="00533F6F" w:rsidRPr="00591686">
        <w:rPr>
          <w:rFonts w:ascii="Times New Roman" w:eastAsiaTheme="minorEastAsia" w:hAnsi="Times New Roman" w:cs="Times New Roman"/>
          <w:sz w:val="20"/>
          <w:szCs w:val="20"/>
        </w:rPr>
        <w:t>1217</w:t>
      </w:r>
      <w:r w:rsidR="00846744" w:rsidRPr="00591686">
        <w:rPr>
          <w:rFonts w:ascii="Times New Roman" w:eastAsiaTheme="minorEastAsia" w:hAnsi="Times New Roman" w:cs="Times New Roman"/>
          <w:sz w:val="20"/>
          <w:szCs w:val="20"/>
        </w:rPr>
        <w:t xml:space="preserve"> data points if you consider 8 knots it also works but it takes a bit more time for the package to find the legitimate points. But, we believe 7 knots should be enough. </w:t>
      </w:r>
    </w:p>
    <w:p w14:paraId="1E2A70EE" w14:textId="5D3B298C" w:rsidR="001936CA" w:rsidRPr="00591686" w:rsidRDefault="001936CA" w:rsidP="00846744">
      <w:pPr>
        <w:spacing w:after="0" w:line="240" w:lineRule="auto"/>
        <w:jc w:val="both"/>
        <w:rPr>
          <w:rFonts w:ascii="Times New Roman" w:eastAsiaTheme="minorEastAsia" w:hAnsi="Times New Roman" w:cs="Times New Roman"/>
          <w:sz w:val="20"/>
          <w:szCs w:val="20"/>
        </w:rPr>
      </w:pPr>
    </w:p>
    <w:p w14:paraId="0762E3F2" w14:textId="45A9B4BD" w:rsidR="001936CA" w:rsidRPr="00591686" w:rsidRDefault="001936CA" w:rsidP="001810DA">
      <w:pPr>
        <w:pStyle w:val="Heading2"/>
        <w:spacing w:before="0" w:after="160"/>
        <w:ind w:left="345" w:hanging="158"/>
        <w:rPr>
          <w:b/>
          <w:bCs/>
          <w:sz w:val="20"/>
          <w:szCs w:val="20"/>
        </w:rPr>
      </w:pPr>
      <w:bookmarkStart w:id="75" w:name="Subsection105"/>
      <w:r w:rsidRPr="00591686">
        <w:rPr>
          <w:b/>
          <w:bCs/>
          <w:sz w:val="20"/>
          <w:szCs w:val="20"/>
        </w:rPr>
        <w:t>The concept of effective potential</w:t>
      </w:r>
    </w:p>
    <w:bookmarkEnd w:id="75"/>
    <w:p w14:paraId="2BA46EDC" w14:textId="19EACCEB" w:rsidR="00E27E88" w:rsidRDefault="00E82CDB" w:rsidP="007F04FC">
      <w:pPr>
        <w:spacing w:after="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Does th</w:t>
      </w:r>
      <w:r w:rsidR="00383D9F" w:rsidRPr="00591686">
        <w:rPr>
          <w:rFonts w:ascii="Times New Roman" w:eastAsiaTheme="minorEastAsia" w:hAnsi="Times New Roman" w:cs="Times New Roman"/>
          <w:sz w:val="20"/>
          <w:szCs w:val="20"/>
        </w:rPr>
        <w:t>e climate</w:t>
      </w:r>
      <w:r w:rsidRPr="00591686">
        <w:rPr>
          <w:rFonts w:ascii="Times New Roman" w:eastAsiaTheme="minorEastAsia" w:hAnsi="Times New Roman" w:cs="Times New Roman"/>
          <w:sz w:val="20"/>
          <w:szCs w:val="20"/>
        </w:rPr>
        <w:t xml:space="preserve"> dataset</w:t>
      </w:r>
      <w:r w:rsidR="00383D9F" w:rsidRPr="00591686">
        <w:rPr>
          <w:rFonts w:ascii="Times New Roman" w:eastAsiaTheme="minorEastAsia" w:hAnsi="Times New Roman" w:cs="Times New Roman"/>
          <w:sz w:val="20"/>
          <w:szCs w:val="20"/>
        </w:rPr>
        <w:t xml:space="preserve"> in the previous </w:t>
      </w:r>
      <w:r w:rsidR="005B45CF" w:rsidRPr="00591686">
        <w:rPr>
          <w:rFonts w:ascii="Times New Roman" w:eastAsiaTheme="minorEastAsia" w:hAnsi="Times New Roman" w:cs="Times New Roman"/>
          <w:sz w:val="20"/>
          <w:szCs w:val="20"/>
        </w:rPr>
        <w:t>sub</w:t>
      </w:r>
      <w:r w:rsidR="00383D9F" w:rsidRPr="00591686">
        <w:rPr>
          <w:rFonts w:ascii="Times New Roman" w:eastAsiaTheme="minorEastAsia" w:hAnsi="Times New Roman" w:cs="Times New Roman"/>
          <w:sz w:val="20"/>
          <w:szCs w:val="20"/>
        </w:rPr>
        <w:t>section</w:t>
      </w:r>
      <w:r w:rsidRPr="00591686">
        <w:rPr>
          <w:rFonts w:ascii="Times New Roman" w:eastAsiaTheme="minorEastAsia" w:hAnsi="Times New Roman" w:cs="Times New Roman"/>
          <w:sz w:val="20"/>
          <w:szCs w:val="20"/>
        </w:rPr>
        <w:t xml:space="preserve"> have ‘alternative stable states’? </w:t>
      </w:r>
      <w:r w:rsidR="00E27E88" w:rsidRPr="00591686">
        <w:rPr>
          <w:rFonts w:ascii="Times New Roman" w:eastAsiaTheme="minorEastAsia" w:hAnsi="Times New Roman" w:cs="Times New Roman"/>
          <w:sz w:val="20"/>
          <w:szCs w:val="20"/>
        </w:rPr>
        <w:t xml:space="preserve">To address this question, we often attempt to find the roots of the drift function, i.e., solve for </w:t>
      </w:r>
      <m:oMath>
        <m:r>
          <w:rPr>
            <w:rFonts w:ascii="Cambria Math" w:eastAsiaTheme="minorEastAsia" w:hAnsi="Cambria Math" w:cs="Times New Roman"/>
            <w:sz w:val="20"/>
            <w:szCs w:val="20"/>
          </w:rPr>
          <m:t>μ(x)=0</m:t>
        </m:r>
      </m:oMath>
      <w:r w:rsidR="00E27E88" w:rsidRPr="00591686">
        <w:rPr>
          <w:rFonts w:ascii="Times New Roman" w:eastAsiaTheme="minorEastAsia" w:hAnsi="Times New Roman" w:cs="Times New Roman"/>
          <w:sz w:val="20"/>
          <w:szCs w:val="20"/>
        </w:rPr>
        <w:t>. Following this approach, we</w:t>
      </w:r>
      <w:r w:rsidR="00D715E9">
        <w:rPr>
          <w:rFonts w:ascii="Times New Roman" w:eastAsiaTheme="minorEastAsia" w:hAnsi="Times New Roman" w:cs="Times New Roman"/>
          <w:sz w:val="20"/>
          <w:szCs w:val="20"/>
        </w:rPr>
        <w:t xml:space="preserve"> only</w:t>
      </w:r>
      <w:r w:rsidR="00E27E88" w:rsidRPr="00591686">
        <w:rPr>
          <w:rFonts w:ascii="Times New Roman" w:eastAsiaTheme="minorEastAsia" w:hAnsi="Times New Roman" w:cs="Times New Roman"/>
          <w:sz w:val="20"/>
          <w:szCs w:val="20"/>
        </w:rPr>
        <w:t xml:space="preserve"> identify</w:t>
      </w:r>
      <w:r w:rsidR="00D715E9">
        <w:rPr>
          <w:rFonts w:ascii="Times New Roman" w:eastAsiaTheme="minorEastAsia" w:hAnsi="Times New Roman" w:cs="Times New Roman"/>
          <w:sz w:val="20"/>
          <w:szCs w:val="20"/>
        </w:rPr>
        <w:t xml:space="preserve"> </w:t>
      </w:r>
      <w:r w:rsidR="00E27E88" w:rsidRPr="00591686">
        <w:rPr>
          <w:rFonts w:ascii="Times New Roman" w:eastAsiaTheme="minorEastAsia" w:hAnsi="Times New Roman" w:cs="Times New Roman"/>
          <w:sz w:val="20"/>
          <w:szCs w:val="20"/>
        </w:rPr>
        <w:t>a single equilibrium near -43, as shown in</w:t>
      </w:r>
      <w:r w:rsidR="00E27E88">
        <w:rPr>
          <w:rFonts w:ascii="Times New Roman" w:eastAsiaTheme="minorEastAsia" w:hAnsi="Times New Roman" w:cs="Times New Roman"/>
          <w:sz w:val="20"/>
          <w:szCs w:val="20"/>
        </w:rPr>
        <w:t xml:space="preserve"> </w:t>
      </w:r>
      <w:r w:rsidR="00E27E88" w:rsidRPr="00811515">
        <w:rPr>
          <w:rFonts w:ascii="Times New Roman" w:eastAsiaTheme="minorEastAsia" w:hAnsi="Times New Roman" w:cs="Times New Roman"/>
          <w:b/>
          <w:sz w:val="20"/>
          <w:szCs w:val="20"/>
        </w:rPr>
        <w:t>Figure 10</w:t>
      </w:r>
      <w:r w:rsidR="00E27E88" w:rsidRPr="00591686">
        <w:rPr>
          <w:rFonts w:ascii="Times New Roman" w:eastAsiaTheme="minorEastAsia" w:hAnsi="Times New Roman" w:cs="Times New Roman"/>
          <w:sz w:val="20"/>
          <w:szCs w:val="20"/>
        </w:rPr>
        <w:t xml:space="preserve"> </w:t>
      </w:r>
      <w:r w:rsidR="00E27E88">
        <w:rPr>
          <w:rFonts w:ascii="Times New Roman" w:eastAsiaTheme="minorEastAsia" w:hAnsi="Times New Roman" w:cs="Times New Roman"/>
          <w:sz w:val="20"/>
          <w:szCs w:val="20"/>
        </w:rPr>
        <w:t>(see the vertical dashed line in orange)</w:t>
      </w:r>
      <w:r w:rsidR="00E27E88" w:rsidRPr="00591686">
        <w:rPr>
          <w:rFonts w:ascii="Times New Roman" w:eastAsiaTheme="minorEastAsia" w:hAnsi="Times New Roman" w:cs="Times New Roman"/>
          <w:sz w:val="20"/>
          <w:szCs w:val="20"/>
        </w:rPr>
        <w:t>. However, this approach is incorrect. Such an approach is suitable for deterministic systems and stochastic systems with additive noise.</w:t>
      </w:r>
      <w:r w:rsidR="00E27E88">
        <w:rPr>
          <w:rFonts w:ascii="Times New Roman" w:eastAsiaTheme="minorEastAsia" w:hAnsi="Times New Roman" w:cs="Times New Roman"/>
          <w:sz w:val="20"/>
          <w:szCs w:val="20"/>
        </w:rPr>
        <w:t xml:space="preserve"> </w:t>
      </w:r>
    </w:p>
    <w:p w14:paraId="2C411F96" w14:textId="77777777" w:rsidR="00E27E88" w:rsidRDefault="00E27E88" w:rsidP="007F04FC">
      <w:pPr>
        <w:spacing w:after="0" w:line="240" w:lineRule="auto"/>
        <w:jc w:val="both"/>
        <w:rPr>
          <w:rFonts w:ascii="Times New Roman" w:eastAsiaTheme="minorEastAsia" w:hAnsi="Times New Roman" w:cs="Times New Roman"/>
          <w:sz w:val="20"/>
          <w:szCs w:val="20"/>
        </w:rPr>
      </w:pPr>
    </w:p>
    <w:p w14:paraId="5CD4155E" w14:textId="199CA14B" w:rsidR="00811515" w:rsidRDefault="007F04FC" w:rsidP="007F04FC">
      <w:pPr>
        <w:spacing w:after="0" w:line="24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Here, we need to take a deeper look at this question. An equilibrium, by definition, is a state where the system settle into forever. Therefore, a stochastic system does not have any equilibrium</w:t>
      </w:r>
      <w:r w:rsidR="00492A5B">
        <w:rPr>
          <w:rFonts w:ascii="Times New Roman" w:eastAsiaTheme="minorEastAsia" w:hAnsi="Times New Roman" w:cs="Times New Roman"/>
          <w:sz w:val="20"/>
          <w:szCs w:val="20"/>
        </w:rPr>
        <w:t xml:space="preserve"> since its trajectories never </w:t>
      </w:r>
      <w:r w:rsidR="00811515">
        <w:rPr>
          <w:rFonts w:ascii="Times New Roman" w:eastAsiaTheme="minorEastAsia" w:hAnsi="Times New Roman" w:cs="Times New Roman"/>
          <w:sz w:val="20"/>
          <w:szCs w:val="20"/>
        </w:rPr>
        <w:t>rest</w:t>
      </w:r>
      <w:r w:rsidR="00492A5B">
        <w:rPr>
          <w:rFonts w:ascii="Times New Roman" w:eastAsiaTheme="minorEastAsia" w:hAnsi="Times New Roman" w:cs="Times New Roman"/>
          <w:sz w:val="20"/>
          <w:szCs w:val="20"/>
        </w:rPr>
        <w:t xml:space="preserve"> into any state</w:t>
      </w:r>
      <w:r>
        <w:rPr>
          <w:rFonts w:ascii="Times New Roman" w:eastAsiaTheme="minorEastAsia" w:hAnsi="Times New Roman" w:cs="Times New Roman"/>
          <w:sz w:val="20"/>
          <w:szCs w:val="20"/>
        </w:rPr>
        <w:t xml:space="preserve">. </w:t>
      </w:r>
      <w:r w:rsidR="00811515">
        <w:rPr>
          <w:rFonts w:ascii="Times New Roman" w:eastAsiaTheme="minorEastAsia" w:hAnsi="Times New Roman" w:cs="Times New Roman"/>
          <w:sz w:val="20"/>
          <w:szCs w:val="20"/>
        </w:rPr>
        <w:t>Instead, it can have ‘most visited states’ and ‘least visited states’, which are analogous to the concepts of ‘stable equilibria’ and ‘unstable equilibria’ (or, ‘</w:t>
      </w:r>
      <w:proofErr w:type="spellStart"/>
      <w:r w:rsidR="00811515">
        <w:rPr>
          <w:rFonts w:ascii="Times New Roman" w:eastAsiaTheme="minorEastAsia" w:hAnsi="Times New Roman" w:cs="Times New Roman"/>
          <w:sz w:val="20"/>
          <w:szCs w:val="20"/>
        </w:rPr>
        <w:t>repellors</w:t>
      </w:r>
      <w:proofErr w:type="spellEnd"/>
      <w:r w:rsidR="00811515">
        <w:rPr>
          <w:rFonts w:ascii="Times New Roman" w:eastAsiaTheme="minorEastAsia" w:hAnsi="Times New Roman" w:cs="Times New Roman"/>
          <w:sz w:val="20"/>
          <w:szCs w:val="20"/>
        </w:rPr>
        <w:t xml:space="preserve">’) in deterministic systems. For simplicity, we henceforth apply the terminology of deterministic systems to stochastic systems we well. To this </w:t>
      </w:r>
      <w:r w:rsidR="00707479">
        <w:rPr>
          <w:rFonts w:ascii="Times New Roman" w:eastAsiaTheme="minorEastAsia" w:hAnsi="Times New Roman" w:cs="Times New Roman"/>
          <w:sz w:val="20"/>
          <w:szCs w:val="20"/>
        </w:rPr>
        <w:t xml:space="preserve">end, the following quantity called ‘effective potential’ </w:t>
      </w:r>
    </w:p>
    <w:p w14:paraId="4E94DF2C" w14:textId="5EF8DC60" w:rsidR="007F04FC" w:rsidRDefault="007F04FC" w:rsidP="007F04FC">
      <w:pPr>
        <w:spacing w:after="0" w:line="240" w:lineRule="auto"/>
        <w:jc w:val="both"/>
        <w:rPr>
          <w:rFonts w:ascii="Times New Roman" w:eastAsiaTheme="minorEastAsia" w:hAnsi="Times New Roman" w:cs="Times New Roman"/>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gridCol w:w="487"/>
      </w:tblGrid>
      <w:tr w:rsidR="00492A5B" w:rsidRPr="00591686" w14:paraId="5277EC61" w14:textId="77777777" w:rsidTr="00E27E88">
        <w:trPr>
          <w:trHeight w:val="687"/>
          <w:jc w:val="center"/>
        </w:trPr>
        <w:tc>
          <w:tcPr>
            <w:tcW w:w="8838" w:type="dxa"/>
            <w:vAlign w:val="center"/>
          </w:tcPr>
          <w:p w14:paraId="49078874" w14:textId="77777777" w:rsidR="00492A5B" w:rsidRPr="00591686" w:rsidRDefault="00406DE0" w:rsidP="00E27E88">
            <w:pPr>
              <w:jc w:val="both"/>
              <w:rPr>
                <w:rFonts w:ascii="Times New Roman" w:eastAsiaTheme="minorEastAsia" w:hAnsi="Times New Roman" w:cs="Times New Roman"/>
                <w:color w:val="000000" w:themeColor="text1"/>
                <w:sz w:val="20"/>
                <w:szCs w:val="20"/>
                <w:lang w:val="en-US"/>
              </w:rPr>
            </w:pPr>
            <m:oMathPara>
              <m:oMathParaPr>
                <m:jc m:val="center"/>
              </m:oMathParaPr>
              <m:oMath>
                <m:sSub>
                  <m:sSubPr>
                    <m:ctrlPr>
                      <w:rPr>
                        <w:rFonts w:ascii="Cambria Math" w:eastAsiaTheme="minorEastAsia" w:hAnsi="Cambria Math" w:cs="Times New Roman"/>
                        <w:i/>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U</m:t>
                    </m:r>
                  </m:e>
                  <m:sub>
                    <m:r>
                      <m:rPr>
                        <m:sty m:val="p"/>
                      </m:rPr>
                      <w:rPr>
                        <w:rFonts w:ascii="Cambria Math" w:eastAsiaTheme="minorEastAsia" w:hAnsi="Cambria Math" w:cs="Times New Roman"/>
                        <w:color w:val="000000" w:themeColor="text1"/>
                        <w:sz w:val="20"/>
                        <w:szCs w:val="20"/>
                        <w:lang w:val="en-US"/>
                      </w:rPr>
                      <m:t>eff</m:t>
                    </m:r>
                  </m:sub>
                </m:sSub>
                <m:d>
                  <m:dPr>
                    <m:ctrlPr>
                      <w:rPr>
                        <w:rFonts w:ascii="Cambria Math" w:eastAsiaTheme="minorEastAsia" w:hAnsi="Cambria Math" w:cs="Times New Roman"/>
                        <w:i/>
                        <w:color w:val="000000" w:themeColor="text1"/>
                        <w:sz w:val="20"/>
                        <w:szCs w:val="20"/>
                        <w:lang w:val="en-US"/>
                      </w:rPr>
                    </m:ctrlPr>
                  </m:dPr>
                  <m:e>
                    <m:r>
                      <w:rPr>
                        <w:rFonts w:ascii="Cambria Math" w:eastAsiaTheme="minorEastAsia" w:hAnsi="Cambria Math" w:cs="Times New Roman"/>
                        <w:color w:val="000000" w:themeColor="text1"/>
                        <w:sz w:val="20"/>
                        <w:szCs w:val="20"/>
                        <w:lang w:val="en-US"/>
                      </w:rPr>
                      <m:t>x</m:t>
                    </m:r>
                  </m:e>
                </m:d>
                <m:r>
                  <w:rPr>
                    <w:rFonts w:ascii="Cambria Math" w:eastAsiaTheme="minorEastAsia" w:hAnsi="Cambria Math" w:cs="Times New Roman"/>
                    <w:color w:val="000000" w:themeColor="text1"/>
                    <w:sz w:val="20"/>
                    <w:szCs w:val="20"/>
                    <w:lang w:val="en-US"/>
                  </w:rPr>
                  <m:t>=</m:t>
                </m:r>
                <m:r>
                  <w:rPr>
                    <w:rFonts w:ascii="Cambria Math" w:eastAsiaTheme="minorEastAsia" w:hAnsi="Cambria Math" w:cs="Times New Roman"/>
                    <w:sz w:val="20"/>
                    <w:szCs w:val="20"/>
                    <w:lang w:val="en-US"/>
                  </w:rPr>
                  <m:t>-2</m:t>
                </m:r>
                <m:d>
                  <m:dPr>
                    <m:ctrlPr>
                      <w:rPr>
                        <w:rFonts w:ascii="Cambria Math" w:eastAsiaTheme="minorEastAsia" w:hAnsi="Cambria Math" w:cs="Times New Roman"/>
                        <w:i/>
                        <w:sz w:val="20"/>
                        <w:szCs w:val="20"/>
                        <w:lang w:val="en-US"/>
                      </w:rPr>
                    </m:ctrlPr>
                  </m:dPr>
                  <m:e>
                    <m:nary>
                      <m:naryPr>
                        <m:limLoc m:val="subSup"/>
                        <m:ctrlPr>
                          <w:rPr>
                            <w:rFonts w:ascii="Cambria Math" w:hAnsi="Cambria Math" w:cs="Times New Roman"/>
                            <w:i/>
                            <w:sz w:val="20"/>
                            <w:szCs w:val="20"/>
                            <w:lang w:val="en-US"/>
                          </w:rPr>
                        </m:ctrlPr>
                      </m:naryPr>
                      <m:sub>
                        <m:r>
                          <w:rPr>
                            <w:rFonts w:ascii="Cambria Math" w:hAnsi="Cambria Math" w:cs="Times New Roman"/>
                            <w:color w:val="FFFFFF" w:themeColor="background1"/>
                            <w:sz w:val="20"/>
                            <w:szCs w:val="20"/>
                            <w:lang w:val="en-US"/>
                          </w:rPr>
                          <m:t>x</m:t>
                        </m:r>
                      </m:sub>
                      <m:sup>
                        <m:r>
                          <w:rPr>
                            <w:rFonts w:ascii="Cambria Math" w:hAnsi="Cambria Math" w:cs="Times New Roman"/>
                            <w:sz w:val="20"/>
                            <w:szCs w:val="20"/>
                            <w:lang w:val="en-US"/>
                          </w:rPr>
                          <m:t>x</m:t>
                        </m:r>
                      </m:sup>
                      <m:e>
                        <m:f>
                          <m:fPr>
                            <m:ctrlPr>
                              <w:rPr>
                                <w:rFonts w:ascii="Cambria Math" w:hAnsi="Cambria Math" w:cs="Times New Roman"/>
                                <w:i/>
                                <w:sz w:val="20"/>
                                <w:szCs w:val="20"/>
                                <w:lang w:val="en-US"/>
                              </w:rPr>
                            </m:ctrlPr>
                          </m:fPr>
                          <m:num>
                            <m:r>
                              <w:rPr>
                                <w:rFonts w:ascii="Cambria Math" w:hAnsi="Cambria Math" w:cs="Times New Roman"/>
                                <w:sz w:val="20"/>
                                <w:szCs w:val="20"/>
                                <w:lang w:val="en-US"/>
                              </w:rPr>
                              <m:t>μ</m:t>
                            </m:r>
                            <m:d>
                              <m:dPr>
                                <m:ctrlPr>
                                  <w:rPr>
                                    <w:rFonts w:ascii="Cambria Math" w:hAnsi="Cambria Math" w:cs="Times New Roman"/>
                                    <w:i/>
                                    <w:sz w:val="20"/>
                                    <w:szCs w:val="20"/>
                                    <w:lang w:val="en-US"/>
                                  </w:rPr>
                                </m:ctrlPr>
                              </m:dPr>
                              <m:e>
                                <m:r>
                                  <w:rPr>
                                    <w:rFonts w:ascii="Cambria Math" w:hAnsi="Cambria Math" w:cs="Times New Roman"/>
                                    <w:sz w:val="20"/>
                                    <w:szCs w:val="20"/>
                                    <w:lang w:val="en-US"/>
                                  </w:rPr>
                                  <m:t>u</m:t>
                                </m:r>
                              </m:e>
                            </m:d>
                          </m:num>
                          <m:den>
                            <m:sSup>
                              <m:sSupPr>
                                <m:ctrlPr>
                                  <w:rPr>
                                    <w:rFonts w:ascii="Cambria Math" w:hAnsi="Cambria Math" w:cs="Times New Roman"/>
                                    <w:i/>
                                    <w:sz w:val="20"/>
                                    <w:szCs w:val="20"/>
                                    <w:lang w:val="en-US"/>
                                  </w:rPr>
                                </m:ctrlPr>
                              </m:sSupPr>
                              <m:e>
                                <m:r>
                                  <w:rPr>
                                    <w:rFonts w:ascii="Cambria Math" w:hAnsi="Cambria Math" w:cs="Times New Roman"/>
                                    <w:sz w:val="20"/>
                                    <w:szCs w:val="20"/>
                                    <w:lang w:val="en-US"/>
                                  </w:rPr>
                                  <m:t>σ</m:t>
                                </m:r>
                              </m:e>
                              <m:sup>
                                <m:r>
                                  <w:rPr>
                                    <w:rFonts w:ascii="Cambria Math" w:hAnsi="Cambria Math" w:cs="Times New Roman"/>
                                    <w:sz w:val="20"/>
                                    <w:szCs w:val="20"/>
                                    <w:lang w:val="en-US"/>
                                  </w:rPr>
                                  <m:t>2</m:t>
                                </m:r>
                              </m:sup>
                            </m:sSup>
                            <m:r>
                              <w:rPr>
                                <w:rFonts w:ascii="Cambria Math" w:hAnsi="Cambria Math" w:cs="Times New Roman"/>
                                <w:sz w:val="20"/>
                                <w:szCs w:val="20"/>
                                <w:lang w:val="en-US"/>
                              </w:rPr>
                              <m:t>(u)</m:t>
                            </m:r>
                          </m:den>
                        </m:f>
                        <m:r>
                          <w:rPr>
                            <w:rFonts w:ascii="Cambria Math" w:hAnsi="Cambria Math" w:cs="Times New Roman"/>
                            <w:sz w:val="20"/>
                            <w:szCs w:val="20"/>
                            <w:lang w:val="en-US"/>
                          </w:rPr>
                          <m:t xml:space="preserve"> du+</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log</m:t>
                            </m:r>
                          </m:fName>
                          <m:e>
                            <m:r>
                              <w:rPr>
                                <w:rFonts w:ascii="Cambria Math" w:hAnsi="Cambria Math" w:cs="Times New Roman"/>
                                <w:sz w:val="20"/>
                                <w:szCs w:val="20"/>
                                <w:lang w:val="en-US"/>
                              </w:rPr>
                              <m:t>σ(x)</m:t>
                            </m:r>
                          </m:e>
                        </m:func>
                      </m:e>
                    </m:nary>
                  </m:e>
                </m:d>
                <m:r>
                  <m:rPr>
                    <m:sty m:val="p"/>
                  </m:rPr>
                  <w:rPr>
                    <w:rFonts w:ascii="Cambria Math" w:eastAsiaTheme="minorEastAsia" w:hAnsi="Cambria Math" w:cs="Times New Roman"/>
                    <w:color w:val="000000" w:themeColor="text1"/>
                    <w:sz w:val="20"/>
                    <w:szCs w:val="20"/>
                    <w:lang w:val="en-US"/>
                  </w:rPr>
                  <m:t>,</m:t>
                </m:r>
              </m:oMath>
            </m:oMathPara>
          </w:p>
        </w:tc>
        <w:tc>
          <w:tcPr>
            <w:tcW w:w="487" w:type="dxa"/>
            <w:vAlign w:val="center"/>
          </w:tcPr>
          <w:p w14:paraId="410AB2BE" w14:textId="77777777" w:rsidR="00492A5B" w:rsidRPr="00591686" w:rsidRDefault="00492A5B" w:rsidP="00E27E88">
            <w:pPr>
              <w:pStyle w:val="Caption"/>
              <w:spacing w:after="0"/>
              <w:rPr>
                <w:rFonts w:ascii="Times New Roman" w:eastAsiaTheme="minorEastAsia" w:hAnsi="Times New Roman" w:cs="Times New Roman"/>
                <w:i w:val="0"/>
                <w:sz w:val="20"/>
                <w:szCs w:val="20"/>
                <w:lang w:val="en-US"/>
              </w:rPr>
            </w:pPr>
            <w:r w:rsidRPr="00591686">
              <w:rPr>
                <w:rFonts w:ascii="Times New Roman" w:eastAsiaTheme="minorEastAsia" w:hAnsi="Times New Roman" w:cs="Times New Roman"/>
                <w:i w:val="0"/>
                <w:color w:val="auto"/>
                <w:sz w:val="20"/>
                <w:szCs w:val="20"/>
                <w:lang w:val="en-US"/>
              </w:rPr>
              <w:t>(</w:t>
            </w:r>
            <w:r w:rsidRPr="00591686">
              <w:rPr>
                <w:rFonts w:ascii="Times New Roman" w:eastAsiaTheme="minorEastAsia" w:hAnsi="Times New Roman" w:cs="Times New Roman"/>
                <w:i w:val="0"/>
                <w:color w:val="auto"/>
                <w:sz w:val="20"/>
                <w:szCs w:val="20"/>
              </w:rPr>
              <w:fldChar w:fldCharType="begin"/>
            </w:r>
            <w:r w:rsidRPr="00591686">
              <w:rPr>
                <w:rFonts w:ascii="Times New Roman" w:eastAsiaTheme="minorEastAsia" w:hAnsi="Times New Roman" w:cs="Times New Roman"/>
                <w:i w:val="0"/>
                <w:color w:val="auto"/>
                <w:sz w:val="20"/>
                <w:szCs w:val="20"/>
                <w:lang w:val="en-US"/>
              </w:rPr>
              <w:instrText xml:space="preserve"> SEQ Equation \* ARABIC </w:instrText>
            </w:r>
            <w:r w:rsidRPr="00591686">
              <w:rPr>
                <w:rFonts w:ascii="Times New Roman" w:eastAsiaTheme="minorEastAsia" w:hAnsi="Times New Roman" w:cs="Times New Roman"/>
                <w:i w:val="0"/>
                <w:color w:val="auto"/>
                <w:sz w:val="20"/>
                <w:szCs w:val="20"/>
              </w:rPr>
              <w:fldChar w:fldCharType="separate"/>
            </w:r>
            <w:r w:rsidRPr="00591686">
              <w:rPr>
                <w:rFonts w:ascii="Times New Roman" w:eastAsiaTheme="minorEastAsia" w:hAnsi="Times New Roman" w:cs="Times New Roman"/>
                <w:i w:val="0"/>
                <w:color w:val="auto"/>
                <w:sz w:val="20"/>
                <w:szCs w:val="20"/>
                <w:lang w:val="en-US"/>
              </w:rPr>
              <w:t>5</w:t>
            </w:r>
            <w:r w:rsidRPr="00591686">
              <w:rPr>
                <w:rFonts w:ascii="Times New Roman" w:eastAsiaTheme="minorEastAsia" w:hAnsi="Times New Roman" w:cs="Times New Roman"/>
                <w:i w:val="0"/>
                <w:color w:val="auto"/>
                <w:sz w:val="20"/>
                <w:szCs w:val="20"/>
              </w:rPr>
              <w:fldChar w:fldCharType="end"/>
            </w:r>
            <w:r w:rsidRPr="00591686">
              <w:rPr>
                <w:rFonts w:ascii="Times New Roman" w:eastAsiaTheme="minorEastAsia" w:hAnsi="Times New Roman" w:cs="Times New Roman"/>
                <w:i w:val="0"/>
                <w:color w:val="auto"/>
                <w:sz w:val="20"/>
                <w:szCs w:val="20"/>
                <w:lang w:val="en-US"/>
              </w:rPr>
              <w:t>)</w:t>
            </w:r>
          </w:p>
        </w:tc>
      </w:tr>
    </w:tbl>
    <w:p w14:paraId="1CF0C676" w14:textId="76F13E3F" w:rsidR="00492A5B" w:rsidRDefault="00707479" w:rsidP="007F04FC">
      <w:pPr>
        <w:spacing w:after="0" w:line="24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Should be calculated.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U</m:t>
            </m:r>
          </m:e>
          <m:sub>
            <m:r>
              <m:rPr>
                <m:sty m:val="p"/>
              </m:rPr>
              <w:rPr>
                <w:rFonts w:ascii="Cambria Math" w:eastAsiaTheme="minorEastAsia" w:hAnsi="Cambria Math" w:cs="Times New Roman"/>
                <w:color w:val="000000" w:themeColor="text1"/>
                <w:sz w:val="20"/>
                <w:szCs w:val="20"/>
              </w:rPr>
              <m:t>eff</m:t>
            </m:r>
          </m:sub>
        </m:sSub>
        <m:d>
          <m:dPr>
            <m:ctrlPr>
              <w:rPr>
                <w:rFonts w:ascii="Cambria Math" w:eastAsiaTheme="minorEastAsia" w:hAnsi="Cambria Math" w:cs="Times New Roman"/>
                <w:i/>
                <w:color w:val="000000" w:themeColor="text1"/>
                <w:sz w:val="20"/>
                <w:szCs w:val="20"/>
              </w:rPr>
            </m:ctrlPr>
          </m:dPr>
          <m:e>
            <m:r>
              <w:rPr>
                <w:rFonts w:ascii="Cambria Math" w:eastAsiaTheme="minorEastAsia" w:hAnsi="Cambria Math" w:cs="Times New Roman"/>
                <w:color w:val="000000" w:themeColor="text1"/>
                <w:sz w:val="20"/>
                <w:szCs w:val="20"/>
              </w:rPr>
              <m:t>x</m:t>
            </m:r>
          </m:e>
        </m:d>
      </m:oMath>
      <w:r>
        <w:rPr>
          <w:rFonts w:ascii="Times New Roman" w:eastAsiaTheme="minorEastAsia" w:hAnsi="Times New Roman" w:cs="Times New Roman"/>
          <w:color w:val="000000" w:themeColor="text1"/>
          <w:sz w:val="20"/>
          <w:szCs w:val="20"/>
        </w:rPr>
        <w:t xml:space="preserve"> </w:t>
      </w:r>
      <w:r w:rsidR="00492A5B">
        <w:rPr>
          <w:rFonts w:ascii="Times New Roman" w:eastAsiaTheme="minorEastAsia" w:hAnsi="Times New Roman" w:cs="Times New Roman"/>
          <w:sz w:val="20"/>
          <w:szCs w:val="20"/>
        </w:rPr>
        <w:t>plays a role analogous to the concept of ‘stability landscape’</w:t>
      </w:r>
      <w:r w:rsidR="00AE1208">
        <w:rPr>
          <w:rFonts w:ascii="Times New Roman" w:eastAsiaTheme="minorEastAsia" w:hAnsi="Times New Roman" w:cs="Times New Roman"/>
          <w:sz w:val="20"/>
          <w:szCs w:val="20"/>
        </w:rPr>
        <w:t xml:space="preserve"> or ‘potential function’</w:t>
      </w:r>
      <w:r w:rsidR="00492A5B">
        <w:rPr>
          <w:rFonts w:ascii="Times New Roman" w:eastAsiaTheme="minorEastAsia" w:hAnsi="Times New Roman" w:cs="Times New Roman"/>
          <w:sz w:val="20"/>
          <w:szCs w:val="20"/>
        </w:rPr>
        <w:t xml:space="preserve"> in deterministic systems</w:t>
      </w:r>
      <w:r w:rsidR="00AE1208">
        <w:rPr>
          <w:rFonts w:ascii="Times New Roman" w:eastAsiaTheme="minorEastAsia" w:hAnsi="Times New Roman" w:cs="Times New Roman"/>
          <w:sz w:val="20"/>
          <w:szCs w:val="20"/>
        </w:rPr>
        <w:t xml:space="preserve"> </w:t>
      </w:r>
      <w:r w:rsidR="00AE1208" w:rsidRPr="00591686">
        <w:rPr>
          <w:rFonts w:ascii="Times New Roman" w:eastAsiaTheme="minorEastAsia" w:hAnsi="Times New Roman" w:cs="Times New Roman"/>
          <w:sz w:val="20"/>
          <w:szCs w:val="20"/>
        </w:rPr>
        <w:t xml:space="preserve">(refer to </w:t>
      </w:r>
      <w:r w:rsidR="00AE1208" w:rsidRPr="00591686">
        <w:rPr>
          <w:rFonts w:ascii="Times New Roman" w:eastAsiaTheme="minorEastAsia" w:hAnsi="Times New Roman" w:cs="Times New Roman"/>
          <w:sz w:val="20"/>
          <w:szCs w:val="20"/>
        </w:rPr>
        <w:fldChar w:fldCharType="begin"/>
      </w:r>
      <w:r w:rsidR="00AE1208">
        <w:rPr>
          <w:rFonts w:ascii="Times New Roman" w:eastAsiaTheme="minorEastAsia" w:hAnsi="Times New Roman" w:cs="Times New Roman"/>
          <w:sz w:val="20"/>
          <w:szCs w:val="20"/>
        </w:rPr>
        <w:instrText xml:space="preserve"> ADDIN EN.CITE &lt;EndNote&gt;&lt;Cite&gt;&lt;Author&gt;MS Arani&lt;/Author&gt;&lt;Year&gt;2024&lt;/Year&gt;&lt;RecNum&gt;84&lt;/RecNum&gt;&lt;DisplayText&gt;(Arani 2019, MS Arani et al. 2024)&lt;/DisplayText&gt;&lt;record&gt;&lt;rec-number&gt;84&lt;/rec-number&gt;&lt;foreign-keys&gt;&lt;key app="EN" db-id="sadv2x5z6w0asfefwau5e0ah92xsaz9p5fz9" timestamp="1713207945"&gt;84&lt;/key&gt;&lt;/foreign-keys&gt;&lt;ref-type name="Journal Article"&gt;17&lt;/ref-type&gt;&lt;contributors&gt;&lt;authors&gt;&lt;author&gt;MS Arani, Babak&lt;/author&gt;&lt;author&gt;R. Carpenter, Stephen&lt;/author&gt;&lt;author&gt;H. van Nes, Egbert&lt;/author&gt;&lt;author&gt;A. van de Leemput, Ingrid&lt;/author&gt;&lt;author&gt;Xu, Chi&lt;/author&gt;&lt;author&gt;G. Lind, Pedro&lt;/author&gt;&lt;author&gt;Scheffer, Marten&lt;/author&gt;&lt;/authors&gt;&lt;/contributors&gt;&lt;titles&gt;&lt;title&gt;Stochastic regimes can hide the attractors in data, reconstruction algorithms can reveal them&lt;/title&gt;&lt;secondary-title&gt;bioRxiv&lt;/secondary-title&gt;&lt;/titles&gt;&lt;periodical&gt;&lt;full-title&gt;bioRxiv&lt;/full-title&gt;&lt;/periodical&gt;&lt;pages&gt;2024.02. 17.580797&lt;/pages&gt;&lt;dates&gt;&lt;year&gt;2024&lt;/year&gt;&lt;/dates&gt;&lt;urls&gt;&lt;/urls&gt;&lt;/record&gt;&lt;/Cite&gt;&lt;Cite&gt;&lt;Author&gt;Arani&lt;/Author&gt;&lt;Year&gt;2019&lt;/Year&gt;&lt;RecNum&gt;31&lt;/RecNum&gt;&lt;record&gt;&lt;rec-number&gt;31&lt;/rec-number&gt;&lt;foreign-keys&gt;&lt;key app="EN" db-id="sadv2x5z6w0asfefwau5e0ah92xsaz9p5fz9" timestamp="0"&gt;31&lt;/key&gt;&lt;/foreign-keys&gt;&lt;ref-type name="Thesis"&gt;32&lt;/ref-type&gt;&lt;contributors&gt;&lt;authors&gt;&lt;author&gt;Babak M. S. Arani&lt;/author&gt;&lt;/authors&gt;&lt;/contributors&gt;&lt;titles&gt;&lt;title&gt;Inferring ecosystem states and quantifying their resilience: linking theories to ecological data&lt;/title&gt;&lt;/titles&gt;&lt;pages&gt;112&lt;/pages&gt;&lt;volume&gt;Ph. D.&lt;/volume&gt;&lt;dates&gt;&lt;year&gt;2019&lt;/year&gt;&lt;/dates&gt;&lt;publisher&gt;Wageningen University &lt;/publisher&gt;&lt;urls&gt;&lt;/urls&gt;&lt;electronic-resource-num&gt;https://doi.org/10.18174/467778&lt;/electronic-resource-num&gt;&lt;/record&gt;&lt;/Cite&gt;&lt;/EndNote&gt;</w:instrText>
      </w:r>
      <w:r w:rsidR="00AE1208" w:rsidRPr="00591686">
        <w:rPr>
          <w:rFonts w:ascii="Times New Roman" w:eastAsiaTheme="minorEastAsia" w:hAnsi="Times New Roman" w:cs="Times New Roman"/>
          <w:sz w:val="20"/>
          <w:szCs w:val="20"/>
        </w:rPr>
        <w:fldChar w:fldCharType="separate"/>
      </w:r>
      <w:r w:rsidR="00AE1208" w:rsidRPr="00591686">
        <w:rPr>
          <w:rFonts w:ascii="Times New Roman" w:eastAsiaTheme="minorEastAsia" w:hAnsi="Times New Roman" w:cs="Times New Roman"/>
          <w:noProof/>
          <w:sz w:val="20"/>
          <w:szCs w:val="20"/>
        </w:rPr>
        <w:t>(Arani 2019, MS Arani et al. 2024)</w:t>
      </w:r>
      <w:r w:rsidR="00AE1208" w:rsidRPr="00591686">
        <w:rPr>
          <w:rFonts w:ascii="Times New Roman" w:eastAsiaTheme="minorEastAsia" w:hAnsi="Times New Roman" w:cs="Times New Roman"/>
          <w:sz w:val="20"/>
          <w:szCs w:val="20"/>
        </w:rPr>
        <w:fldChar w:fldCharType="end"/>
      </w:r>
      <w:r w:rsidR="00AE1208" w:rsidRPr="00591686">
        <w:rPr>
          <w:rFonts w:ascii="Times New Roman" w:eastAsiaTheme="minorEastAsia" w:hAnsi="Times New Roman" w:cs="Times New Roman"/>
          <w:sz w:val="20"/>
          <w:szCs w:val="20"/>
        </w:rPr>
        <w:t xml:space="preserve"> for further details)</w:t>
      </w:r>
      <w:r>
        <w:rPr>
          <w:rFonts w:ascii="Times New Roman" w:eastAsiaTheme="minorEastAsia" w:hAnsi="Times New Roman" w:cs="Times New Roman"/>
          <w:sz w:val="20"/>
          <w:szCs w:val="20"/>
        </w:rPr>
        <w:t xml:space="preserve">. </w:t>
      </w:r>
      <w:r w:rsidR="00AE1208">
        <w:rPr>
          <w:rFonts w:ascii="Times New Roman" w:eastAsiaTheme="minorEastAsia" w:hAnsi="Times New Roman" w:cs="Times New Roman"/>
          <w:sz w:val="20"/>
          <w:szCs w:val="20"/>
        </w:rPr>
        <w:t xml:space="preserve"> </w:t>
      </w:r>
    </w:p>
    <w:p w14:paraId="4EF3E576" w14:textId="77777777" w:rsidR="007F04FC" w:rsidRDefault="007F04FC" w:rsidP="00846744">
      <w:pPr>
        <w:spacing w:after="0" w:line="240" w:lineRule="auto"/>
        <w:jc w:val="both"/>
        <w:rPr>
          <w:rFonts w:ascii="Times New Roman" w:eastAsiaTheme="minorEastAsia" w:hAnsi="Times New Roman" w:cs="Times New Roman"/>
          <w:sz w:val="20"/>
          <w:szCs w:val="20"/>
        </w:rPr>
      </w:pPr>
    </w:p>
    <w:p w14:paraId="358EDDA8" w14:textId="07A57002" w:rsidR="004C4F98" w:rsidRPr="00591686" w:rsidRDefault="00E27E88" w:rsidP="00A03820">
      <w:pPr>
        <w:spacing w:line="24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Unlike the concept of stability landscape which is calculated solely based on the deterministic forces, i.e., </w:t>
      </w:r>
      <w:r w:rsidRPr="00591686">
        <w:rPr>
          <w:rFonts w:ascii="Times New Roman" w:eastAsiaTheme="minorEastAsia" w:hAnsi="Times New Roman" w:cs="Times New Roman"/>
          <w:sz w:val="20"/>
          <w:szCs w:val="20"/>
        </w:rPr>
        <w:t xml:space="preserve">the drift function </w:t>
      </w:r>
      <m:oMath>
        <m:r>
          <w:rPr>
            <w:rFonts w:ascii="Cambria Math" w:eastAsiaTheme="minorEastAsia" w:hAnsi="Cambria Math" w:cs="Times New Roman"/>
            <w:sz w:val="20"/>
            <w:szCs w:val="20"/>
          </w:rPr>
          <m:t>μ(x)</m:t>
        </m:r>
      </m:oMath>
      <w:r>
        <w:rPr>
          <w:rFonts w:ascii="Times New Roman" w:eastAsiaTheme="minorEastAsia" w:hAnsi="Times New Roman" w:cs="Times New Roman"/>
          <w:sz w:val="20"/>
          <w:szCs w:val="20"/>
        </w:rPr>
        <w:t>, the concept of effective potential</w:t>
      </w:r>
      <w:r w:rsidR="003E762B">
        <w:rPr>
          <w:rFonts w:ascii="Times New Roman" w:eastAsiaTheme="minorEastAsia" w:hAnsi="Times New Roman" w:cs="Times New Roman"/>
          <w:sz w:val="20"/>
          <w:szCs w:val="20"/>
        </w:rPr>
        <w:t xml:space="preserve"> </w:t>
      </w:r>
      <w:r w:rsidR="003E762B" w:rsidRPr="00591686">
        <w:rPr>
          <w:rFonts w:ascii="Times New Roman" w:eastAsiaTheme="minorEastAsia" w:hAnsi="Times New Roman" w:cs="Times New Roman"/>
          <w:sz w:val="20"/>
          <w:szCs w:val="20"/>
        </w:rPr>
        <w:t xml:space="preserve">in </w:t>
      </w:r>
      <w:r w:rsidR="003E762B" w:rsidRPr="00591686">
        <w:rPr>
          <w:rFonts w:ascii="Times New Roman" w:eastAsiaTheme="minorEastAsia" w:hAnsi="Times New Roman" w:cs="Times New Roman"/>
          <w:sz w:val="20"/>
          <w:szCs w:val="20"/>
        </w:rPr>
        <w:fldChar w:fldCharType="begin"/>
      </w:r>
      <w:r w:rsidR="003E762B" w:rsidRPr="00591686">
        <w:rPr>
          <w:rFonts w:ascii="Times New Roman" w:eastAsiaTheme="minorEastAsia" w:hAnsi="Times New Roman" w:cs="Times New Roman"/>
          <w:sz w:val="20"/>
          <w:szCs w:val="20"/>
        </w:rPr>
        <w:instrText xml:space="preserve"> REF Eq5 \h  \* MERGEFORMAT </w:instrText>
      </w:r>
      <w:r w:rsidR="003E762B" w:rsidRPr="00591686">
        <w:rPr>
          <w:rFonts w:ascii="Times New Roman" w:eastAsiaTheme="minorEastAsia" w:hAnsi="Times New Roman" w:cs="Times New Roman"/>
          <w:sz w:val="20"/>
          <w:szCs w:val="20"/>
        </w:rPr>
      </w:r>
      <w:r w:rsidR="003E762B" w:rsidRPr="00591686">
        <w:rPr>
          <w:rFonts w:ascii="Times New Roman" w:eastAsiaTheme="minorEastAsia" w:hAnsi="Times New Roman" w:cs="Times New Roman"/>
          <w:sz w:val="20"/>
          <w:szCs w:val="20"/>
        </w:rPr>
        <w:fldChar w:fldCharType="separate"/>
      </w:r>
      <w:r w:rsidR="003E762B" w:rsidRPr="00591686">
        <w:rPr>
          <w:rFonts w:ascii="Times New Roman" w:eastAsiaTheme="minorEastAsia" w:hAnsi="Times New Roman" w:cs="Times New Roman"/>
          <w:sz w:val="20"/>
          <w:szCs w:val="20"/>
        </w:rPr>
        <w:t>(5</w:t>
      </w:r>
      <w:r w:rsidR="003E762B" w:rsidRPr="00591686">
        <w:rPr>
          <w:rFonts w:ascii="Times New Roman" w:eastAsiaTheme="minorEastAsia" w:hAnsi="Times New Roman" w:cs="Times New Roman"/>
          <w:sz w:val="20"/>
          <w:szCs w:val="20"/>
        </w:rPr>
        <w:fldChar w:fldCharType="end"/>
      </w:r>
      <w:r w:rsidR="003E762B" w:rsidRPr="0059168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3E762B">
        <w:rPr>
          <w:rFonts w:ascii="Times New Roman" w:eastAsiaTheme="minorEastAsia" w:hAnsi="Times New Roman" w:cs="Times New Roman"/>
          <w:sz w:val="20"/>
          <w:szCs w:val="20"/>
        </w:rPr>
        <w:t>incorporates information about the stochastic forces, i.e., the</w:t>
      </w:r>
      <w:r w:rsidR="003E762B" w:rsidRPr="00591686">
        <w:rPr>
          <w:rFonts w:ascii="Times New Roman" w:eastAsiaTheme="minorEastAsia" w:hAnsi="Times New Roman" w:cs="Times New Roman"/>
          <w:sz w:val="20"/>
          <w:szCs w:val="20"/>
        </w:rPr>
        <w:t xml:space="preserve"> diffusion function </w:t>
      </w:r>
      <m:oMath>
        <m:r>
          <w:rPr>
            <w:rFonts w:ascii="Cambria Math" w:hAnsi="Cambria Math" w:cs="Times New Roman"/>
            <w:sz w:val="20"/>
            <w:szCs w:val="20"/>
          </w:rPr>
          <m:t>σ(x)</m:t>
        </m:r>
      </m:oMath>
      <w:r w:rsidR="003E762B">
        <w:rPr>
          <w:rFonts w:ascii="Times New Roman" w:eastAsiaTheme="minorEastAsia" w:hAnsi="Times New Roman" w:cs="Times New Roman"/>
          <w:sz w:val="20"/>
          <w:szCs w:val="20"/>
        </w:rPr>
        <w:t>, too. T</w:t>
      </w:r>
      <w:r w:rsidR="00A03820" w:rsidRPr="00591686">
        <w:rPr>
          <w:rFonts w:ascii="Times New Roman" w:eastAsiaTheme="minorEastAsia" w:hAnsi="Times New Roman" w:cs="Times New Roman"/>
          <w:sz w:val="20"/>
          <w:szCs w:val="20"/>
        </w:rPr>
        <w:t xml:space="preserve">o </w:t>
      </w:r>
      <w:r w:rsidR="00A762D2" w:rsidRPr="00591686">
        <w:rPr>
          <w:rFonts w:ascii="Times New Roman" w:eastAsiaTheme="minorEastAsia" w:hAnsi="Times New Roman" w:cs="Times New Roman"/>
          <w:sz w:val="20"/>
          <w:szCs w:val="20"/>
        </w:rPr>
        <w:t>determine</w:t>
      </w:r>
      <w:r w:rsidR="00A03820" w:rsidRPr="00591686">
        <w:rPr>
          <w:rFonts w:ascii="Times New Roman" w:eastAsiaTheme="minorEastAsia" w:hAnsi="Times New Roman" w:cs="Times New Roman"/>
          <w:sz w:val="20"/>
          <w:szCs w:val="20"/>
        </w:rPr>
        <w:t xml:space="preserve"> the equilibria</w:t>
      </w:r>
      <w:r w:rsidR="00A762D2" w:rsidRPr="00591686">
        <w:rPr>
          <w:rFonts w:ascii="Times New Roman" w:eastAsiaTheme="minorEastAsia" w:hAnsi="Times New Roman" w:cs="Times New Roman"/>
          <w:sz w:val="20"/>
          <w:szCs w:val="20"/>
        </w:rPr>
        <w:t>,</w:t>
      </w:r>
      <w:r w:rsidR="00A03820" w:rsidRPr="00591686">
        <w:rPr>
          <w:rFonts w:ascii="Times New Roman" w:eastAsiaTheme="minorEastAsia" w:hAnsi="Times New Roman" w:cs="Times New Roman"/>
          <w:sz w:val="20"/>
          <w:szCs w:val="20"/>
        </w:rPr>
        <w:t xml:space="preserve"> we need to </w:t>
      </w:r>
      <w:r w:rsidR="00A762D2" w:rsidRPr="00591686">
        <w:rPr>
          <w:rFonts w:ascii="Times New Roman" w:eastAsiaTheme="minorEastAsia" w:hAnsi="Times New Roman" w:cs="Times New Roman"/>
          <w:sz w:val="20"/>
          <w:szCs w:val="20"/>
        </w:rPr>
        <w:t>identify</w:t>
      </w:r>
      <w:r w:rsidR="00A03820" w:rsidRPr="00591686">
        <w:rPr>
          <w:rFonts w:ascii="Times New Roman" w:eastAsiaTheme="minorEastAsia" w:hAnsi="Times New Roman" w:cs="Times New Roman"/>
          <w:sz w:val="20"/>
          <w:szCs w:val="20"/>
        </w:rPr>
        <w:t xml:space="preserve"> the minima and maxima of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U</m:t>
            </m:r>
          </m:e>
          <m:sub>
            <m:r>
              <m:rPr>
                <m:sty m:val="p"/>
              </m:rPr>
              <w:rPr>
                <w:rFonts w:ascii="Cambria Math" w:eastAsiaTheme="minorEastAsia" w:hAnsi="Cambria Math" w:cs="Times New Roman"/>
                <w:color w:val="000000" w:themeColor="text1"/>
                <w:sz w:val="20"/>
                <w:szCs w:val="20"/>
              </w:rPr>
              <m:t>eff</m:t>
            </m:r>
          </m:sub>
        </m:sSub>
        <m:d>
          <m:dPr>
            <m:ctrlPr>
              <w:rPr>
                <w:rFonts w:ascii="Cambria Math" w:eastAsiaTheme="minorEastAsia" w:hAnsi="Cambria Math" w:cs="Times New Roman"/>
                <w:i/>
                <w:color w:val="000000" w:themeColor="text1"/>
                <w:sz w:val="20"/>
                <w:szCs w:val="20"/>
              </w:rPr>
            </m:ctrlPr>
          </m:dPr>
          <m:e>
            <m:r>
              <w:rPr>
                <w:rFonts w:ascii="Cambria Math" w:eastAsiaTheme="minorEastAsia" w:hAnsi="Cambria Math" w:cs="Times New Roman"/>
                <w:color w:val="000000" w:themeColor="text1"/>
                <w:sz w:val="20"/>
                <w:szCs w:val="20"/>
              </w:rPr>
              <m:t>x</m:t>
            </m:r>
          </m:e>
        </m:d>
      </m:oMath>
      <w:r w:rsidR="00A762D2" w:rsidRPr="00591686">
        <w:rPr>
          <w:rFonts w:ascii="Times New Roman" w:eastAsiaTheme="minorEastAsia" w:hAnsi="Times New Roman" w:cs="Times New Roman"/>
          <w:color w:val="000000" w:themeColor="text1"/>
          <w:sz w:val="20"/>
          <w:szCs w:val="20"/>
        </w:rPr>
        <w:t>,</w:t>
      </w:r>
      <w:r w:rsidR="00A03820" w:rsidRPr="00591686">
        <w:rPr>
          <w:rFonts w:ascii="Times New Roman" w:eastAsiaTheme="minorEastAsia" w:hAnsi="Times New Roman" w:cs="Times New Roman"/>
          <w:color w:val="000000" w:themeColor="text1"/>
          <w:sz w:val="20"/>
          <w:szCs w:val="20"/>
        </w:rPr>
        <w:t xml:space="preserve"> which correspond to stable and unstable equilibria, respectively. </w:t>
      </w:r>
      <w:r w:rsidR="00A03820" w:rsidRPr="00591686">
        <w:rPr>
          <w:rFonts w:ascii="Times New Roman" w:eastAsiaTheme="minorEastAsia" w:hAnsi="Times New Roman" w:cs="Times New Roman"/>
          <w:sz w:val="20"/>
          <w:szCs w:val="20"/>
        </w:rPr>
        <w:t>We</w:t>
      </w:r>
      <w:r w:rsidR="00A762D2" w:rsidRPr="00591686">
        <w:rPr>
          <w:rFonts w:ascii="Times New Roman" w:eastAsiaTheme="minorEastAsia" w:hAnsi="Times New Roman" w:cs="Times New Roman"/>
          <w:sz w:val="20"/>
          <w:szCs w:val="20"/>
        </w:rPr>
        <w:t xml:space="preserve"> will</w:t>
      </w:r>
      <w:r w:rsidR="00A03820" w:rsidRPr="00591686">
        <w:rPr>
          <w:rFonts w:ascii="Times New Roman" w:eastAsiaTheme="minorEastAsia" w:hAnsi="Times New Roman" w:cs="Times New Roman"/>
          <w:sz w:val="20"/>
          <w:szCs w:val="20"/>
        </w:rPr>
        <w:t xml:space="preserve"> not</w:t>
      </w:r>
      <w:r w:rsidR="00A762D2" w:rsidRPr="00591686">
        <w:rPr>
          <w:rFonts w:ascii="Times New Roman" w:eastAsiaTheme="minorEastAsia" w:hAnsi="Times New Roman" w:cs="Times New Roman"/>
          <w:sz w:val="20"/>
          <w:szCs w:val="20"/>
        </w:rPr>
        <w:t xml:space="preserve"> delve into</w:t>
      </w:r>
      <w:r w:rsidR="00A03820" w:rsidRPr="00591686">
        <w:rPr>
          <w:rFonts w:ascii="Times New Roman" w:eastAsiaTheme="minorEastAsia" w:hAnsi="Times New Roman" w:cs="Times New Roman"/>
          <w:sz w:val="20"/>
          <w:szCs w:val="20"/>
        </w:rPr>
        <w:t xml:space="preserve"> </w:t>
      </w:r>
      <w:r w:rsidR="003E762B">
        <w:rPr>
          <w:rFonts w:ascii="Times New Roman" w:eastAsiaTheme="minorEastAsia" w:hAnsi="Times New Roman" w:cs="Times New Roman"/>
          <w:sz w:val="20"/>
          <w:szCs w:val="20"/>
        </w:rPr>
        <w:t xml:space="preserve">extra </w:t>
      </w:r>
      <w:r w:rsidR="00A03820" w:rsidRPr="00591686">
        <w:rPr>
          <w:rFonts w:ascii="Times New Roman" w:eastAsiaTheme="minorEastAsia" w:hAnsi="Times New Roman" w:cs="Times New Roman"/>
          <w:sz w:val="20"/>
          <w:szCs w:val="20"/>
        </w:rPr>
        <w:t xml:space="preserve">details </w:t>
      </w:r>
      <w:r w:rsidR="00A762D2" w:rsidRPr="00591686">
        <w:rPr>
          <w:rFonts w:ascii="Times New Roman" w:eastAsiaTheme="minorEastAsia" w:hAnsi="Times New Roman" w:cs="Times New Roman"/>
          <w:sz w:val="20"/>
          <w:szCs w:val="20"/>
        </w:rPr>
        <w:t>here, as the pack</w:t>
      </w:r>
      <w:r w:rsidR="00A03820" w:rsidRPr="00591686">
        <w:rPr>
          <w:rFonts w:ascii="Times New Roman" w:eastAsiaTheme="minorEastAsia" w:hAnsi="Times New Roman" w:cs="Times New Roman"/>
          <w:sz w:val="20"/>
          <w:szCs w:val="20"/>
        </w:rPr>
        <w:t xml:space="preserve">age can </w:t>
      </w:r>
      <w:r w:rsidR="00783582" w:rsidRPr="00591686">
        <w:rPr>
          <w:rFonts w:ascii="Times New Roman" w:eastAsiaTheme="minorEastAsia" w:hAnsi="Times New Roman" w:cs="Times New Roman"/>
          <w:sz w:val="20"/>
          <w:szCs w:val="20"/>
        </w:rPr>
        <w:t>perform these calculations</w:t>
      </w:r>
      <w:r w:rsidR="00A03820" w:rsidRPr="00591686">
        <w:rPr>
          <w:rFonts w:ascii="Times New Roman" w:eastAsiaTheme="minorEastAsia" w:hAnsi="Times New Roman" w:cs="Times New Roman"/>
          <w:sz w:val="20"/>
          <w:szCs w:val="20"/>
        </w:rPr>
        <w:t xml:space="preserve">. </w:t>
      </w:r>
      <w:r w:rsidR="003E762B">
        <w:rPr>
          <w:rFonts w:ascii="Times New Roman" w:eastAsiaTheme="minorEastAsia" w:hAnsi="Times New Roman" w:cs="Times New Roman"/>
          <w:sz w:val="20"/>
          <w:szCs w:val="20"/>
        </w:rPr>
        <w:t>For instance, t</w:t>
      </w:r>
      <w:r w:rsidR="00A03820" w:rsidRPr="00591686">
        <w:rPr>
          <w:rFonts w:ascii="Times New Roman" w:eastAsiaTheme="minorEastAsia" w:hAnsi="Times New Roman" w:cs="Times New Roman"/>
          <w:sz w:val="20"/>
          <w:szCs w:val="20"/>
        </w:rPr>
        <w:t>o plot the estimated drift, diffusion, and effective potential</w:t>
      </w:r>
      <w:r w:rsidR="0064192C">
        <w:rPr>
          <w:rFonts w:ascii="Times New Roman" w:eastAsiaTheme="minorEastAsia" w:hAnsi="Times New Roman" w:cs="Times New Roman"/>
          <w:sz w:val="20"/>
          <w:szCs w:val="20"/>
        </w:rPr>
        <w:t xml:space="preserve"> (</w:t>
      </w:r>
      <w:r w:rsidR="0064192C">
        <w:rPr>
          <w:rFonts w:ascii="Times New Roman" w:eastAsiaTheme="minorEastAsia" w:hAnsi="Times New Roman" w:cs="Times New Roman"/>
          <w:sz w:val="20"/>
          <w:szCs w:val="20"/>
        </w:rPr>
        <w:fldChar w:fldCharType="begin"/>
      </w:r>
      <w:r w:rsidR="0064192C">
        <w:rPr>
          <w:rFonts w:ascii="Times New Roman" w:eastAsiaTheme="minorEastAsia" w:hAnsi="Times New Roman" w:cs="Times New Roman"/>
          <w:sz w:val="20"/>
          <w:szCs w:val="20"/>
        </w:rPr>
        <w:instrText xml:space="preserve"> REF Figure10 \h </w:instrText>
      </w:r>
      <w:r w:rsidR="0064192C">
        <w:rPr>
          <w:rFonts w:ascii="Times New Roman" w:eastAsiaTheme="minorEastAsia" w:hAnsi="Times New Roman" w:cs="Times New Roman"/>
          <w:sz w:val="20"/>
          <w:szCs w:val="20"/>
        </w:rPr>
      </w:r>
      <w:r w:rsidR="0064192C">
        <w:rPr>
          <w:rFonts w:ascii="Times New Roman" w:eastAsiaTheme="minorEastAsia" w:hAnsi="Times New Roman" w:cs="Times New Roman"/>
          <w:sz w:val="20"/>
          <w:szCs w:val="20"/>
        </w:rPr>
        <w:fldChar w:fldCharType="separate"/>
      </w:r>
      <w:r w:rsidR="0064192C" w:rsidRPr="00591686">
        <w:rPr>
          <w:rFonts w:ascii="Times New Roman" w:hAnsi="Times New Roman" w:cs="Times New Roman"/>
          <w:b/>
          <w:sz w:val="18"/>
          <w:szCs w:val="18"/>
        </w:rPr>
        <w:t>Figure 1</w:t>
      </w:r>
      <w:r w:rsidR="0064192C">
        <w:rPr>
          <w:rFonts w:ascii="Times New Roman" w:hAnsi="Times New Roman" w:cs="Times New Roman"/>
          <w:b/>
          <w:sz w:val="18"/>
          <w:szCs w:val="18"/>
        </w:rPr>
        <w:t>0</w:t>
      </w:r>
      <w:r w:rsidR="0064192C">
        <w:rPr>
          <w:rFonts w:ascii="Times New Roman" w:eastAsiaTheme="minorEastAsia" w:hAnsi="Times New Roman" w:cs="Times New Roman"/>
          <w:sz w:val="20"/>
          <w:szCs w:val="20"/>
        </w:rPr>
        <w:fldChar w:fldCharType="end"/>
      </w:r>
      <w:r w:rsidR="0064192C" w:rsidRPr="00EA3DFD">
        <w:rPr>
          <w:rFonts w:ascii="Times New Roman" w:eastAsiaTheme="minorEastAsia" w:hAnsi="Times New Roman" w:cs="Times New Roman"/>
          <w:sz w:val="20"/>
          <w:szCs w:val="20"/>
        </w:rPr>
        <w:t>,</w:t>
      </w:r>
      <w:r w:rsidR="0064192C">
        <w:rPr>
          <w:rFonts w:ascii="Times New Roman" w:eastAsiaTheme="minorEastAsia" w:hAnsi="Times New Roman" w:cs="Times New Roman"/>
          <w:sz w:val="20"/>
          <w:szCs w:val="20"/>
        </w:rPr>
        <w:t xml:space="preserve"> </w:t>
      </w:r>
      <w:r w:rsidR="0064192C" w:rsidRPr="00EA3DFD">
        <w:rPr>
          <w:rFonts w:ascii="Times New Roman" w:eastAsiaTheme="minorEastAsia" w:hAnsi="Times New Roman" w:cs="Times New Roman"/>
          <w:sz w:val="20"/>
          <w:szCs w:val="20"/>
        </w:rPr>
        <w:t>bottom panel</w:t>
      </w:r>
      <w:r w:rsidR="0064192C">
        <w:rPr>
          <w:rFonts w:ascii="Times New Roman" w:eastAsiaTheme="minorEastAsia" w:hAnsi="Times New Roman" w:cs="Times New Roman"/>
          <w:sz w:val="20"/>
          <w:szCs w:val="20"/>
        </w:rPr>
        <w:t>)</w:t>
      </w:r>
      <w:r w:rsidR="00A03820" w:rsidRPr="00591686">
        <w:rPr>
          <w:rFonts w:ascii="Times New Roman" w:eastAsiaTheme="minorEastAsia" w:hAnsi="Times New Roman" w:cs="Times New Roman"/>
          <w:sz w:val="20"/>
          <w:szCs w:val="20"/>
        </w:rPr>
        <w:t xml:space="preserve"> for the </w:t>
      </w:r>
      <w:proofErr w:type="spellStart"/>
      <w:r w:rsidR="00A03820" w:rsidRPr="00591686">
        <w:rPr>
          <w:rFonts w:ascii="Times New Roman" w:eastAsiaTheme="minorEastAsia" w:hAnsi="Times New Roman" w:cs="Times New Roman"/>
          <w:sz w:val="20"/>
          <w:szCs w:val="20"/>
        </w:rPr>
        <w:t>Hermite</w:t>
      </w:r>
      <w:proofErr w:type="spellEnd"/>
      <w:r w:rsidR="00A03820" w:rsidRPr="00591686">
        <w:rPr>
          <w:rFonts w:ascii="Times New Roman" w:eastAsiaTheme="minorEastAsia" w:hAnsi="Times New Roman" w:cs="Times New Roman"/>
          <w:sz w:val="20"/>
          <w:szCs w:val="20"/>
        </w:rPr>
        <w:t xml:space="preserve"> reconstruction</w:t>
      </w:r>
      <w:r w:rsidR="00783582" w:rsidRPr="00591686">
        <w:rPr>
          <w:rFonts w:ascii="Times New Roman" w:eastAsiaTheme="minorEastAsia" w:hAnsi="Times New Roman" w:cs="Times New Roman"/>
          <w:sz w:val="20"/>
          <w:szCs w:val="20"/>
        </w:rPr>
        <w:t>,</w:t>
      </w:r>
      <w:r w:rsidR="00A03820" w:rsidRPr="00591686">
        <w:rPr>
          <w:rFonts w:ascii="Times New Roman" w:eastAsiaTheme="minorEastAsia" w:hAnsi="Times New Roman" w:cs="Times New Roman"/>
          <w:sz w:val="20"/>
          <w:szCs w:val="20"/>
        </w:rPr>
        <w:t xml:space="preserve"> type the following commands</w:t>
      </w:r>
    </w:p>
    <w:p w14:paraId="3D0FF2B2" w14:textId="77777777" w:rsidR="00A03820" w:rsidRPr="009A2762" w:rsidRDefault="00A03820" w:rsidP="00A03820">
      <w:pPr>
        <w:spacing w:after="0" w:line="240" w:lineRule="auto"/>
        <w:rPr>
          <w:rFonts w:ascii="Consolas" w:eastAsia="Times New Roman" w:hAnsi="Consolas" w:cs="Times New Roman"/>
          <w:sz w:val="20"/>
          <w:szCs w:val="20"/>
        </w:rPr>
      </w:pPr>
      <w:proofErr w:type="spellStart"/>
      <w:r w:rsidRPr="009A2762">
        <w:rPr>
          <w:rFonts w:ascii="Consolas" w:eastAsia="Times New Roman" w:hAnsi="Consolas" w:cs="Times New Roman"/>
          <w:sz w:val="20"/>
          <w:szCs w:val="20"/>
        </w:rPr>
        <w:t>xplot</w:t>
      </w:r>
      <w:proofErr w:type="spellEnd"/>
      <w:r w:rsidRPr="009A2762">
        <w:rPr>
          <w:rFonts w:ascii="Consolas" w:eastAsia="Times New Roman" w:hAnsi="Consolas" w:cs="Times New Roman"/>
          <w:sz w:val="20"/>
          <w:szCs w:val="20"/>
        </w:rPr>
        <w:t xml:space="preserve"> = </w:t>
      </w:r>
      <w:proofErr w:type="spellStart"/>
      <w:r w:rsidRPr="009A2762">
        <w:rPr>
          <w:rFonts w:ascii="Consolas" w:eastAsia="Times New Roman" w:hAnsi="Consolas" w:cs="Times New Roman"/>
          <w:sz w:val="20"/>
          <w:szCs w:val="20"/>
        </w:rPr>
        <w:t>linspace</w:t>
      </w:r>
      <w:proofErr w:type="spellEnd"/>
      <w:r w:rsidRPr="009A2762">
        <w:rPr>
          <w:rFonts w:ascii="Consolas" w:eastAsia="Times New Roman" w:hAnsi="Consolas" w:cs="Times New Roman"/>
          <w:sz w:val="20"/>
          <w:szCs w:val="20"/>
        </w:rPr>
        <w:t>(</w:t>
      </w:r>
      <w:proofErr w:type="gramStart"/>
      <w:r w:rsidRPr="009A2762">
        <w:rPr>
          <w:rFonts w:ascii="Consolas" w:eastAsia="Times New Roman" w:hAnsi="Consolas" w:cs="Times New Roman"/>
          <w:sz w:val="20"/>
          <w:szCs w:val="20"/>
        </w:rPr>
        <w:t>L,R</w:t>
      </w:r>
      <w:proofErr w:type="gramEnd"/>
      <w:r w:rsidRPr="009A2762">
        <w:rPr>
          <w:rFonts w:ascii="Consolas" w:eastAsia="Times New Roman" w:hAnsi="Consolas" w:cs="Times New Roman"/>
          <w:sz w:val="20"/>
          <w:szCs w:val="20"/>
        </w:rPr>
        <w:t>,2000);</w:t>
      </w:r>
    </w:p>
    <w:p w14:paraId="0535E1BD" w14:textId="70C6A2F0" w:rsidR="00A03820" w:rsidRPr="00A03820" w:rsidRDefault="00A03820" w:rsidP="00A03820">
      <w:pPr>
        <w:spacing w:line="240" w:lineRule="auto"/>
        <w:rPr>
          <w:rFonts w:ascii="Consolas" w:eastAsia="Times New Roman" w:hAnsi="Consolas" w:cs="Times New Roman"/>
          <w:sz w:val="20"/>
          <w:szCs w:val="20"/>
        </w:rPr>
      </w:pPr>
      <w:proofErr w:type="spellStart"/>
      <w:r w:rsidRPr="00A03820">
        <w:rPr>
          <w:rFonts w:ascii="Consolas" w:eastAsia="Times New Roman" w:hAnsi="Consolas" w:cs="Times New Roman"/>
          <w:sz w:val="20"/>
          <w:szCs w:val="20"/>
        </w:rPr>
        <w:t>plot_results</w:t>
      </w:r>
      <w:proofErr w:type="spellEnd"/>
      <w:r w:rsidRPr="00A03820">
        <w:rPr>
          <w:rFonts w:ascii="Consolas" w:eastAsia="Times New Roman" w:hAnsi="Consolas" w:cs="Times New Roman"/>
          <w:sz w:val="20"/>
          <w:szCs w:val="20"/>
        </w:rPr>
        <w:t>(result_her</w:t>
      </w:r>
      <w:proofErr w:type="gramStart"/>
      <w:r w:rsidRPr="00A03820">
        <w:rPr>
          <w:rFonts w:ascii="Consolas" w:eastAsia="Times New Roman" w:hAnsi="Consolas" w:cs="Times New Roman"/>
          <w:sz w:val="20"/>
          <w:szCs w:val="20"/>
        </w:rPr>
        <w:t>1</w:t>
      </w:r>
      <w:r w:rsidR="003E762B">
        <w:rPr>
          <w:rFonts w:ascii="Consolas" w:eastAsia="Times New Roman" w:hAnsi="Consolas" w:cs="Times New Roman"/>
          <w:sz w:val="20"/>
          <w:szCs w:val="20"/>
        </w:rPr>
        <w:t>1</w:t>
      </w:r>
      <w:r w:rsidRPr="00A03820">
        <w:rPr>
          <w:rFonts w:ascii="Consolas" w:eastAsia="Times New Roman" w:hAnsi="Consolas" w:cs="Times New Roman"/>
          <w:sz w:val="20"/>
          <w:szCs w:val="20"/>
        </w:rPr>
        <w:t>,xplot</w:t>
      </w:r>
      <w:proofErr w:type="gramEnd"/>
      <w:r w:rsidRPr="00A03820">
        <w:rPr>
          <w:rFonts w:ascii="Consolas" w:eastAsia="Times New Roman" w:hAnsi="Consolas" w:cs="Times New Roman"/>
          <w:sz w:val="20"/>
          <w:szCs w:val="20"/>
        </w:rPr>
        <w:t>,</w:t>
      </w:r>
      <w:r w:rsidRPr="00A03820">
        <w:rPr>
          <w:rFonts w:ascii="Consolas" w:eastAsia="Times New Roman" w:hAnsi="Consolas" w:cs="Times New Roman"/>
          <w:color w:val="A709F5"/>
          <w:sz w:val="20"/>
          <w:szCs w:val="20"/>
        </w:rPr>
        <w:t>'eff_potential'</w:t>
      </w:r>
      <w:r w:rsidRPr="00A03820">
        <w:rPr>
          <w:rFonts w:ascii="Consolas" w:eastAsia="Times New Roman" w:hAnsi="Consolas" w:cs="Times New Roman"/>
          <w:sz w:val="20"/>
          <w:szCs w:val="20"/>
        </w:rPr>
        <w:t>)</w:t>
      </w:r>
      <w:r w:rsidRPr="00591686">
        <w:rPr>
          <w:rFonts w:ascii="Consolas" w:eastAsia="Times New Roman" w:hAnsi="Consolas" w:cs="Times New Roman"/>
          <w:sz w:val="20"/>
          <w:szCs w:val="20"/>
        </w:rPr>
        <w:t>;</w:t>
      </w:r>
    </w:p>
    <w:p w14:paraId="42EAAAC1" w14:textId="06168A9D" w:rsidR="00A03820" w:rsidRPr="00591686" w:rsidRDefault="00A03820" w:rsidP="00447B70">
      <w:pPr>
        <w:spacing w:after="0" w:line="240" w:lineRule="auto"/>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and </w:t>
      </w:r>
      <w:r w:rsidR="00243843" w:rsidRPr="00591686">
        <w:rPr>
          <w:rFonts w:ascii="Times New Roman" w:eastAsiaTheme="minorEastAsia" w:hAnsi="Times New Roman" w:cs="Times New Roman"/>
          <w:sz w:val="20"/>
          <w:szCs w:val="20"/>
        </w:rPr>
        <w:t>you</w:t>
      </w:r>
      <w:r w:rsidRPr="00591686">
        <w:rPr>
          <w:rFonts w:ascii="Times New Roman" w:eastAsiaTheme="minorEastAsia" w:hAnsi="Times New Roman" w:cs="Times New Roman"/>
          <w:sz w:val="20"/>
          <w:szCs w:val="20"/>
        </w:rPr>
        <w:t xml:space="preserve"> get the following plot</w:t>
      </w:r>
    </w:p>
    <w:p w14:paraId="42523EFA" w14:textId="62CBCCA8" w:rsidR="0098632E" w:rsidRPr="00591686" w:rsidRDefault="00BC3E2F" w:rsidP="00BC3E2F">
      <w:pPr>
        <w:spacing w:line="240" w:lineRule="auto"/>
        <w:jc w:val="center"/>
        <w:rPr>
          <w:rFonts w:ascii="Times New Roman" w:eastAsiaTheme="minorEastAsia" w:hAnsi="Times New Roman" w:cs="Times New Roman"/>
          <w:sz w:val="20"/>
          <w:szCs w:val="20"/>
        </w:rPr>
      </w:pPr>
      <w:r w:rsidRPr="00591686">
        <w:rPr>
          <w:rFonts w:ascii="Times New Roman" w:eastAsiaTheme="minorEastAsia" w:hAnsi="Times New Roman" w:cs="Times New Roman"/>
          <w:noProof/>
          <w:sz w:val="20"/>
          <w:szCs w:val="20"/>
        </w:rPr>
        <w:drawing>
          <wp:inline distT="0" distB="0" distL="0" distR="0" wp14:anchorId="5C5CA045" wp14:editId="4E15DCAB">
            <wp:extent cx="2965873" cy="222148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5873" cy="2221487"/>
                    </a:xfrm>
                    <a:prstGeom prst="rect">
                      <a:avLst/>
                    </a:prstGeom>
                    <a:noFill/>
                    <a:ln>
                      <a:noFill/>
                    </a:ln>
                  </pic:spPr>
                </pic:pic>
              </a:graphicData>
            </a:graphic>
          </wp:inline>
        </w:drawing>
      </w:r>
    </w:p>
    <w:p w14:paraId="02B27EDC" w14:textId="0B995CC3" w:rsidR="005B29F9" w:rsidRDefault="00557D5F" w:rsidP="00BC3E2F">
      <w:pPr>
        <w:spacing w:after="0" w:line="240" w:lineRule="auto"/>
        <w:rPr>
          <w:rFonts w:ascii="Times New Roman" w:eastAsiaTheme="minorEastAsia" w:hAnsi="Times New Roman" w:cs="Times New Roman"/>
          <w:sz w:val="18"/>
          <w:szCs w:val="18"/>
        </w:rPr>
      </w:pPr>
      <w:bookmarkStart w:id="76" w:name="Figure13"/>
      <w:bookmarkStart w:id="77" w:name="Figure10"/>
      <w:r w:rsidRPr="00591686">
        <w:rPr>
          <w:rFonts w:ascii="Times New Roman" w:hAnsi="Times New Roman" w:cs="Times New Roman"/>
          <w:b/>
          <w:sz w:val="18"/>
          <w:szCs w:val="18"/>
        </w:rPr>
        <w:t>Figure 1</w:t>
      </w:r>
      <w:bookmarkEnd w:id="76"/>
      <w:r w:rsidR="004A6CDF">
        <w:rPr>
          <w:rFonts w:ascii="Times New Roman" w:hAnsi="Times New Roman" w:cs="Times New Roman"/>
          <w:b/>
          <w:sz w:val="18"/>
          <w:szCs w:val="18"/>
        </w:rPr>
        <w:t>0</w:t>
      </w:r>
      <w:bookmarkEnd w:id="77"/>
      <w:r w:rsidRPr="00591686">
        <w:rPr>
          <w:rFonts w:ascii="Times New Roman" w:hAnsi="Times New Roman" w:cs="Times New Roman"/>
          <w:b/>
          <w:sz w:val="18"/>
          <w:szCs w:val="18"/>
        </w:rPr>
        <w:t>. Illustrat</w:t>
      </w:r>
      <w:r w:rsidR="004F5548" w:rsidRPr="00591686">
        <w:rPr>
          <w:rFonts w:ascii="Times New Roman" w:hAnsi="Times New Roman" w:cs="Times New Roman"/>
          <w:b/>
          <w:sz w:val="18"/>
          <w:szCs w:val="18"/>
        </w:rPr>
        <w:t>i</w:t>
      </w:r>
      <w:r w:rsidR="007E6FB4" w:rsidRPr="00591686">
        <w:rPr>
          <w:rFonts w:ascii="Times New Roman" w:hAnsi="Times New Roman" w:cs="Times New Roman"/>
          <w:b/>
          <w:sz w:val="18"/>
          <w:szCs w:val="18"/>
        </w:rPr>
        <w:t>on of</w:t>
      </w:r>
      <w:r w:rsidRPr="00591686">
        <w:rPr>
          <w:rFonts w:ascii="Times New Roman" w:hAnsi="Times New Roman" w:cs="Times New Roman"/>
          <w:b/>
          <w:sz w:val="18"/>
          <w:szCs w:val="18"/>
        </w:rPr>
        <w:t xml:space="preserve"> </w:t>
      </w:r>
      <w:r w:rsidR="005B29F9" w:rsidRPr="00591686">
        <w:rPr>
          <w:rFonts w:ascii="Times New Roman" w:hAnsi="Times New Roman" w:cs="Times New Roman"/>
          <w:b/>
          <w:sz w:val="18"/>
          <w:szCs w:val="18"/>
        </w:rPr>
        <w:t xml:space="preserve">the concept of effective </w:t>
      </w:r>
      <w:r w:rsidR="004F5548" w:rsidRPr="00591686">
        <w:rPr>
          <w:rFonts w:ascii="Times New Roman" w:hAnsi="Times New Roman" w:cs="Times New Roman"/>
          <w:b/>
          <w:sz w:val="18"/>
          <w:szCs w:val="18"/>
        </w:rPr>
        <w:t xml:space="preserve">and its </w:t>
      </w:r>
      <w:r w:rsidR="00C22BB6" w:rsidRPr="00591686">
        <w:rPr>
          <w:rFonts w:ascii="Times New Roman" w:hAnsi="Times New Roman" w:cs="Times New Roman"/>
          <w:b/>
          <w:sz w:val="18"/>
          <w:szCs w:val="18"/>
        </w:rPr>
        <w:t>significance in identifying alternative stable states in a stochastic system</w:t>
      </w:r>
      <w:r w:rsidRPr="00591686">
        <w:rPr>
          <w:rFonts w:ascii="Times New Roman" w:hAnsi="Times New Roman" w:cs="Times New Roman"/>
          <w:bCs/>
          <w:sz w:val="18"/>
          <w:szCs w:val="18"/>
        </w:rPr>
        <w:t xml:space="preserve">. The </w:t>
      </w:r>
      <w:r w:rsidR="005B29F9" w:rsidRPr="00591686">
        <w:rPr>
          <w:rFonts w:ascii="Times New Roman" w:hAnsi="Times New Roman" w:cs="Times New Roman"/>
          <w:bCs/>
          <w:sz w:val="18"/>
          <w:szCs w:val="18"/>
        </w:rPr>
        <w:t xml:space="preserve">top and middle panels are as in </w:t>
      </w:r>
      <w:r w:rsidR="005B29F9" w:rsidRPr="00591686">
        <w:rPr>
          <w:rFonts w:ascii="Times New Roman" w:hAnsi="Times New Roman" w:cs="Times New Roman"/>
          <w:bCs/>
          <w:sz w:val="18"/>
          <w:szCs w:val="18"/>
        </w:rPr>
        <w:fldChar w:fldCharType="begin"/>
      </w:r>
      <w:r w:rsidR="005B29F9" w:rsidRPr="00591686">
        <w:rPr>
          <w:rFonts w:ascii="Times New Roman" w:hAnsi="Times New Roman" w:cs="Times New Roman"/>
          <w:bCs/>
          <w:sz w:val="18"/>
          <w:szCs w:val="18"/>
        </w:rPr>
        <w:instrText xml:space="preserve"> REF Example12 \h </w:instrText>
      </w:r>
      <w:r w:rsidR="00574DA6" w:rsidRPr="00591686">
        <w:rPr>
          <w:rFonts w:ascii="Times New Roman" w:hAnsi="Times New Roman" w:cs="Times New Roman"/>
          <w:bCs/>
          <w:sz w:val="18"/>
          <w:szCs w:val="18"/>
        </w:rPr>
        <w:instrText xml:space="preserve"> \* MERGEFORMAT </w:instrText>
      </w:r>
      <w:r w:rsidR="005B29F9" w:rsidRPr="00591686">
        <w:rPr>
          <w:rFonts w:ascii="Times New Roman" w:hAnsi="Times New Roman" w:cs="Times New Roman"/>
          <w:bCs/>
          <w:sz w:val="18"/>
          <w:szCs w:val="18"/>
        </w:rPr>
      </w:r>
      <w:r w:rsidR="005B29F9" w:rsidRPr="00591686">
        <w:rPr>
          <w:rFonts w:ascii="Times New Roman" w:hAnsi="Times New Roman" w:cs="Times New Roman"/>
          <w:bCs/>
          <w:sz w:val="18"/>
          <w:szCs w:val="18"/>
        </w:rPr>
        <w:fldChar w:fldCharType="separate"/>
      </w:r>
      <w:r w:rsidR="005B29F9" w:rsidRPr="00591686">
        <w:rPr>
          <w:rFonts w:ascii="Times New Roman" w:eastAsia="Times New Roman" w:hAnsi="Times New Roman" w:cs="Times New Roman"/>
          <w:b/>
          <w:bCs/>
          <w:sz w:val="18"/>
          <w:szCs w:val="18"/>
        </w:rPr>
        <w:t>Example 12</w:t>
      </w:r>
      <w:r w:rsidR="005B29F9" w:rsidRPr="00591686">
        <w:rPr>
          <w:rFonts w:ascii="Times New Roman" w:hAnsi="Times New Roman" w:cs="Times New Roman"/>
          <w:bCs/>
          <w:sz w:val="18"/>
          <w:szCs w:val="18"/>
        </w:rPr>
        <w:fldChar w:fldCharType="end"/>
      </w:r>
      <w:r w:rsidR="005B29F9" w:rsidRPr="00591686">
        <w:rPr>
          <w:rFonts w:ascii="Times New Roman" w:hAnsi="Times New Roman" w:cs="Times New Roman"/>
          <w:bCs/>
          <w:sz w:val="18"/>
          <w:szCs w:val="18"/>
        </w:rPr>
        <w:t>, right panel.</w:t>
      </w:r>
      <w:r w:rsidRPr="00591686">
        <w:rPr>
          <w:rFonts w:ascii="Times New Roman" w:hAnsi="Times New Roman" w:cs="Times New Roman"/>
          <w:bCs/>
          <w:sz w:val="18"/>
          <w:szCs w:val="18"/>
        </w:rPr>
        <w:t xml:space="preserve"> </w:t>
      </w:r>
      <w:r w:rsidR="008E5439" w:rsidRPr="00591686">
        <w:rPr>
          <w:rFonts w:ascii="Times New Roman" w:hAnsi="Times New Roman" w:cs="Times New Roman"/>
          <w:bCs/>
          <w:sz w:val="18"/>
          <w:szCs w:val="18"/>
        </w:rPr>
        <w:t xml:space="preserve">In the </w:t>
      </w:r>
      <w:r w:rsidR="005B29F9" w:rsidRPr="00591686">
        <w:rPr>
          <w:rFonts w:ascii="Times New Roman" w:hAnsi="Times New Roman" w:cs="Times New Roman"/>
          <w:bCs/>
          <w:sz w:val="18"/>
          <w:szCs w:val="18"/>
        </w:rPr>
        <w:t xml:space="preserve">bottom panel </w:t>
      </w:r>
      <w:r w:rsidRPr="00591686">
        <w:rPr>
          <w:rFonts w:ascii="Times New Roman" w:hAnsi="Times New Roman" w:cs="Times New Roman"/>
          <w:bCs/>
          <w:sz w:val="18"/>
          <w:szCs w:val="18"/>
        </w:rPr>
        <w:t xml:space="preserve">the </w:t>
      </w:r>
      <w:r w:rsidR="005B29F9" w:rsidRPr="00591686">
        <w:rPr>
          <w:rFonts w:ascii="Times New Roman" w:hAnsi="Times New Roman" w:cs="Times New Roman"/>
          <w:bCs/>
          <w:sz w:val="18"/>
          <w:szCs w:val="18"/>
        </w:rPr>
        <w:t>effective potential</w:t>
      </w:r>
      <w:r w:rsidR="008E5439" w:rsidRPr="00591686">
        <w:rPr>
          <w:rFonts w:ascii="Times New Roman" w:hAnsi="Times New Roman" w:cs="Times New Roman"/>
          <w:bCs/>
          <w:sz w:val="18"/>
          <w:szCs w:val="18"/>
        </w:rPr>
        <w:t xml:space="preserve"> is depicted</w:t>
      </w:r>
      <w:r w:rsidR="005B29F9" w:rsidRPr="00591686">
        <w:rPr>
          <w:rFonts w:ascii="Times New Roman" w:hAnsi="Times New Roman" w:cs="Times New Roman"/>
          <w:bCs/>
          <w:sz w:val="18"/>
          <w:szCs w:val="18"/>
        </w:rPr>
        <w:t>,</w:t>
      </w:r>
      <w:r w:rsidR="008E5439" w:rsidRPr="00591686">
        <w:rPr>
          <w:rFonts w:ascii="Times New Roman" w:hAnsi="Times New Roman" w:cs="Times New Roman"/>
          <w:bCs/>
          <w:sz w:val="18"/>
          <w:szCs w:val="18"/>
        </w:rPr>
        <w:t xml:space="preserve"> with its</w:t>
      </w:r>
      <w:r w:rsidR="005B29F9" w:rsidRPr="00591686">
        <w:rPr>
          <w:rFonts w:ascii="Times New Roman" w:hAnsi="Times New Roman" w:cs="Times New Roman"/>
          <w:bCs/>
          <w:sz w:val="18"/>
          <w:szCs w:val="18"/>
        </w:rPr>
        <w:t xml:space="preserve"> minima and maxima correspond</w:t>
      </w:r>
      <w:r w:rsidR="008E5439" w:rsidRPr="00591686">
        <w:rPr>
          <w:rFonts w:ascii="Times New Roman" w:hAnsi="Times New Roman" w:cs="Times New Roman"/>
          <w:bCs/>
          <w:sz w:val="18"/>
          <w:szCs w:val="18"/>
        </w:rPr>
        <w:t>ing</w:t>
      </w:r>
      <w:r w:rsidR="005B29F9" w:rsidRPr="00591686">
        <w:rPr>
          <w:rFonts w:ascii="Times New Roman" w:hAnsi="Times New Roman" w:cs="Times New Roman"/>
          <w:bCs/>
          <w:sz w:val="18"/>
          <w:szCs w:val="18"/>
        </w:rPr>
        <w:t xml:space="preserve"> to the stable (solid black dots) and unstable (open circle) equilibria</w:t>
      </w:r>
      <w:r w:rsidRPr="00591686">
        <w:rPr>
          <w:rFonts w:ascii="Times New Roman" w:hAnsi="Times New Roman" w:cs="Times New Roman"/>
          <w:bCs/>
          <w:sz w:val="18"/>
          <w:szCs w:val="18"/>
        </w:rPr>
        <w:t>.</w:t>
      </w:r>
      <w:r w:rsidR="005B29F9" w:rsidRPr="00591686">
        <w:rPr>
          <w:rFonts w:ascii="Times New Roman" w:hAnsi="Times New Roman" w:cs="Times New Roman"/>
          <w:bCs/>
          <w:sz w:val="18"/>
          <w:szCs w:val="18"/>
        </w:rPr>
        <w:t xml:space="preserve"> </w:t>
      </w:r>
      <w:r w:rsidR="008E5439" w:rsidRPr="00591686">
        <w:rPr>
          <w:rFonts w:ascii="Times New Roman" w:hAnsi="Times New Roman" w:cs="Times New Roman"/>
          <w:bCs/>
          <w:sz w:val="18"/>
          <w:szCs w:val="18"/>
        </w:rPr>
        <w:t>Notably, t</w:t>
      </w:r>
      <w:r w:rsidR="005B29F9" w:rsidRPr="00591686">
        <w:rPr>
          <w:rFonts w:ascii="Times New Roman" w:hAnsi="Times New Roman" w:cs="Times New Roman"/>
          <w:bCs/>
          <w:sz w:val="18"/>
          <w:szCs w:val="18"/>
        </w:rPr>
        <w:t xml:space="preserve">he dashed vertical </w:t>
      </w:r>
      <w:r w:rsidR="009F4A3C" w:rsidRPr="00591686">
        <w:rPr>
          <w:rFonts w:ascii="Times New Roman" w:hAnsi="Times New Roman" w:cs="Times New Roman"/>
          <w:bCs/>
          <w:sz w:val="18"/>
          <w:szCs w:val="18"/>
        </w:rPr>
        <w:t xml:space="preserve">dashed </w:t>
      </w:r>
      <w:r w:rsidR="00BC3E2F" w:rsidRPr="00591686">
        <w:rPr>
          <w:rFonts w:ascii="Times New Roman" w:hAnsi="Times New Roman" w:cs="Times New Roman"/>
          <w:bCs/>
          <w:sz w:val="18"/>
          <w:szCs w:val="18"/>
        </w:rPr>
        <w:t>orange</w:t>
      </w:r>
      <w:r w:rsidR="005B29F9" w:rsidRPr="00591686">
        <w:rPr>
          <w:rFonts w:ascii="Times New Roman" w:hAnsi="Times New Roman" w:cs="Times New Roman"/>
          <w:bCs/>
          <w:sz w:val="18"/>
          <w:szCs w:val="18"/>
        </w:rPr>
        <w:t xml:space="preserve"> line </w:t>
      </w:r>
      <w:r w:rsidR="008E5439" w:rsidRPr="00591686">
        <w:rPr>
          <w:rFonts w:ascii="Times New Roman" w:hAnsi="Times New Roman" w:cs="Times New Roman"/>
          <w:bCs/>
          <w:sz w:val="18"/>
          <w:szCs w:val="18"/>
        </w:rPr>
        <w:t>intersects</w:t>
      </w:r>
      <w:r w:rsidR="005B29F9" w:rsidRPr="00591686">
        <w:rPr>
          <w:rFonts w:ascii="Times New Roman" w:hAnsi="Times New Roman" w:cs="Times New Roman"/>
          <w:bCs/>
          <w:sz w:val="18"/>
          <w:szCs w:val="18"/>
        </w:rPr>
        <w:t xml:space="preserve"> the only root of the drift function (i.e., where </w:t>
      </w:r>
      <m:oMath>
        <m:r>
          <w:rPr>
            <w:rFonts w:ascii="Cambria Math" w:eastAsiaTheme="minorEastAsia" w:hAnsi="Cambria Math" w:cs="Times New Roman"/>
            <w:sz w:val="18"/>
            <w:szCs w:val="18"/>
          </w:rPr>
          <m:t>μ(x)=0</m:t>
        </m:r>
      </m:oMath>
      <w:r w:rsidR="005B29F9" w:rsidRPr="00591686">
        <w:rPr>
          <w:rFonts w:ascii="Times New Roman" w:eastAsiaTheme="minorEastAsia" w:hAnsi="Times New Roman" w:cs="Times New Roman"/>
          <w:sz w:val="18"/>
          <w:szCs w:val="18"/>
        </w:rPr>
        <w:t xml:space="preserve">) </w:t>
      </w:r>
      <w:r w:rsidR="008E5439" w:rsidRPr="00591686">
        <w:rPr>
          <w:rFonts w:ascii="Times New Roman" w:eastAsiaTheme="minorEastAsia" w:hAnsi="Times New Roman" w:cs="Times New Roman"/>
          <w:sz w:val="18"/>
          <w:szCs w:val="18"/>
        </w:rPr>
        <w:t>yet</w:t>
      </w:r>
      <w:r w:rsidR="005B29F9" w:rsidRPr="00591686">
        <w:rPr>
          <w:rFonts w:ascii="Times New Roman" w:eastAsiaTheme="minorEastAsia" w:hAnsi="Times New Roman" w:cs="Times New Roman"/>
          <w:sz w:val="18"/>
          <w:szCs w:val="18"/>
        </w:rPr>
        <w:t xml:space="preserve"> it does not coincide with any of the minima of the effective potential</w:t>
      </w:r>
      <w:r w:rsidR="008E5439" w:rsidRPr="00591686">
        <w:rPr>
          <w:rFonts w:ascii="Times New Roman" w:eastAsiaTheme="minorEastAsia" w:hAnsi="Times New Roman" w:cs="Times New Roman"/>
          <w:sz w:val="18"/>
          <w:szCs w:val="18"/>
        </w:rPr>
        <w:t>. This discrepancy suggests that relying solely on</w:t>
      </w:r>
      <w:r w:rsidR="005B29F9" w:rsidRPr="00591686">
        <w:rPr>
          <w:rFonts w:ascii="Times New Roman" w:eastAsiaTheme="minorEastAsia" w:hAnsi="Times New Roman" w:cs="Times New Roman"/>
          <w:sz w:val="18"/>
          <w:szCs w:val="18"/>
        </w:rPr>
        <w:t xml:space="preserve"> the drift function </w:t>
      </w:r>
      <w:r w:rsidR="008E5439" w:rsidRPr="00591686">
        <w:rPr>
          <w:rFonts w:ascii="Times New Roman" w:eastAsiaTheme="minorEastAsia" w:hAnsi="Times New Roman" w:cs="Times New Roman"/>
          <w:sz w:val="18"/>
          <w:szCs w:val="18"/>
        </w:rPr>
        <w:t>to calculate the equilibria is incorrect.</w:t>
      </w:r>
      <w:r w:rsidR="005B29F9" w:rsidRPr="00591686">
        <w:rPr>
          <w:rFonts w:ascii="Times New Roman" w:eastAsiaTheme="minorEastAsia" w:hAnsi="Times New Roman" w:cs="Times New Roman"/>
          <w:sz w:val="18"/>
          <w:szCs w:val="18"/>
        </w:rPr>
        <w:t xml:space="preserve">  </w:t>
      </w:r>
    </w:p>
    <w:p w14:paraId="2DD2997C" w14:textId="77777777" w:rsidR="00EA3DFD" w:rsidRPr="00591686" w:rsidRDefault="00EA3DFD" w:rsidP="00BC3E2F">
      <w:pPr>
        <w:spacing w:after="0" w:line="240" w:lineRule="auto"/>
        <w:rPr>
          <w:rFonts w:ascii="Consolas" w:eastAsia="Times New Roman" w:hAnsi="Consolas" w:cs="Times New Roman"/>
          <w:sz w:val="20"/>
          <w:szCs w:val="20"/>
        </w:rPr>
      </w:pPr>
    </w:p>
    <w:p w14:paraId="1A27C649" w14:textId="27E8A968" w:rsidR="00C90E74" w:rsidRPr="00EA3DFD" w:rsidRDefault="00C07E62" w:rsidP="00D13DFD">
      <w:pPr>
        <w:spacing w:after="360" w:line="240" w:lineRule="auto"/>
        <w:jc w:val="both"/>
        <w:rPr>
          <w:rFonts w:ascii="Consolas" w:eastAsia="Times New Roman" w:hAnsi="Consolas" w:cs="Times New Roman"/>
          <w:sz w:val="20"/>
          <w:szCs w:val="20"/>
        </w:rPr>
      </w:pPr>
      <w:r>
        <w:rPr>
          <w:rFonts w:ascii="Times New Roman" w:eastAsiaTheme="minorEastAsia" w:hAnsi="Times New Roman" w:cs="Times New Roman"/>
          <w:sz w:val="20"/>
          <w:szCs w:val="20"/>
        </w:rPr>
        <w:fldChar w:fldCharType="begin"/>
      </w:r>
      <w:r>
        <w:rPr>
          <w:rFonts w:ascii="Times New Roman" w:eastAsiaTheme="minorEastAsia" w:hAnsi="Times New Roman" w:cs="Times New Roman"/>
          <w:sz w:val="20"/>
          <w:szCs w:val="20"/>
        </w:rPr>
        <w:instrText xml:space="preserve"> REF Figure10 \h </w:instrText>
      </w:r>
      <w:r>
        <w:rPr>
          <w:rFonts w:ascii="Times New Roman" w:eastAsiaTheme="minorEastAsia" w:hAnsi="Times New Roman" w:cs="Times New Roman"/>
          <w:sz w:val="20"/>
          <w:szCs w:val="20"/>
        </w:rPr>
      </w:r>
      <w:r>
        <w:rPr>
          <w:rFonts w:ascii="Times New Roman" w:eastAsiaTheme="minorEastAsia" w:hAnsi="Times New Roman" w:cs="Times New Roman"/>
          <w:sz w:val="20"/>
          <w:szCs w:val="20"/>
        </w:rPr>
        <w:fldChar w:fldCharType="separate"/>
      </w:r>
      <w:r w:rsidRPr="00591686">
        <w:rPr>
          <w:rFonts w:ascii="Times New Roman" w:hAnsi="Times New Roman" w:cs="Times New Roman"/>
          <w:b/>
          <w:sz w:val="18"/>
          <w:szCs w:val="18"/>
        </w:rPr>
        <w:t>Figure 1</w:t>
      </w:r>
      <w:r>
        <w:rPr>
          <w:rFonts w:ascii="Times New Roman" w:hAnsi="Times New Roman" w:cs="Times New Roman"/>
          <w:b/>
          <w:sz w:val="18"/>
          <w:szCs w:val="18"/>
        </w:rPr>
        <w:t>0</w:t>
      </w:r>
      <w:r>
        <w:rPr>
          <w:rFonts w:ascii="Times New Roman" w:eastAsiaTheme="minorEastAsia" w:hAnsi="Times New Roman" w:cs="Times New Roman"/>
          <w:sz w:val="20"/>
          <w:szCs w:val="20"/>
        </w:rPr>
        <w:fldChar w:fldCharType="end"/>
      </w:r>
      <w:r w:rsidR="00386917" w:rsidRPr="00EA3DFD">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374F8C" w:rsidRPr="00EA3DFD">
        <w:rPr>
          <w:rFonts w:ascii="Times New Roman" w:eastAsiaTheme="minorEastAsia" w:hAnsi="Times New Roman" w:cs="Times New Roman"/>
          <w:sz w:val="20"/>
          <w:szCs w:val="20"/>
        </w:rPr>
        <w:t>bottom panel</w:t>
      </w:r>
      <w:r w:rsidR="008B1675">
        <w:rPr>
          <w:rFonts w:ascii="Times New Roman" w:eastAsiaTheme="minorEastAsia" w:hAnsi="Times New Roman" w:cs="Times New Roman"/>
          <w:sz w:val="20"/>
          <w:szCs w:val="20"/>
        </w:rPr>
        <w:t xml:space="preserve">, reveals that the </w:t>
      </w:r>
      <w:r w:rsidR="008B1675" w:rsidRPr="00591686">
        <w:rPr>
          <w:rFonts w:ascii="Times New Roman" w:eastAsiaTheme="minorEastAsia" w:hAnsi="Times New Roman" w:cs="Times New Roman"/>
          <w:sz w:val="20"/>
          <w:szCs w:val="20"/>
        </w:rPr>
        <w:t>climate dataset</w:t>
      </w:r>
      <w:r w:rsidR="008B1675">
        <w:rPr>
          <w:rFonts w:ascii="Times New Roman" w:eastAsiaTheme="minorEastAsia" w:hAnsi="Times New Roman" w:cs="Times New Roman"/>
          <w:sz w:val="20"/>
          <w:szCs w:val="20"/>
        </w:rPr>
        <w:t xml:space="preserve"> </w:t>
      </w:r>
      <w:proofErr w:type="spellStart"/>
      <w:r w:rsidR="008B1675">
        <w:rPr>
          <w:rFonts w:ascii="Times New Roman" w:eastAsiaTheme="minorEastAsia" w:hAnsi="Times New Roman" w:cs="Times New Roman"/>
          <w:sz w:val="20"/>
          <w:szCs w:val="20"/>
        </w:rPr>
        <w:t>in</w:t>
      </w:r>
      <w:proofErr w:type="spellEnd"/>
      <w:r w:rsidR="008B1675">
        <w:rPr>
          <w:rFonts w:ascii="Times New Roman" w:eastAsiaTheme="minorEastAsia" w:hAnsi="Times New Roman" w:cs="Times New Roman"/>
          <w:sz w:val="20"/>
          <w:szCs w:val="20"/>
        </w:rPr>
        <w:t xml:space="preserve"> </w:t>
      </w:r>
      <w:r w:rsidR="008B1675" w:rsidRPr="003F00FB">
        <w:rPr>
          <w:rFonts w:ascii="Times New Roman" w:eastAsiaTheme="minorEastAsia" w:hAnsi="Times New Roman" w:cs="Times New Roman"/>
          <w:b/>
          <w:sz w:val="20"/>
          <w:szCs w:val="20"/>
        </w:rPr>
        <w:t>Example 12</w:t>
      </w:r>
      <w:r w:rsidR="008B1675">
        <w:rPr>
          <w:rFonts w:ascii="Times New Roman" w:eastAsiaTheme="minorEastAsia" w:hAnsi="Times New Roman" w:cs="Times New Roman"/>
          <w:sz w:val="20"/>
          <w:szCs w:val="20"/>
        </w:rPr>
        <w:t xml:space="preserve"> possess alternative stable states</w:t>
      </w:r>
      <w:r w:rsidR="00507878">
        <w:rPr>
          <w:rFonts w:ascii="Times New Roman" w:eastAsiaTheme="minorEastAsia" w:hAnsi="Times New Roman" w:cs="Times New Roman"/>
          <w:sz w:val="20"/>
          <w:szCs w:val="20"/>
        </w:rPr>
        <w:t xml:space="preserve"> </w:t>
      </w:r>
      <w:r w:rsidR="008B1675">
        <w:rPr>
          <w:rFonts w:ascii="Times New Roman" w:eastAsiaTheme="minorEastAsia" w:hAnsi="Times New Roman" w:cs="Times New Roman"/>
          <w:sz w:val="20"/>
          <w:szCs w:val="20"/>
        </w:rPr>
        <w:t xml:space="preserve">(the solid circle in the bottom panel) separated by a </w:t>
      </w:r>
      <w:proofErr w:type="spellStart"/>
      <w:r w:rsidR="008B1675">
        <w:rPr>
          <w:rFonts w:ascii="Times New Roman" w:eastAsiaTheme="minorEastAsia" w:hAnsi="Times New Roman" w:cs="Times New Roman"/>
          <w:sz w:val="20"/>
          <w:szCs w:val="20"/>
        </w:rPr>
        <w:t>repellor</w:t>
      </w:r>
      <w:proofErr w:type="spellEnd"/>
      <w:r w:rsidR="008B1675">
        <w:rPr>
          <w:rFonts w:ascii="Times New Roman" w:eastAsiaTheme="minorEastAsia" w:hAnsi="Times New Roman" w:cs="Times New Roman"/>
          <w:sz w:val="20"/>
          <w:szCs w:val="20"/>
        </w:rPr>
        <w:t xml:space="preserve"> in between (open circle in the bottom panel).</w:t>
      </w:r>
      <w:r w:rsidR="00507878">
        <w:rPr>
          <w:rFonts w:ascii="Times New Roman" w:eastAsiaTheme="minorEastAsia" w:hAnsi="Times New Roman" w:cs="Times New Roman"/>
          <w:sz w:val="20"/>
          <w:szCs w:val="20"/>
        </w:rPr>
        <w:t xml:space="preserve"> </w:t>
      </w:r>
      <w:r w:rsidR="00374F8C" w:rsidRPr="00EA3DFD">
        <w:rPr>
          <w:rFonts w:ascii="Times New Roman" w:eastAsiaTheme="minorEastAsia" w:hAnsi="Times New Roman" w:cs="Times New Roman"/>
          <w:sz w:val="20"/>
          <w:szCs w:val="20"/>
        </w:rPr>
        <w:t>This</w:t>
      </w:r>
      <w:r w:rsidR="00507878">
        <w:rPr>
          <w:rFonts w:ascii="Times New Roman" w:eastAsiaTheme="minorEastAsia" w:hAnsi="Times New Roman" w:cs="Times New Roman"/>
          <w:sz w:val="20"/>
          <w:szCs w:val="20"/>
        </w:rPr>
        <w:t xml:space="preserve"> example</w:t>
      </w:r>
      <w:r w:rsidR="00374F8C" w:rsidRPr="00EA3DFD">
        <w:rPr>
          <w:rFonts w:ascii="Times New Roman" w:eastAsiaTheme="minorEastAsia" w:hAnsi="Times New Roman" w:cs="Times New Roman"/>
          <w:sz w:val="20"/>
          <w:szCs w:val="20"/>
        </w:rPr>
        <w:t xml:space="preserve"> </w:t>
      </w:r>
      <w:r w:rsidR="00F603AA">
        <w:rPr>
          <w:rFonts w:ascii="Times New Roman" w:eastAsiaTheme="minorEastAsia" w:hAnsi="Times New Roman" w:cs="Times New Roman"/>
          <w:sz w:val="20"/>
          <w:szCs w:val="20"/>
        </w:rPr>
        <w:t>clarifies</w:t>
      </w:r>
      <w:r w:rsidR="00374F8C" w:rsidRPr="00EA3DFD">
        <w:rPr>
          <w:rFonts w:ascii="Times New Roman" w:eastAsiaTheme="minorEastAsia" w:hAnsi="Times New Roman" w:cs="Times New Roman"/>
          <w:sz w:val="20"/>
          <w:szCs w:val="20"/>
        </w:rPr>
        <w:t xml:space="preserve"> that the only way to determine the equilibria of a stochastic system is to </w:t>
      </w:r>
      <w:r w:rsidR="00D13DFD" w:rsidRPr="00EA3DFD">
        <w:rPr>
          <w:rFonts w:ascii="Times New Roman" w:eastAsiaTheme="minorEastAsia" w:hAnsi="Times New Roman" w:cs="Times New Roman"/>
          <w:sz w:val="20"/>
          <w:szCs w:val="20"/>
        </w:rPr>
        <w:t>identify</w:t>
      </w:r>
      <w:r w:rsidR="00374F8C" w:rsidRPr="00EA3DFD">
        <w:rPr>
          <w:rFonts w:ascii="Times New Roman" w:eastAsiaTheme="minorEastAsia" w:hAnsi="Times New Roman" w:cs="Times New Roman"/>
          <w:sz w:val="20"/>
          <w:szCs w:val="20"/>
        </w:rPr>
        <w:t xml:space="preserve"> the minima and maxima of the effective potential</w:t>
      </w:r>
      <w:r w:rsidR="00F603AA">
        <w:rPr>
          <w:rFonts w:ascii="Times New Roman" w:eastAsiaTheme="minorEastAsia" w:hAnsi="Times New Roman" w:cs="Times New Roman"/>
          <w:sz w:val="20"/>
          <w:szCs w:val="20"/>
        </w:rPr>
        <w:t xml:space="preserve"> instead of finding the zeros crossings the drift function followed for deterministic systems</w:t>
      </w:r>
      <w:r w:rsidR="00374F8C" w:rsidRPr="00EA3DFD">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 </w:t>
      </w:r>
    </w:p>
    <w:p w14:paraId="670A8263" w14:textId="5251513B" w:rsidR="004E3F27" w:rsidRPr="00591686" w:rsidRDefault="00D87012" w:rsidP="00D36F41">
      <w:pPr>
        <w:pStyle w:val="Heading1"/>
        <w:spacing w:after="160"/>
        <w:rPr>
          <w:rFonts w:eastAsia="Times New Roman"/>
          <w:sz w:val="22"/>
          <w:szCs w:val="22"/>
        </w:rPr>
      </w:pPr>
      <w:r w:rsidRPr="00591686">
        <w:rPr>
          <w:rFonts w:eastAsia="Times New Roman"/>
          <w:sz w:val="22"/>
          <w:szCs w:val="22"/>
        </w:rPr>
        <w:t>Handling big datasets</w:t>
      </w:r>
    </w:p>
    <w:p w14:paraId="490C08B2" w14:textId="5D907970" w:rsidR="005B7B3E" w:rsidRPr="00591686" w:rsidRDefault="00AC39CA" w:rsidP="00775ADF">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When working with datasets containing millions of data points, the computational burden can be significant, leading us to consider using only a portion of the dataset. However, selecting the appropriate portion is crucial, as opting for the first 10%, last 10%, or middle portion can notably influence the final results, potentially introducing bias into the estimated parameters. Since </w:t>
      </w:r>
      <w:proofErr w:type="spellStart"/>
      <w:r w:rsidR="00842486">
        <w:rPr>
          <w:rFonts w:ascii="Times New Roman" w:eastAsiaTheme="minorEastAsia" w:hAnsi="Times New Roman" w:cs="Times New Roman"/>
          <w:sz w:val="20"/>
          <w:szCs w:val="20"/>
        </w:rPr>
        <w:t>Langevin</w:t>
      </w:r>
      <w:proofErr w:type="spellEnd"/>
      <w:r w:rsidRPr="00591686">
        <w:rPr>
          <w:rFonts w:ascii="Times New Roman" w:eastAsiaTheme="minorEastAsia" w:hAnsi="Times New Roman" w:cs="Times New Roman"/>
          <w:sz w:val="20"/>
          <w:szCs w:val="20"/>
        </w:rPr>
        <w:t xml:space="preserve"> models are Markovian, we can employ mini-batch optimization, where we sample a fraction of ‘</w:t>
      </w:r>
      <w:r w:rsidRPr="00591686">
        <w:rPr>
          <w:rFonts w:ascii="Times New Roman" w:eastAsiaTheme="minorEastAsia" w:hAnsi="Times New Roman" w:cs="Times New Roman"/>
          <w:i/>
          <w:iCs/>
          <w:sz w:val="20"/>
          <w:szCs w:val="20"/>
        </w:rPr>
        <w:t>data pairs</w:t>
      </w:r>
      <w:r w:rsidRPr="00591686">
        <w:rPr>
          <w:rFonts w:ascii="Times New Roman" w:eastAsiaTheme="minorEastAsia" w:hAnsi="Times New Roman" w:cs="Times New Roman"/>
          <w:sz w:val="20"/>
          <w:szCs w:val="20"/>
        </w:rPr>
        <w:t xml:space="preserve">’ and solve the underlying optimization problem based on that fraction alone. Here, a 'data pair' refers to any consecutive pair </w:t>
      </w:r>
      <m:oMath>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t+1</m:t>
                </m:r>
              </m:sub>
            </m:sSub>
          </m:e>
        </m:d>
      </m:oMath>
      <w:r w:rsidRPr="00591686">
        <w:rPr>
          <w:rFonts w:ascii="Times New Roman" w:eastAsiaTheme="minorEastAsia" w:hAnsi="Times New Roman" w:cs="Times New Roman"/>
          <w:sz w:val="20"/>
          <w:szCs w:val="20"/>
        </w:rPr>
        <w:t xml:space="preserve"> across the data. By randomly selecting a sample comprising just 10% of all data pairs, we can conduct the analysis on this subset. This fraction is well-mixed across the entire dataset and provides a representative sample. To ensure an even more random selection compared to simple random sampling, we recommend and implement a ‘stratified</w:t>
      </w:r>
      <w:r w:rsidR="00651AA2"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random sampling of data pairs. This method offers an excellent representation of the entire dataset.</w:t>
      </w:r>
      <w:r w:rsidR="005B7B3E" w:rsidRPr="00591686">
        <w:rPr>
          <w:rFonts w:ascii="Times New Roman" w:eastAsiaTheme="minorEastAsia" w:hAnsi="Times New Roman" w:cs="Times New Roman"/>
          <w:sz w:val="20"/>
          <w:szCs w:val="20"/>
        </w:rPr>
        <w:t xml:space="preserve"> After a random sample of data is </w:t>
      </w:r>
      <w:r w:rsidR="00E90904" w:rsidRPr="00591686">
        <w:rPr>
          <w:rFonts w:ascii="Times New Roman" w:eastAsiaTheme="minorEastAsia" w:hAnsi="Times New Roman" w:cs="Times New Roman"/>
          <w:sz w:val="20"/>
          <w:szCs w:val="20"/>
        </w:rPr>
        <w:t>obtained,</w:t>
      </w:r>
      <w:r w:rsidR="005B7B3E" w:rsidRPr="00591686">
        <w:rPr>
          <w:rFonts w:ascii="Times New Roman" w:eastAsiaTheme="minorEastAsia" w:hAnsi="Times New Roman" w:cs="Times New Roman"/>
          <w:sz w:val="20"/>
          <w:szCs w:val="20"/>
        </w:rPr>
        <w:t xml:space="preserve"> we can follow either of Euler or </w:t>
      </w:r>
      <w:proofErr w:type="spellStart"/>
      <w:r w:rsidR="005B7B3E" w:rsidRPr="00591686">
        <w:rPr>
          <w:rFonts w:ascii="Times New Roman" w:eastAsiaTheme="minorEastAsia" w:hAnsi="Times New Roman" w:cs="Times New Roman"/>
          <w:sz w:val="20"/>
          <w:szCs w:val="20"/>
        </w:rPr>
        <w:t>Hermite</w:t>
      </w:r>
      <w:proofErr w:type="spellEnd"/>
      <w:r w:rsidR="005B7B3E" w:rsidRPr="00591686">
        <w:rPr>
          <w:rFonts w:ascii="Times New Roman" w:eastAsiaTheme="minorEastAsia" w:hAnsi="Times New Roman" w:cs="Times New Roman"/>
          <w:sz w:val="20"/>
          <w:szCs w:val="20"/>
        </w:rPr>
        <w:t xml:space="preserve"> reconstruction as explained in previous sections.</w:t>
      </w:r>
    </w:p>
    <w:p w14:paraId="668194D2" w14:textId="38A7ED15" w:rsidR="00775ADF" w:rsidRPr="00591686" w:rsidRDefault="008F1D74" w:rsidP="00775ADF">
      <w:pPr>
        <w:jc w:val="both"/>
        <w:rPr>
          <w:rFonts w:ascii="Times New Roman" w:eastAsiaTheme="minorEastAsia" w:hAnsi="Times New Roman" w:cs="Times New Roman"/>
          <w:sz w:val="20"/>
          <w:szCs w:val="20"/>
        </w:rPr>
      </w:pPr>
      <w:bookmarkStart w:id="78" w:name="Figure16"/>
      <w:r w:rsidRPr="00591686">
        <w:rPr>
          <w:rFonts w:ascii="Times New Roman" w:eastAsia="Times New Roman" w:hAnsi="Times New Roman" w:cs="Times New Roman"/>
          <w:b/>
          <w:bCs/>
        </w:rPr>
        <w:lastRenderedPageBreak/>
        <w:t>Example 1</w:t>
      </w:r>
      <w:bookmarkEnd w:id="78"/>
      <w:r w:rsidR="00171A30">
        <w:rPr>
          <w:rFonts w:ascii="Times New Roman" w:eastAsia="Times New Roman" w:hAnsi="Times New Roman" w:cs="Times New Roman"/>
          <w:b/>
          <w:bCs/>
        </w:rPr>
        <w:t>3</w:t>
      </w:r>
      <w:bookmarkStart w:id="79" w:name="Example13"/>
      <w:bookmarkEnd w:id="79"/>
      <w:r w:rsidRPr="00591686">
        <w:rPr>
          <w:rFonts w:ascii="Times New Roman" w:eastAsiaTheme="minorEastAsia" w:hAnsi="Times New Roman" w:cs="Times New Roman"/>
          <w:sz w:val="20"/>
          <w:szCs w:val="20"/>
        </w:rPr>
        <w:t xml:space="preserve">. </w:t>
      </w:r>
      <w:r w:rsidR="005B1138" w:rsidRPr="00591686">
        <w:rPr>
          <w:rFonts w:ascii="Times New Roman" w:eastAsiaTheme="minorEastAsia" w:hAnsi="Times New Roman" w:cs="Times New Roman"/>
          <w:sz w:val="20"/>
          <w:szCs w:val="20"/>
        </w:rPr>
        <w:t xml:space="preserve">Consider </w:t>
      </w:r>
      <w:r w:rsidRPr="00591686">
        <w:rPr>
          <w:rFonts w:ascii="Times New Roman" w:eastAsiaTheme="minorEastAsia" w:hAnsi="Times New Roman" w:cs="Times New Roman"/>
          <w:sz w:val="20"/>
          <w:szCs w:val="20"/>
        </w:rPr>
        <w:t xml:space="preserve">the </w:t>
      </w:r>
      <w:r w:rsidR="005B1138" w:rsidRPr="00591686">
        <w:rPr>
          <w:rFonts w:ascii="Times New Roman" w:eastAsiaTheme="minorEastAsia" w:hAnsi="Times New Roman" w:cs="Times New Roman"/>
          <w:sz w:val="20"/>
          <w:szCs w:val="20"/>
        </w:rPr>
        <w:t>first dataset</w:t>
      </w:r>
      <w:r w:rsidRPr="00591686">
        <w:rPr>
          <w:rFonts w:ascii="Times New Roman" w:eastAsiaTheme="minorEastAsia" w:hAnsi="Times New Roman" w:cs="Times New Roman"/>
          <w:sz w:val="20"/>
          <w:szCs w:val="20"/>
        </w:rPr>
        <w:t xml:space="preserve"> </w:t>
      </w:r>
      <w:proofErr w:type="spellStart"/>
      <w:r w:rsidRPr="00591686">
        <w:rPr>
          <w:rFonts w:ascii="Times New Roman" w:eastAsiaTheme="minorEastAsia" w:hAnsi="Times New Roman" w:cs="Times New Roman"/>
          <w:sz w:val="20"/>
          <w:szCs w:val="20"/>
        </w:rPr>
        <w:t>in</w:t>
      </w:r>
      <w:proofErr w:type="spellEnd"/>
      <w:r w:rsidRPr="00591686">
        <w:rPr>
          <w:rFonts w:ascii="Times New Roman" w:eastAsiaTheme="minorEastAsia" w:hAnsi="Times New Roman" w:cs="Times New Roman"/>
          <w:sz w:val="20"/>
          <w:szCs w:val="20"/>
        </w:rPr>
        <w:t xml:space="preserve"> </w:t>
      </w:r>
      <w:r w:rsidR="00131E4D" w:rsidRPr="00591686">
        <w:rPr>
          <w:rFonts w:ascii="Times New Roman" w:eastAsiaTheme="minorEastAsia" w:hAnsi="Times New Roman" w:cs="Times New Roman"/>
          <w:sz w:val="20"/>
          <w:szCs w:val="20"/>
        </w:rPr>
        <w:fldChar w:fldCharType="begin"/>
      </w:r>
      <w:r w:rsidR="00131E4D" w:rsidRPr="00591686">
        <w:rPr>
          <w:rFonts w:ascii="Times New Roman" w:eastAsiaTheme="minorEastAsia" w:hAnsi="Times New Roman" w:cs="Times New Roman"/>
          <w:sz w:val="20"/>
          <w:szCs w:val="20"/>
        </w:rPr>
        <w:instrText xml:space="preserve"> REF Example1 \h </w:instrText>
      </w:r>
      <w:r w:rsidR="00131E4D" w:rsidRPr="00591686">
        <w:rPr>
          <w:rFonts w:ascii="Times New Roman" w:eastAsiaTheme="minorEastAsia" w:hAnsi="Times New Roman" w:cs="Times New Roman"/>
          <w:sz w:val="20"/>
          <w:szCs w:val="20"/>
        </w:rPr>
      </w:r>
      <w:r w:rsidR="00131E4D" w:rsidRPr="00591686">
        <w:rPr>
          <w:rFonts w:ascii="Times New Roman" w:eastAsiaTheme="minorEastAsia" w:hAnsi="Times New Roman" w:cs="Times New Roman"/>
          <w:sz w:val="20"/>
          <w:szCs w:val="20"/>
        </w:rPr>
        <w:fldChar w:fldCharType="separate"/>
      </w:r>
      <w:r w:rsidR="00131E4D" w:rsidRPr="00591686">
        <w:rPr>
          <w:rFonts w:ascii="Times New Roman" w:eastAsia="Times New Roman" w:hAnsi="Times New Roman" w:cs="Times New Roman"/>
          <w:b/>
          <w:bCs/>
          <w:sz w:val="20"/>
          <w:szCs w:val="20"/>
        </w:rPr>
        <w:t>Example 1</w:t>
      </w:r>
      <w:r w:rsidR="00131E4D" w:rsidRPr="00591686">
        <w:rPr>
          <w:rFonts w:ascii="Times New Roman" w:eastAsiaTheme="minorEastAsia" w:hAnsi="Times New Roman" w:cs="Times New Roman"/>
          <w:sz w:val="20"/>
          <w:szCs w:val="20"/>
        </w:rPr>
        <w:fldChar w:fldCharType="end"/>
      </w:r>
      <w:r w:rsidR="00131E4D" w:rsidRPr="00591686">
        <w:rPr>
          <w:rFonts w:ascii="Times New Roman" w:eastAsiaTheme="minorEastAsia" w:hAnsi="Times New Roman" w:cs="Times New Roman"/>
          <w:sz w:val="20"/>
          <w:szCs w:val="20"/>
        </w:rPr>
        <w:t xml:space="preserve"> </w:t>
      </w:r>
      <w:r w:rsidR="005B1138" w:rsidRPr="00591686">
        <w:rPr>
          <w:rFonts w:ascii="Times New Roman" w:eastAsiaTheme="minorEastAsia" w:hAnsi="Times New Roman" w:cs="Times New Roman"/>
          <w:sz w:val="20"/>
          <w:szCs w:val="20"/>
        </w:rPr>
        <w:t xml:space="preserve">which is simulated from the OU model. The length of this dataset is </w:t>
      </w:r>
      <m:oMath>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6</m:t>
            </m:r>
          </m:sup>
        </m:sSup>
      </m:oMath>
      <w:r w:rsidR="005B1138" w:rsidRPr="00591686">
        <w:rPr>
          <w:rFonts w:ascii="Times New Roman" w:eastAsiaTheme="minorEastAsia" w:hAnsi="Times New Roman" w:cs="Times New Roman"/>
          <w:sz w:val="20"/>
          <w:szCs w:val="20"/>
        </w:rPr>
        <w:t>. Imagine that we just wish to perform</w:t>
      </w:r>
      <w:r w:rsidR="00751CE6">
        <w:rPr>
          <w:rFonts w:ascii="Times New Roman" w:eastAsiaTheme="minorEastAsia" w:hAnsi="Times New Roman" w:cs="Times New Roman"/>
          <w:sz w:val="20"/>
          <w:szCs w:val="20"/>
        </w:rPr>
        <w:t xml:space="preserve"> parametric</w:t>
      </w:r>
      <w:r w:rsidR="005B1138" w:rsidRPr="00591686">
        <w:rPr>
          <w:rFonts w:ascii="Times New Roman" w:eastAsiaTheme="minorEastAsia" w:hAnsi="Times New Roman" w:cs="Times New Roman"/>
          <w:sz w:val="20"/>
          <w:szCs w:val="20"/>
        </w:rPr>
        <w:t xml:space="preserve"> reconstruction using </w:t>
      </w:r>
      <w:r w:rsidR="005B1138" w:rsidRPr="00591686">
        <w:rPr>
          <w:rFonts w:ascii="Times New Roman" w:hAnsi="Times New Roman" w:cs="Times New Roman"/>
          <w:sz w:val="20"/>
          <w:szCs w:val="20"/>
        </w:rPr>
        <w:t>1</w:t>
      </w:r>
      <m:oMath>
        <m:r>
          <w:rPr>
            <w:rFonts w:ascii="Cambria Math" w:hAnsi="Cambria Math" w:cs="Times New Roman"/>
            <w:sz w:val="20"/>
            <w:szCs w:val="20"/>
          </w:rPr>
          <m:t>%</m:t>
        </m:r>
      </m:oMath>
      <w:r w:rsidR="005B1138" w:rsidRPr="00591686">
        <w:rPr>
          <w:rFonts w:ascii="Times New Roman" w:eastAsiaTheme="minorEastAsia" w:hAnsi="Times New Roman" w:cs="Times New Roman"/>
          <w:sz w:val="20"/>
          <w:szCs w:val="20"/>
        </w:rPr>
        <w:t xml:space="preserve"> of this dataset. </w:t>
      </w:r>
      <w:r w:rsidR="00775ADF" w:rsidRPr="00591686">
        <w:rPr>
          <w:rFonts w:ascii="Times New Roman" w:eastAsiaTheme="minorEastAsia" w:hAnsi="Times New Roman" w:cs="Times New Roman"/>
          <w:sz w:val="20"/>
          <w:szCs w:val="20"/>
        </w:rPr>
        <w:t xml:space="preserve">Type the following commands </w:t>
      </w:r>
      <w:r w:rsidR="00131E4D" w:rsidRPr="00591686">
        <w:rPr>
          <w:rFonts w:ascii="Times New Roman" w:eastAsiaTheme="minorEastAsia" w:hAnsi="Times New Roman" w:cs="Times New Roman"/>
          <w:sz w:val="20"/>
          <w:szCs w:val="20"/>
        </w:rPr>
        <w:t xml:space="preserve"> </w:t>
      </w:r>
    </w:p>
    <w:p w14:paraId="330B220B" w14:textId="77777777" w:rsidR="00464B06" w:rsidRPr="00464B06" w:rsidRDefault="00464B06" w:rsidP="00464B06">
      <w:pPr>
        <w:spacing w:after="0" w:line="240" w:lineRule="auto"/>
        <w:rPr>
          <w:rFonts w:ascii="Consolas" w:eastAsia="Times New Roman" w:hAnsi="Consolas" w:cs="Times New Roman"/>
          <w:sz w:val="20"/>
          <w:szCs w:val="20"/>
        </w:rPr>
      </w:pPr>
      <w:r w:rsidRPr="00464B06">
        <w:rPr>
          <w:rFonts w:ascii="Consolas" w:eastAsia="Times New Roman" w:hAnsi="Consolas" w:cs="Times New Roman"/>
          <w:sz w:val="20"/>
          <w:szCs w:val="20"/>
        </w:rPr>
        <w:t>S = load(</w:t>
      </w:r>
      <w:r w:rsidRPr="00464B06">
        <w:rPr>
          <w:rFonts w:ascii="Consolas" w:eastAsia="Times New Roman" w:hAnsi="Consolas" w:cs="Times New Roman"/>
          <w:color w:val="A709F5"/>
          <w:sz w:val="20"/>
          <w:szCs w:val="20"/>
        </w:rPr>
        <w:t>'OUdata1D.mat'</w:t>
      </w:r>
      <w:proofErr w:type="gramStart"/>
      <w:r w:rsidRPr="00464B06">
        <w:rPr>
          <w:rFonts w:ascii="Consolas" w:eastAsia="Times New Roman" w:hAnsi="Consolas" w:cs="Times New Roman"/>
          <w:sz w:val="20"/>
          <w:szCs w:val="20"/>
        </w:rPr>
        <w:t>);data</w:t>
      </w:r>
      <w:proofErr w:type="gramEnd"/>
      <w:r w:rsidRPr="00464B06">
        <w:rPr>
          <w:rFonts w:ascii="Consolas" w:eastAsia="Times New Roman" w:hAnsi="Consolas" w:cs="Times New Roman"/>
          <w:sz w:val="20"/>
          <w:szCs w:val="20"/>
        </w:rPr>
        <w:t xml:space="preserve"> = </w:t>
      </w:r>
      <w:proofErr w:type="spellStart"/>
      <w:r w:rsidRPr="00464B06">
        <w:rPr>
          <w:rFonts w:ascii="Consolas" w:eastAsia="Times New Roman" w:hAnsi="Consolas" w:cs="Times New Roman"/>
          <w:sz w:val="20"/>
          <w:szCs w:val="20"/>
        </w:rPr>
        <w:t>S.data</w:t>
      </w:r>
      <w:proofErr w:type="spellEnd"/>
      <w:r w:rsidRPr="00464B06">
        <w:rPr>
          <w:rFonts w:ascii="Consolas" w:eastAsia="Times New Roman" w:hAnsi="Consolas" w:cs="Times New Roman"/>
          <w:sz w:val="20"/>
          <w:szCs w:val="20"/>
        </w:rPr>
        <w:t xml:space="preserve">;  </w:t>
      </w:r>
    </w:p>
    <w:p w14:paraId="4D25C288" w14:textId="77777777" w:rsidR="00464B06" w:rsidRPr="00464B06" w:rsidRDefault="00464B06" w:rsidP="00464B06">
      <w:pPr>
        <w:spacing w:after="0" w:line="240" w:lineRule="auto"/>
        <w:rPr>
          <w:rFonts w:ascii="Consolas" w:eastAsia="Times New Roman" w:hAnsi="Consolas" w:cs="Times New Roman"/>
          <w:sz w:val="20"/>
          <w:szCs w:val="20"/>
        </w:rPr>
      </w:pPr>
      <w:proofErr w:type="spellStart"/>
      <w:r w:rsidRPr="00464B06">
        <w:rPr>
          <w:rFonts w:ascii="Consolas" w:eastAsia="Times New Roman" w:hAnsi="Consolas" w:cs="Times New Roman"/>
          <w:sz w:val="20"/>
          <w:szCs w:val="20"/>
        </w:rPr>
        <w:t>dt</w:t>
      </w:r>
      <w:proofErr w:type="spellEnd"/>
      <w:r w:rsidRPr="00464B06">
        <w:rPr>
          <w:rFonts w:ascii="Consolas" w:eastAsia="Times New Roman" w:hAnsi="Consolas" w:cs="Times New Roman"/>
          <w:sz w:val="20"/>
          <w:szCs w:val="20"/>
        </w:rPr>
        <w:t xml:space="preserve"> = 0.01</w:t>
      </w:r>
      <w:proofErr w:type="gramStart"/>
      <w:r w:rsidRPr="00464B06">
        <w:rPr>
          <w:rFonts w:ascii="Consolas" w:eastAsia="Times New Roman" w:hAnsi="Consolas" w:cs="Times New Roman"/>
          <w:sz w:val="20"/>
          <w:szCs w:val="20"/>
        </w:rPr>
        <w:t xml:space="preserve">;  </w:t>
      </w:r>
      <w:r w:rsidRPr="00464B06">
        <w:rPr>
          <w:rFonts w:ascii="Consolas" w:eastAsia="Times New Roman" w:hAnsi="Consolas" w:cs="Times New Roman"/>
          <w:color w:val="008013"/>
          <w:sz w:val="20"/>
          <w:szCs w:val="20"/>
        </w:rPr>
        <w:t>%</w:t>
      </w:r>
      <w:proofErr w:type="gramEnd"/>
      <w:r w:rsidRPr="00464B06">
        <w:rPr>
          <w:rFonts w:ascii="Consolas" w:eastAsia="Times New Roman" w:hAnsi="Consolas" w:cs="Times New Roman"/>
          <w:color w:val="008013"/>
          <w:sz w:val="20"/>
          <w:szCs w:val="20"/>
        </w:rPr>
        <w:t xml:space="preserve"> the time step remains unchanged (this should not be confused with data </w:t>
      </w:r>
      <w:proofErr w:type="spellStart"/>
      <w:r w:rsidRPr="00464B06">
        <w:rPr>
          <w:rFonts w:ascii="Consolas" w:eastAsia="Times New Roman" w:hAnsi="Consolas" w:cs="Times New Roman"/>
          <w:color w:val="008013"/>
          <w:sz w:val="20"/>
          <w:szCs w:val="20"/>
        </w:rPr>
        <w:t>rarification</w:t>
      </w:r>
      <w:proofErr w:type="spellEnd"/>
      <w:r w:rsidRPr="00464B06">
        <w:rPr>
          <w:rFonts w:ascii="Consolas" w:eastAsia="Times New Roman" w:hAnsi="Consolas" w:cs="Times New Roman"/>
          <w:color w:val="008013"/>
          <w:sz w:val="20"/>
          <w:szCs w:val="20"/>
        </w:rPr>
        <w:t>)</w:t>
      </w:r>
    </w:p>
    <w:p w14:paraId="3CA4C0A3" w14:textId="77777777" w:rsidR="00464B06" w:rsidRPr="00E055AD" w:rsidRDefault="00464B06" w:rsidP="00464B06">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w:t>
      </w:r>
      <w:proofErr w:type="spellStart"/>
      <w:proofErr w:type="gramStart"/>
      <w:r w:rsidRPr="00E055AD">
        <w:rPr>
          <w:rFonts w:ascii="Consolas" w:eastAsia="Times New Roman" w:hAnsi="Consolas" w:cs="Times New Roman"/>
          <w:sz w:val="20"/>
          <w:szCs w:val="20"/>
          <w:lang w:val="es-ES"/>
        </w:rPr>
        <w:t>x,par</w:t>
      </w:r>
      <w:proofErr w:type="spellEnd"/>
      <w:proofErr w:type="gramEnd"/>
      <w:r w:rsidRPr="00E055AD">
        <w:rPr>
          <w:rFonts w:ascii="Consolas" w:eastAsia="Times New Roman" w:hAnsi="Consolas" w:cs="Times New Roman"/>
          <w:sz w:val="20"/>
          <w:szCs w:val="20"/>
          <w:lang w:val="es-ES"/>
        </w:rPr>
        <w:t>)par(1).*</w:t>
      </w:r>
      <w:proofErr w:type="spellStart"/>
      <w:r w:rsidRPr="00E055AD">
        <w:rPr>
          <w:rFonts w:ascii="Consolas" w:eastAsia="Times New Roman" w:hAnsi="Consolas" w:cs="Times New Roman"/>
          <w:sz w:val="20"/>
          <w:szCs w:val="20"/>
          <w:lang w:val="es-ES"/>
        </w:rPr>
        <w:t>x;sigma</w:t>
      </w:r>
      <w:proofErr w:type="spellEnd"/>
      <w:r w:rsidRPr="00E055AD">
        <w:rPr>
          <w:rFonts w:ascii="Consolas" w:eastAsia="Times New Roman" w:hAnsi="Consolas" w:cs="Times New Roman"/>
          <w:sz w:val="20"/>
          <w:szCs w:val="20"/>
          <w:lang w:val="es-ES"/>
        </w:rPr>
        <w:t xml:space="preserve"> = @(</w:t>
      </w:r>
      <w:proofErr w:type="spellStart"/>
      <w:r w:rsidRPr="00E055AD">
        <w:rPr>
          <w:rFonts w:ascii="Consolas" w:eastAsia="Times New Roman" w:hAnsi="Consolas" w:cs="Times New Roman"/>
          <w:sz w:val="20"/>
          <w:szCs w:val="20"/>
          <w:lang w:val="es-ES"/>
        </w:rPr>
        <w:t>x,par</w:t>
      </w:r>
      <w:proofErr w:type="spellEnd"/>
      <w:r w:rsidRPr="00E055AD">
        <w:rPr>
          <w:rFonts w:ascii="Consolas" w:eastAsia="Times New Roman" w:hAnsi="Consolas" w:cs="Times New Roman"/>
          <w:sz w:val="20"/>
          <w:szCs w:val="20"/>
          <w:lang w:val="es-ES"/>
        </w:rPr>
        <w:t>)par(2);</w:t>
      </w:r>
    </w:p>
    <w:p w14:paraId="177EEFE7" w14:textId="77777777" w:rsidR="00464B06" w:rsidRPr="00E055AD" w:rsidRDefault="00464B06" w:rsidP="00464B06">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 xml:space="preserve">result16 = </w:t>
      </w:r>
      <w:proofErr w:type="spellStart"/>
      <w:r w:rsidRPr="00E055AD">
        <w:rPr>
          <w:rFonts w:ascii="Consolas" w:eastAsia="Times New Roman" w:hAnsi="Consolas" w:cs="Times New Roman"/>
          <w:sz w:val="20"/>
          <w:szCs w:val="20"/>
          <w:lang w:val="es-ES"/>
        </w:rPr>
        <w:t>euler_</w:t>
      </w:r>
      <w:proofErr w:type="gramStart"/>
      <w:r w:rsidRPr="00E055AD">
        <w:rPr>
          <w:rFonts w:ascii="Consolas" w:eastAsia="Times New Roman" w:hAnsi="Consolas" w:cs="Times New Roman"/>
          <w:sz w:val="20"/>
          <w:szCs w:val="20"/>
          <w:lang w:val="es-ES"/>
        </w:rPr>
        <w:t>reconstruction</w:t>
      </w:r>
      <w:proofErr w:type="spellEnd"/>
      <w:r w:rsidRPr="00E055AD">
        <w:rPr>
          <w:rFonts w:ascii="Consolas" w:eastAsia="Times New Roman" w:hAnsi="Consolas" w:cs="Times New Roman"/>
          <w:sz w:val="20"/>
          <w:szCs w:val="20"/>
          <w:lang w:val="es-ES"/>
        </w:rPr>
        <w:t>(</w:t>
      </w:r>
      <w:proofErr w:type="gramEnd"/>
      <w:r w:rsidRPr="00E055AD">
        <w:rPr>
          <w:rFonts w:ascii="Consolas" w:eastAsia="Times New Roman" w:hAnsi="Consolas" w:cs="Times New Roman"/>
          <w:sz w:val="20"/>
          <w:szCs w:val="20"/>
          <w:lang w:val="es-ES"/>
        </w:rPr>
        <w:t xml:space="preserve">data, </w:t>
      </w:r>
      <w:proofErr w:type="spellStart"/>
      <w:r w:rsidRPr="00E055AD">
        <w:rPr>
          <w:rFonts w:ascii="Consolas" w:eastAsia="Times New Roman" w:hAnsi="Consolas" w:cs="Times New Roman"/>
          <w:sz w:val="20"/>
          <w:szCs w:val="20"/>
          <w:lang w:val="es-ES"/>
        </w:rPr>
        <w:t>dt</w:t>
      </w:r>
      <w:proofErr w:type="spellEnd"/>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'mu'</w:t>
      </w:r>
      <w:r w:rsidRPr="00E055AD">
        <w:rPr>
          <w:rFonts w:ascii="Consolas" w:eastAsia="Times New Roman" w:hAnsi="Consolas" w:cs="Times New Roman"/>
          <w:sz w:val="20"/>
          <w:szCs w:val="20"/>
          <w:lang w:val="es-ES"/>
        </w:rPr>
        <w:t xml:space="preserve">, mu, </w:t>
      </w:r>
      <w:r w:rsidRPr="00E055AD">
        <w:rPr>
          <w:rFonts w:ascii="Consolas" w:eastAsia="Times New Roman" w:hAnsi="Consolas" w:cs="Times New Roman"/>
          <w:color w:val="A709F5"/>
          <w:sz w:val="20"/>
          <w:szCs w:val="20"/>
          <w:lang w:val="es-ES"/>
        </w:rPr>
        <w:t>'sigma'</w:t>
      </w:r>
      <w:r w:rsidRPr="00E055AD">
        <w:rPr>
          <w:rFonts w:ascii="Consolas" w:eastAsia="Times New Roman" w:hAnsi="Consolas" w:cs="Times New Roman"/>
          <w:sz w:val="20"/>
          <w:szCs w:val="20"/>
          <w:lang w:val="es-ES"/>
        </w:rPr>
        <w:t xml:space="preserve">, sigma,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gradient_fun</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proofErr w:type="spellStart"/>
      <w:r w:rsidRPr="00E055AD">
        <w:rPr>
          <w:rFonts w:ascii="Consolas" w:eastAsia="Times New Roman" w:hAnsi="Consolas" w:cs="Times New Roman"/>
          <w:sz w:val="20"/>
          <w:szCs w:val="20"/>
          <w:lang w:val="es-ES"/>
        </w:rPr>
        <w:t>eulergrad</w:t>
      </w:r>
      <w:proofErr w:type="spellEnd"/>
      <w:r w:rsidRPr="00E055AD">
        <w:rPr>
          <w:rFonts w:ascii="Consolas" w:eastAsia="Times New Roman" w:hAnsi="Consolas" w:cs="Times New Roman"/>
          <w:sz w:val="20"/>
          <w:szCs w:val="20"/>
          <w:lang w:val="es-ES"/>
        </w:rPr>
        <w:t xml:space="preserve">(mu, sigma), </w:t>
      </w:r>
      <w:r w:rsidRPr="00E055AD">
        <w:rPr>
          <w:rFonts w:ascii="Consolas" w:eastAsia="Times New Roman" w:hAnsi="Consolas" w:cs="Times New Roman"/>
          <w:color w:val="0E00FF"/>
          <w:sz w:val="20"/>
          <w:szCs w:val="20"/>
          <w:lang w:val="es-ES"/>
        </w:rPr>
        <w:t>...</w:t>
      </w:r>
    </w:p>
    <w:p w14:paraId="7BC63DB7" w14:textId="77777777" w:rsidR="00464B06" w:rsidRPr="00E055AD" w:rsidRDefault="00464B06" w:rsidP="00464B06">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reconst_fraction</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[10 0.01], </w:t>
      </w:r>
      <w:r w:rsidRPr="00E055AD">
        <w:rPr>
          <w:rFonts w:ascii="Consolas" w:eastAsia="Times New Roman" w:hAnsi="Consolas" w:cs="Times New Roman"/>
          <w:color w:val="A709F5"/>
          <w:sz w:val="20"/>
          <w:szCs w:val="20"/>
          <w:lang w:val="es-ES"/>
        </w:rPr>
        <w:t>'lb'</w:t>
      </w:r>
      <w:r w:rsidRPr="00E055AD">
        <w:rPr>
          <w:rFonts w:ascii="Consolas" w:eastAsia="Times New Roman" w:hAnsi="Consolas" w:cs="Times New Roman"/>
          <w:sz w:val="20"/>
          <w:szCs w:val="20"/>
          <w:lang w:val="es-ES"/>
        </w:rPr>
        <w:t xml:space="preserve">, [-200 </w:t>
      </w:r>
      <w:proofErr w:type="spellStart"/>
      <w:r w:rsidRPr="00E055AD">
        <w:rPr>
          <w:rFonts w:ascii="Consolas" w:eastAsia="Times New Roman" w:hAnsi="Consolas" w:cs="Times New Roman"/>
          <w:sz w:val="20"/>
          <w:szCs w:val="20"/>
          <w:lang w:val="es-ES"/>
        </w:rPr>
        <w:t>eps</w:t>
      </w:r>
      <w:proofErr w:type="spellEnd"/>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ub</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[200 200],</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useparallel</w:t>
      </w:r>
      <w:proofErr w:type="spellEnd"/>
      <w:proofErr w:type="gramStart"/>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,true</w:t>
      </w:r>
      <w:proofErr w:type="gramEnd"/>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solver</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fmincon</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search_agents</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5);</w:t>
      </w:r>
    </w:p>
    <w:p w14:paraId="73ED8F6F" w14:textId="77777777" w:rsidR="00464B06" w:rsidRPr="00E055AD" w:rsidRDefault="00464B06" w:rsidP="00775ADF">
      <w:pPr>
        <w:spacing w:after="0" w:line="240" w:lineRule="auto"/>
        <w:rPr>
          <w:rFonts w:ascii="Consolas" w:eastAsia="Times New Roman" w:hAnsi="Consolas" w:cs="Times New Roman"/>
          <w:sz w:val="20"/>
          <w:szCs w:val="20"/>
          <w:lang w:val="es-ES"/>
        </w:rPr>
      </w:pPr>
    </w:p>
    <w:p w14:paraId="2BDB8D6D" w14:textId="7B5A5BCD" w:rsidR="005B1138" w:rsidRPr="00591686" w:rsidRDefault="00261333" w:rsidP="005B7B3E">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you get an answer close to the following</w:t>
      </w:r>
      <w:r w:rsidR="00044454" w:rsidRPr="00591686">
        <w:rPr>
          <w:rFonts w:ascii="Times New Roman" w:eastAsiaTheme="minorEastAsia" w:hAnsi="Times New Roman" w:cs="Times New Roman"/>
          <w:sz w:val="20"/>
          <w:szCs w:val="20"/>
        </w:rPr>
        <w:t xml:space="preserve"> </w:t>
      </w:r>
      <w:r w:rsidR="00A03810" w:rsidRPr="00591686">
        <w:rPr>
          <w:rFonts w:ascii="Times New Roman" w:eastAsiaTheme="minorEastAsia" w:hAnsi="Times New Roman" w:cs="Times New Roman"/>
          <w:sz w:val="20"/>
          <w:szCs w:val="20"/>
        </w:rPr>
        <w:t>(</w:t>
      </w:r>
      <w:r w:rsidR="00044454" w:rsidRPr="00591686">
        <w:rPr>
          <w:rFonts w:ascii="Times New Roman" w:eastAsiaTheme="minorEastAsia" w:hAnsi="Times New Roman" w:cs="Times New Roman"/>
          <w:sz w:val="20"/>
          <w:szCs w:val="20"/>
        </w:rPr>
        <w:t>depending on the sample you get</w:t>
      </w:r>
      <w:r w:rsidR="00A03810"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t>
      </w:r>
    </w:p>
    <w:p w14:paraId="382135CA" w14:textId="61D59731" w:rsidR="007078AA" w:rsidRPr="00591686" w:rsidRDefault="007078AA" w:rsidP="007078A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Estimated parameters: </w:t>
      </w:r>
    </w:p>
    <w:p w14:paraId="6D195F52" w14:textId="77777777" w:rsidR="007078AA" w:rsidRPr="00591686" w:rsidRDefault="007078AA" w:rsidP="007078A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-0.98133      1.0056</w:t>
      </w:r>
    </w:p>
    <w:p w14:paraId="420C39BB" w14:textId="5A161BED" w:rsidR="007078AA" w:rsidRPr="00591686" w:rsidRDefault="007078AA" w:rsidP="007078AA">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sum of log-likelihoods): -8780.5937</w:t>
      </w:r>
    </w:p>
    <w:p w14:paraId="576A2A6B" w14:textId="6E2459C9" w:rsidR="005E5AFC" w:rsidRPr="00591686" w:rsidRDefault="00315017" w:rsidP="004B7D3C">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Some explanations here. </w:t>
      </w:r>
      <w:r w:rsidR="00C65AD5" w:rsidRPr="00591686">
        <w:rPr>
          <w:rFonts w:ascii="Times New Roman" w:eastAsiaTheme="minorEastAsia" w:hAnsi="Times New Roman" w:cs="Times New Roman"/>
          <w:sz w:val="20"/>
          <w:szCs w:val="20"/>
        </w:rPr>
        <w:t>In t</w:t>
      </w:r>
      <w:r w:rsidR="005B7B3E" w:rsidRPr="00591686">
        <w:rPr>
          <w:rFonts w:ascii="Times New Roman" w:eastAsiaTheme="minorEastAsia" w:hAnsi="Times New Roman" w:cs="Times New Roman"/>
          <w:sz w:val="20"/>
          <w:szCs w:val="20"/>
        </w:rPr>
        <w:t>he</w:t>
      </w:r>
      <w:r w:rsidR="00C65AD5" w:rsidRPr="00591686">
        <w:rPr>
          <w:rFonts w:ascii="Times New Roman" w:eastAsiaTheme="minorEastAsia" w:hAnsi="Times New Roman" w:cs="Times New Roman"/>
          <w:sz w:val="20"/>
          <w:szCs w:val="20"/>
        </w:rPr>
        <w:t xml:space="preserve"> </w:t>
      </w:r>
      <w:r w:rsidR="00ED3906" w:rsidRPr="00591686">
        <w:rPr>
          <w:rFonts w:ascii="Times New Roman" w:eastAsiaTheme="minorEastAsia" w:hAnsi="Times New Roman" w:cs="Times New Roman"/>
          <w:sz w:val="20"/>
          <w:szCs w:val="20"/>
        </w:rPr>
        <w:t>name</w:t>
      </w:r>
      <w:r w:rsidR="00C65AD5" w:rsidRPr="00591686">
        <w:rPr>
          <w:rFonts w:ascii="Times New Roman" w:eastAsiaTheme="minorEastAsia" w:hAnsi="Times New Roman" w:cs="Times New Roman"/>
          <w:sz w:val="20"/>
          <w:szCs w:val="20"/>
        </w:rPr>
        <w:t>-</w:t>
      </w:r>
      <w:r w:rsidR="00ED3906" w:rsidRPr="00591686">
        <w:rPr>
          <w:rFonts w:ascii="Times New Roman" w:eastAsiaTheme="minorEastAsia" w:hAnsi="Times New Roman" w:cs="Times New Roman"/>
          <w:sz w:val="20"/>
          <w:szCs w:val="20"/>
        </w:rPr>
        <w:t xml:space="preserve">value </w:t>
      </w:r>
      <w:r w:rsidR="00166118" w:rsidRPr="00591686">
        <w:rPr>
          <w:rFonts w:ascii="Times New Roman" w:eastAsiaTheme="minorEastAsia" w:hAnsi="Times New Roman" w:cs="Times New Roman"/>
          <w:sz w:val="20"/>
          <w:szCs w:val="20"/>
        </w:rPr>
        <w:t>pair</w:t>
      </w:r>
      <w:r w:rsidR="005B7B3E" w:rsidRPr="00591686">
        <w:rPr>
          <w:rFonts w:ascii="Times New Roman" w:eastAsiaTheme="minorEastAsia" w:hAnsi="Times New Roman" w:cs="Times New Roman"/>
          <w:sz w:val="20"/>
          <w:szCs w:val="20"/>
        </w:rPr>
        <w:t xml:space="preserve"> </w:t>
      </w:r>
      <w:r w:rsidR="00ED3906" w:rsidRPr="00464B06">
        <w:rPr>
          <w:rFonts w:ascii="Consolas" w:eastAsia="Times New Roman" w:hAnsi="Consolas" w:cs="Times New Roman"/>
          <w:color w:val="A709F5"/>
          <w:sz w:val="20"/>
          <w:szCs w:val="20"/>
        </w:rPr>
        <w:t>'</w:t>
      </w:r>
      <w:proofErr w:type="spellStart"/>
      <w:r w:rsidR="00ED3906" w:rsidRPr="00464B06">
        <w:rPr>
          <w:rFonts w:ascii="Consolas" w:eastAsia="Times New Roman" w:hAnsi="Consolas" w:cs="Times New Roman"/>
          <w:color w:val="A709F5"/>
          <w:sz w:val="20"/>
          <w:szCs w:val="20"/>
        </w:rPr>
        <w:t>reconst_fraction</w:t>
      </w:r>
      <w:proofErr w:type="spellEnd"/>
      <w:r w:rsidR="00ED3906" w:rsidRPr="00464B06">
        <w:rPr>
          <w:rFonts w:ascii="Consolas" w:eastAsia="Times New Roman" w:hAnsi="Consolas" w:cs="Times New Roman"/>
          <w:color w:val="A709F5"/>
          <w:sz w:val="20"/>
          <w:szCs w:val="20"/>
        </w:rPr>
        <w:t>'</w:t>
      </w:r>
      <w:r w:rsidR="00ED3906" w:rsidRPr="00464B06">
        <w:rPr>
          <w:rFonts w:ascii="Consolas" w:eastAsia="Times New Roman" w:hAnsi="Consolas" w:cs="Times New Roman"/>
          <w:sz w:val="20"/>
          <w:szCs w:val="20"/>
        </w:rPr>
        <w:t>, [10 0.01]</w:t>
      </w:r>
      <w:r w:rsidR="00C65AD5" w:rsidRPr="00591686">
        <w:rPr>
          <w:rFonts w:ascii="Times New Roman" w:eastAsiaTheme="minorEastAsia" w:hAnsi="Times New Roman" w:cs="Times New Roman"/>
          <w:sz w:val="20"/>
          <w:szCs w:val="20"/>
        </w:rPr>
        <w:t>, we specify our intention to reconstruct a stratified random sample</w:t>
      </w:r>
      <w:r w:rsidR="005E5AFC" w:rsidRPr="00591686">
        <w:rPr>
          <w:rFonts w:ascii="Times New Roman" w:eastAsiaTheme="minorEastAsia" w:hAnsi="Times New Roman" w:cs="Times New Roman"/>
          <w:sz w:val="20"/>
          <w:szCs w:val="20"/>
        </w:rPr>
        <w:t xml:space="preserve"> using 10 strata</w:t>
      </w:r>
      <w:r w:rsidR="00C65AD5" w:rsidRPr="00591686">
        <w:rPr>
          <w:rFonts w:ascii="Times New Roman" w:eastAsiaTheme="minorEastAsia" w:hAnsi="Times New Roman" w:cs="Times New Roman"/>
          <w:sz w:val="20"/>
          <w:szCs w:val="20"/>
        </w:rPr>
        <w:t xml:space="preserve">, representing just 1% of the </w:t>
      </w:r>
      <w:r w:rsidR="005E5AFC" w:rsidRPr="00591686">
        <w:rPr>
          <w:rFonts w:ascii="Times New Roman" w:eastAsiaTheme="minorEastAsia" w:hAnsi="Times New Roman" w:cs="Times New Roman"/>
          <w:sz w:val="20"/>
          <w:szCs w:val="20"/>
        </w:rPr>
        <w:t xml:space="preserve">entire </w:t>
      </w:r>
      <w:r w:rsidR="00C65AD5" w:rsidRPr="00591686">
        <w:rPr>
          <w:rFonts w:ascii="Times New Roman" w:eastAsiaTheme="minorEastAsia" w:hAnsi="Times New Roman" w:cs="Times New Roman"/>
          <w:sz w:val="20"/>
          <w:szCs w:val="20"/>
        </w:rPr>
        <w:t>data</w:t>
      </w:r>
      <w:r w:rsidR="005B7B3E" w:rsidRPr="00591686">
        <w:rPr>
          <w:rFonts w:ascii="Times New Roman" w:eastAsiaTheme="minorEastAsia" w:hAnsi="Times New Roman" w:cs="Times New Roman"/>
          <w:sz w:val="20"/>
          <w:szCs w:val="20"/>
        </w:rPr>
        <w:t xml:space="preserve">. Note that, here we consider stratification of time points (1,2, 3, …) rather than that of data values. </w:t>
      </w:r>
      <w:r w:rsidR="004B7D3C" w:rsidRPr="00591686">
        <w:rPr>
          <w:rFonts w:ascii="Times New Roman" w:eastAsiaTheme="minorEastAsia" w:hAnsi="Times New Roman" w:cs="Times New Roman"/>
          <w:sz w:val="20"/>
          <w:szCs w:val="20"/>
        </w:rPr>
        <w:t>The accuracy of the estimated parameters is good (</w:t>
      </w:r>
      <w:r w:rsidR="005E5AFC" w:rsidRPr="00591686">
        <w:rPr>
          <w:rFonts w:ascii="Times New Roman" w:eastAsiaTheme="minorEastAsia" w:hAnsi="Times New Roman" w:cs="Times New Roman"/>
          <w:sz w:val="20"/>
          <w:szCs w:val="20"/>
        </w:rPr>
        <w:t xml:space="preserve">bearing in mind that the true solution is </w:t>
      </w:r>
      <w:r w:rsidR="004B7D3C" w:rsidRPr="00591686">
        <w:rPr>
          <w:rFonts w:ascii="Consolas" w:hAnsi="Consolas" w:cs="Courier New"/>
          <w:sz w:val="20"/>
          <w:szCs w:val="20"/>
        </w:rPr>
        <w:t>[-1,1]</w:t>
      </w:r>
      <w:r w:rsidR="004B7D3C" w:rsidRPr="00591686">
        <w:rPr>
          <w:rFonts w:ascii="Consolas" w:eastAsiaTheme="minorEastAsia" w:hAnsi="Consolas" w:cs="Times New Roman"/>
          <w:sz w:val="20"/>
          <w:szCs w:val="20"/>
        </w:rPr>
        <w:t>)</w:t>
      </w:r>
      <w:r w:rsidR="004B7D3C" w:rsidRPr="00591686">
        <w:rPr>
          <w:rFonts w:ascii="Times New Roman" w:eastAsiaTheme="minorEastAsia" w:hAnsi="Times New Roman" w:cs="Times New Roman"/>
          <w:sz w:val="20"/>
          <w:szCs w:val="20"/>
        </w:rPr>
        <w:t xml:space="preserve">. </w:t>
      </w:r>
      <w:r w:rsidR="005E5AFC" w:rsidRPr="00591686">
        <w:rPr>
          <w:rFonts w:ascii="Times New Roman" w:eastAsiaTheme="minorEastAsia" w:hAnsi="Times New Roman" w:cs="Times New Roman"/>
          <w:i/>
          <w:iCs/>
          <w:sz w:val="20"/>
          <w:szCs w:val="20"/>
        </w:rPr>
        <w:t xml:space="preserve">It is crucial to realize that the resolutions of the </w:t>
      </w:r>
      <w:ins w:id="80" w:author="Babak" w:date="2025-08-07T15:30:00Z">
        <w:r w:rsidR="00DB27AA">
          <w:rPr>
            <w:rFonts w:ascii="Times New Roman" w:eastAsiaTheme="minorEastAsia" w:hAnsi="Times New Roman" w:cs="Times New Roman"/>
            <w:i/>
            <w:iCs/>
            <w:sz w:val="20"/>
            <w:szCs w:val="20"/>
          </w:rPr>
          <w:t>original</w:t>
        </w:r>
      </w:ins>
      <w:del w:id="81" w:author="Babak" w:date="2025-08-07T15:30:00Z">
        <w:r w:rsidR="005E5AFC" w:rsidRPr="00591686" w:rsidDel="00DB27AA">
          <w:rPr>
            <w:rFonts w:ascii="Times New Roman" w:eastAsiaTheme="minorEastAsia" w:hAnsi="Times New Roman" w:cs="Times New Roman"/>
            <w:i/>
            <w:iCs/>
            <w:sz w:val="20"/>
            <w:szCs w:val="20"/>
          </w:rPr>
          <w:delText>mother</w:delText>
        </w:r>
      </w:del>
      <w:r w:rsidR="005E5AFC" w:rsidRPr="00591686">
        <w:rPr>
          <w:rFonts w:ascii="Times New Roman" w:eastAsiaTheme="minorEastAsia" w:hAnsi="Times New Roman" w:cs="Times New Roman"/>
          <w:i/>
          <w:iCs/>
          <w:sz w:val="20"/>
          <w:szCs w:val="20"/>
        </w:rPr>
        <w:t xml:space="preserve"> dataset and its random sample</w:t>
      </w:r>
      <w:r w:rsidR="005E5AFC" w:rsidRPr="00591686">
        <w:rPr>
          <w:rFonts w:ascii="Times New Roman" w:eastAsiaTheme="minorEastAsia" w:hAnsi="Times New Roman" w:cs="Times New Roman"/>
          <w:sz w:val="20"/>
          <w:szCs w:val="20"/>
        </w:rPr>
        <w:t xml:space="preserve">. Both datasets maintain the same resolution; only their lengths differ (which is why we set </w:t>
      </w:r>
      <w:proofErr w:type="spellStart"/>
      <w:r w:rsidR="005E5AFC" w:rsidRPr="00591686">
        <w:rPr>
          <w:rFonts w:ascii="Consolas" w:hAnsi="Consolas" w:cs="Courier New"/>
          <w:color w:val="000000"/>
          <w:sz w:val="20"/>
          <w:szCs w:val="20"/>
        </w:rPr>
        <w:t>dt</w:t>
      </w:r>
      <w:proofErr w:type="spellEnd"/>
      <w:r w:rsidR="005E5AFC" w:rsidRPr="00591686">
        <w:rPr>
          <w:rFonts w:ascii="Consolas" w:hAnsi="Consolas" w:cs="Courier New"/>
          <w:color w:val="000000"/>
          <w:sz w:val="20"/>
          <w:szCs w:val="20"/>
        </w:rPr>
        <w:t xml:space="preserve"> = 0.01</w:t>
      </w:r>
      <w:r w:rsidR="005E5AFC" w:rsidRPr="00591686">
        <w:rPr>
          <w:rFonts w:ascii="Times New Roman" w:eastAsiaTheme="minorEastAsia" w:hAnsi="Times New Roman" w:cs="Times New Roman"/>
          <w:sz w:val="20"/>
          <w:szCs w:val="20"/>
        </w:rPr>
        <w:t xml:space="preserve">, matching the resolution of the OU </w:t>
      </w:r>
      <w:ins w:id="82" w:author="Babak" w:date="2025-08-07T15:30:00Z">
        <w:r w:rsidR="00DB27AA">
          <w:rPr>
            <w:rFonts w:ascii="Times New Roman" w:eastAsiaTheme="minorEastAsia" w:hAnsi="Times New Roman" w:cs="Times New Roman"/>
            <w:sz w:val="20"/>
            <w:szCs w:val="20"/>
          </w:rPr>
          <w:t>original</w:t>
        </w:r>
      </w:ins>
      <w:del w:id="83" w:author="Babak" w:date="2025-08-07T15:30:00Z">
        <w:r w:rsidR="005E5AFC" w:rsidRPr="00591686" w:rsidDel="00DB27AA">
          <w:rPr>
            <w:rFonts w:ascii="Times New Roman" w:eastAsiaTheme="minorEastAsia" w:hAnsi="Times New Roman" w:cs="Times New Roman"/>
            <w:sz w:val="20"/>
            <w:szCs w:val="20"/>
          </w:rPr>
          <w:delText>mother</w:delText>
        </w:r>
      </w:del>
      <w:r w:rsidR="005E5AFC" w:rsidRPr="00591686">
        <w:rPr>
          <w:rFonts w:ascii="Times New Roman" w:eastAsiaTheme="minorEastAsia" w:hAnsi="Times New Roman" w:cs="Times New Roman"/>
          <w:sz w:val="20"/>
          <w:szCs w:val="20"/>
        </w:rPr>
        <w:t xml:space="preserve"> dataset). </w:t>
      </w:r>
      <w:r w:rsidR="00074FC8" w:rsidRPr="00591686">
        <w:rPr>
          <w:rFonts w:ascii="Times New Roman" w:eastAsiaTheme="minorEastAsia" w:hAnsi="Times New Roman" w:cs="Times New Roman"/>
          <w:sz w:val="20"/>
          <w:szCs w:val="20"/>
        </w:rPr>
        <w:t xml:space="preserve">Given the high resolution of our data, </w:t>
      </w:r>
      <w:del w:id="84" w:author="Babak" w:date="2025-08-07T15:31:00Z">
        <w:r w:rsidR="00074FC8" w:rsidRPr="00591686" w:rsidDel="00CF1C69">
          <w:rPr>
            <w:rFonts w:ascii="Times New Roman" w:eastAsiaTheme="minorEastAsia" w:hAnsi="Times New Roman" w:cs="Times New Roman"/>
            <w:sz w:val="20"/>
            <w:szCs w:val="20"/>
          </w:rPr>
          <w:delText>further</w:delText>
        </w:r>
      </w:del>
      <w:r w:rsidR="00074FC8" w:rsidRPr="00591686">
        <w:rPr>
          <w:rFonts w:ascii="Times New Roman" w:eastAsiaTheme="minorEastAsia" w:hAnsi="Times New Roman" w:cs="Times New Roman"/>
          <w:sz w:val="20"/>
          <w:szCs w:val="20"/>
        </w:rPr>
        <w:t xml:space="preserve"> </w:t>
      </w:r>
      <w:proofErr w:type="spellStart"/>
      <w:r w:rsidR="00074FC8" w:rsidRPr="00591686">
        <w:rPr>
          <w:rFonts w:ascii="Times New Roman" w:eastAsiaTheme="minorEastAsia" w:hAnsi="Times New Roman" w:cs="Times New Roman"/>
          <w:sz w:val="20"/>
          <w:szCs w:val="20"/>
        </w:rPr>
        <w:t>Hermite</w:t>
      </w:r>
      <w:proofErr w:type="spellEnd"/>
      <w:r w:rsidR="00074FC8" w:rsidRPr="00591686">
        <w:rPr>
          <w:rFonts w:ascii="Times New Roman" w:eastAsiaTheme="minorEastAsia" w:hAnsi="Times New Roman" w:cs="Times New Roman"/>
          <w:sz w:val="20"/>
          <w:szCs w:val="20"/>
        </w:rPr>
        <w:t xml:space="preserve"> reconstruction may not significantly improve the results. Below are the complete code lines for implementing both Euler and </w:t>
      </w:r>
      <w:proofErr w:type="spellStart"/>
      <w:r w:rsidR="00074FC8" w:rsidRPr="00591686">
        <w:rPr>
          <w:rFonts w:ascii="Times New Roman" w:eastAsiaTheme="minorEastAsia" w:hAnsi="Times New Roman" w:cs="Times New Roman"/>
          <w:sz w:val="20"/>
          <w:szCs w:val="20"/>
        </w:rPr>
        <w:t>Hermite</w:t>
      </w:r>
      <w:proofErr w:type="spellEnd"/>
      <w:r w:rsidR="00074FC8" w:rsidRPr="00591686">
        <w:rPr>
          <w:rFonts w:ascii="Times New Roman" w:eastAsiaTheme="minorEastAsia" w:hAnsi="Times New Roman" w:cs="Times New Roman"/>
          <w:sz w:val="20"/>
          <w:szCs w:val="20"/>
        </w:rPr>
        <w:t xml:space="preserve"> reconstructions.</w:t>
      </w:r>
    </w:p>
    <w:p w14:paraId="6D382F9A" w14:textId="0EEFFAC0" w:rsidR="00AA0860" w:rsidRPr="00591686" w:rsidRDefault="00AA0860" w:rsidP="00AA0860">
      <w:pPr>
        <w:spacing w:after="0"/>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p>
    <w:p w14:paraId="1F8729B3" w14:textId="32D78F28" w:rsidR="00AA0860" w:rsidRPr="00812532" w:rsidRDefault="00AA0860" w:rsidP="00AA0860">
      <w:pPr>
        <w:spacing w:after="0" w:line="240" w:lineRule="auto"/>
        <w:rPr>
          <w:rFonts w:ascii="Consolas" w:eastAsia="Times New Roman" w:hAnsi="Consolas" w:cs="Times New Roman"/>
          <w:sz w:val="20"/>
          <w:szCs w:val="20"/>
          <w:lang w:val="nl-NL"/>
        </w:rPr>
      </w:pPr>
      <w:r w:rsidRPr="00812532">
        <w:rPr>
          <w:rFonts w:ascii="Consolas" w:eastAsia="Times New Roman" w:hAnsi="Consolas" w:cs="Times New Roman"/>
          <w:sz w:val="20"/>
          <w:szCs w:val="20"/>
          <w:lang w:val="nl-NL"/>
        </w:rPr>
        <w:t>dt = 0.01</w:t>
      </w:r>
    </w:p>
    <w:p w14:paraId="1F576A28" w14:textId="77777777" w:rsidR="00AA0860" w:rsidRPr="00812532" w:rsidRDefault="00AA0860" w:rsidP="00AA0860">
      <w:pPr>
        <w:spacing w:after="0" w:line="240" w:lineRule="auto"/>
        <w:rPr>
          <w:rFonts w:ascii="Consolas" w:eastAsia="Times New Roman" w:hAnsi="Consolas" w:cs="Times New Roman"/>
          <w:sz w:val="20"/>
          <w:szCs w:val="20"/>
          <w:lang w:val="nl-NL"/>
        </w:rPr>
      </w:pPr>
      <w:r w:rsidRPr="00812532">
        <w:rPr>
          <w:rFonts w:ascii="Consolas" w:eastAsia="Times New Roman" w:hAnsi="Consolas" w:cs="Times New Roman"/>
          <w:sz w:val="20"/>
          <w:szCs w:val="20"/>
          <w:lang w:val="nl-NL"/>
        </w:rPr>
        <w:t>mu = @(x,par)par(1).*x;sigma = @(x,par)par(2);</w:t>
      </w:r>
    </w:p>
    <w:p w14:paraId="779047DC" w14:textId="77777777" w:rsidR="00AA0860" w:rsidRPr="00E055AD" w:rsidRDefault="00AA0860" w:rsidP="00AA0860">
      <w:pPr>
        <w:spacing w:after="0" w:line="240" w:lineRule="auto"/>
        <w:rPr>
          <w:rFonts w:ascii="Consolas" w:eastAsia="Times New Roman" w:hAnsi="Consolas" w:cs="Times New Roman"/>
          <w:sz w:val="20"/>
          <w:szCs w:val="20"/>
        </w:rPr>
      </w:pPr>
      <w:r w:rsidRPr="00475C45">
        <w:rPr>
          <w:rFonts w:ascii="Consolas" w:eastAsia="Times New Roman" w:hAnsi="Consolas" w:cs="Times New Roman"/>
          <w:sz w:val="20"/>
          <w:szCs w:val="20"/>
        </w:rPr>
        <w:t xml:space="preserve">result16 = </w:t>
      </w:r>
      <w:proofErr w:type="spellStart"/>
      <w:r w:rsidRPr="00475C45">
        <w:rPr>
          <w:rFonts w:ascii="Consolas" w:eastAsia="Times New Roman" w:hAnsi="Consolas" w:cs="Times New Roman"/>
          <w:sz w:val="20"/>
          <w:szCs w:val="20"/>
        </w:rPr>
        <w:t>euler_</w:t>
      </w:r>
      <w:proofErr w:type="gramStart"/>
      <w:r w:rsidRPr="00475C45">
        <w:rPr>
          <w:rFonts w:ascii="Consolas" w:eastAsia="Times New Roman" w:hAnsi="Consolas" w:cs="Times New Roman"/>
          <w:sz w:val="20"/>
          <w:szCs w:val="20"/>
        </w:rPr>
        <w:t>reconstruction</w:t>
      </w:r>
      <w:proofErr w:type="spellEnd"/>
      <w:r w:rsidRPr="00475C45">
        <w:rPr>
          <w:rFonts w:ascii="Consolas" w:eastAsia="Times New Roman" w:hAnsi="Consolas" w:cs="Times New Roman"/>
          <w:sz w:val="20"/>
          <w:szCs w:val="20"/>
        </w:rPr>
        <w:t>(</w:t>
      </w:r>
      <w:proofErr w:type="gramEnd"/>
      <w:r w:rsidRPr="00475C45">
        <w:rPr>
          <w:rFonts w:ascii="Consolas" w:eastAsia="Times New Roman" w:hAnsi="Consolas" w:cs="Times New Roman"/>
          <w:sz w:val="20"/>
          <w:szCs w:val="20"/>
        </w:rPr>
        <w:t xml:space="preserve">data, </w:t>
      </w:r>
      <w:proofErr w:type="spellStart"/>
      <w:r w:rsidRPr="00475C45">
        <w:rPr>
          <w:rFonts w:ascii="Consolas" w:eastAsia="Times New Roman" w:hAnsi="Consolas" w:cs="Times New Roman"/>
          <w:sz w:val="20"/>
          <w:szCs w:val="20"/>
        </w:rPr>
        <w:t>dt</w:t>
      </w:r>
      <w:proofErr w:type="spellEnd"/>
      <w:r w:rsidRPr="00475C45">
        <w:rPr>
          <w:rFonts w:ascii="Consolas" w:eastAsia="Times New Roman" w:hAnsi="Consolas" w:cs="Times New Roman"/>
          <w:sz w:val="20"/>
          <w:szCs w:val="20"/>
        </w:rPr>
        <w:t xml:space="preserve">, </w:t>
      </w:r>
      <w:r w:rsidRPr="00475C45">
        <w:rPr>
          <w:rFonts w:ascii="Consolas" w:eastAsia="Times New Roman" w:hAnsi="Consolas" w:cs="Times New Roman"/>
          <w:color w:val="A709F5"/>
          <w:sz w:val="20"/>
          <w:szCs w:val="20"/>
        </w:rPr>
        <w:t>'mu'</w:t>
      </w:r>
      <w:r w:rsidRPr="00475C45">
        <w:rPr>
          <w:rFonts w:ascii="Consolas" w:eastAsia="Times New Roman" w:hAnsi="Consolas" w:cs="Times New Roman"/>
          <w:sz w:val="20"/>
          <w:szCs w:val="20"/>
        </w:rPr>
        <w:t xml:space="preserve">, mu, </w:t>
      </w:r>
      <w:r w:rsidRPr="005A4318">
        <w:rPr>
          <w:rFonts w:ascii="Consolas" w:eastAsia="Times New Roman" w:hAnsi="Consolas" w:cs="Times New Roman"/>
          <w:color w:val="A709F5"/>
          <w:sz w:val="20"/>
          <w:szCs w:val="20"/>
        </w:rPr>
        <w:t>'sigma'</w:t>
      </w:r>
      <w:r w:rsidRPr="00E055AD">
        <w:rPr>
          <w:rFonts w:ascii="Consolas" w:eastAsia="Times New Roman" w:hAnsi="Consolas" w:cs="Times New Roman"/>
          <w:sz w:val="20"/>
          <w:szCs w:val="20"/>
        </w:rPr>
        <w:t xml:space="preserve">, sigma,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gradient_fun</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xml:space="preserve">,  </w:t>
      </w:r>
      <w:proofErr w:type="spellStart"/>
      <w:r w:rsidRPr="00E055AD">
        <w:rPr>
          <w:rFonts w:ascii="Consolas" w:eastAsia="Times New Roman" w:hAnsi="Consolas" w:cs="Times New Roman"/>
          <w:sz w:val="20"/>
          <w:szCs w:val="20"/>
        </w:rPr>
        <w:t>eulergrad</w:t>
      </w:r>
      <w:proofErr w:type="spellEnd"/>
      <w:r w:rsidRPr="00E055AD">
        <w:rPr>
          <w:rFonts w:ascii="Consolas" w:eastAsia="Times New Roman" w:hAnsi="Consolas" w:cs="Times New Roman"/>
          <w:sz w:val="20"/>
          <w:szCs w:val="20"/>
        </w:rPr>
        <w:t xml:space="preserve">(mu, sigma), </w:t>
      </w:r>
      <w:r w:rsidRPr="00E055AD">
        <w:rPr>
          <w:rFonts w:ascii="Consolas" w:eastAsia="Times New Roman" w:hAnsi="Consolas" w:cs="Times New Roman"/>
          <w:color w:val="0E00FF"/>
          <w:sz w:val="20"/>
          <w:szCs w:val="20"/>
        </w:rPr>
        <w:t>...</w:t>
      </w:r>
    </w:p>
    <w:p w14:paraId="7521C020" w14:textId="77777777" w:rsidR="00AA0860" w:rsidRPr="00E055AD" w:rsidRDefault="00AA0860" w:rsidP="00AA0860">
      <w:pPr>
        <w:spacing w:after="0" w:line="240" w:lineRule="auto"/>
        <w:rPr>
          <w:rFonts w:ascii="Consolas" w:eastAsia="Times New Roman" w:hAnsi="Consolas" w:cs="Times New Roman"/>
          <w:sz w:val="20"/>
          <w:szCs w:val="20"/>
        </w:rPr>
      </w:pPr>
      <w:r w:rsidRPr="00E055AD">
        <w:rPr>
          <w:rFonts w:ascii="Consolas" w:eastAsia="Times New Roman" w:hAnsi="Consolas" w:cs="Times New Roman"/>
          <w:sz w:val="20"/>
          <w:szCs w:val="20"/>
        </w:rPr>
        <w:t xml:space="preserve">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reconst_fraction</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xml:space="preserve">, [10 0.01],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lb</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xml:space="preserve">, [-200 eps],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ub</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[200 200],</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useparallel</w:t>
      </w:r>
      <w:proofErr w:type="spellEnd"/>
      <w:proofErr w:type="gramStart"/>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,true</w:t>
      </w:r>
      <w:proofErr w:type="gramEnd"/>
      <w:r w:rsidRPr="00E055AD">
        <w:rPr>
          <w:rFonts w:ascii="Consolas" w:eastAsia="Times New Roman" w:hAnsi="Consolas" w:cs="Times New Roman"/>
          <w:sz w:val="20"/>
          <w:szCs w:val="20"/>
        </w:rPr>
        <w:t xml:space="preserve">, </w:t>
      </w:r>
      <w:r w:rsidRPr="00E055AD">
        <w:rPr>
          <w:rFonts w:ascii="Consolas" w:eastAsia="Times New Roman" w:hAnsi="Consolas" w:cs="Times New Roman"/>
          <w:color w:val="A709F5"/>
          <w:sz w:val="20"/>
          <w:szCs w:val="20"/>
        </w:rPr>
        <w:t>'solver'</w:t>
      </w:r>
      <w:r w:rsidRPr="00E055AD">
        <w:rPr>
          <w:rFonts w:ascii="Consolas" w:eastAsia="Times New Roman" w:hAnsi="Consolas" w:cs="Times New Roman"/>
          <w:sz w:val="20"/>
          <w:szCs w:val="20"/>
        </w:rPr>
        <w:t xml:space="preserve">,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fmincon</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xml:space="preserve">,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search_agents</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5);</w:t>
      </w:r>
    </w:p>
    <w:p w14:paraId="2AD4798C" w14:textId="77777777" w:rsidR="00AA0860" w:rsidRPr="00AA0860" w:rsidRDefault="00AA0860" w:rsidP="00AA0860">
      <w:pPr>
        <w:spacing w:after="0" w:line="240" w:lineRule="auto"/>
        <w:rPr>
          <w:rFonts w:ascii="Consolas" w:eastAsia="Times New Roman" w:hAnsi="Consolas" w:cs="Times New Roman"/>
          <w:sz w:val="20"/>
          <w:szCs w:val="20"/>
        </w:rPr>
      </w:pPr>
      <w:r w:rsidRPr="00AA0860">
        <w:rPr>
          <w:rFonts w:ascii="Consolas" w:eastAsia="Times New Roman" w:hAnsi="Consolas" w:cs="Times New Roman"/>
          <w:sz w:val="20"/>
          <w:szCs w:val="20"/>
        </w:rPr>
        <w:t xml:space="preserve">legpoints16 = </w:t>
      </w:r>
      <w:proofErr w:type="spellStart"/>
      <w:r w:rsidRPr="00AA0860">
        <w:rPr>
          <w:rFonts w:ascii="Consolas" w:eastAsia="Times New Roman" w:hAnsi="Consolas" w:cs="Times New Roman"/>
          <w:sz w:val="20"/>
          <w:szCs w:val="20"/>
        </w:rPr>
        <w:t>legitimate_</w:t>
      </w:r>
      <w:proofErr w:type="gramStart"/>
      <w:r w:rsidRPr="00AA0860">
        <w:rPr>
          <w:rFonts w:ascii="Consolas" w:eastAsia="Times New Roman" w:hAnsi="Consolas" w:cs="Times New Roman"/>
          <w:sz w:val="20"/>
          <w:szCs w:val="20"/>
        </w:rPr>
        <w:t>points</w:t>
      </w:r>
      <w:proofErr w:type="spellEnd"/>
      <w:r w:rsidRPr="00AA0860">
        <w:rPr>
          <w:rFonts w:ascii="Consolas" w:eastAsia="Times New Roman" w:hAnsi="Consolas" w:cs="Times New Roman"/>
          <w:sz w:val="20"/>
          <w:szCs w:val="20"/>
        </w:rPr>
        <w:t>(</w:t>
      </w:r>
      <w:proofErr w:type="gramEnd"/>
      <w:r w:rsidRPr="00AA0860">
        <w:rPr>
          <w:rFonts w:ascii="Consolas" w:eastAsia="Times New Roman" w:hAnsi="Consolas" w:cs="Times New Roman"/>
          <w:sz w:val="20"/>
          <w:szCs w:val="20"/>
        </w:rPr>
        <w:t xml:space="preserve">data, </w:t>
      </w:r>
      <w:proofErr w:type="spellStart"/>
      <w:r w:rsidRPr="00AA0860">
        <w:rPr>
          <w:rFonts w:ascii="Consolas" w:eastAsia="Times New Roman" w:hAnsi="Consolas" w:cs="Times New Roman"/>
          <w:sz w:val="20"/>
          <w:szCs w:val="20"/>
        </w:rPr>
        <w:t>dt</w:t>
      </w:r>
      <w:proofErr w:type="spellEnd"/>
      <w:r w:rsidRPr="00AA0860">
        <w:rPr>
          <w:rFonts w:ascii="Consolas" w:eastAsia="Times New Roman" w:hAnsi="Consolas" w:cs="Times New Roman"/>
          <w:sz w:val="20"/>
          <w:szCs w:val="20"/>
        </w:rPr>
        <w:t xml:space="preserve">, </w:t>
      </w:r>
      <w:r w:rsidRPr="00AA0860">
        <w:rPr>
          <w:rFonts w:ascii="Consolas" w:eastAsia="Times New Roman" w:hAnsi="Consolas" w:cs="Times New Roman"/>
          <w:color w:val="A709F5"/>
          <w:sz w:val="20"/>
          <w:szCs w:val="20"/>
        </w:rPr>
        <w:t>'</w:t>
      </w:r>
      <w:proofErr w:type="spellStart"/>
      <w:r w:rsidRPr="00AA0860">
        <w:rPr>
          <w:rFonts w:ascii="Consolas" w:eastAsia="Times New Roman" w:hAnsi="Consolas" w:cs="Times New Roman"/>
          <w:color w:val="A709F5"/>
          <w:sz w:val="20"/>
          <w:szCs w:val="20"/>
        </w:rPr>
        <w:t>prev</w:t>
      </w:r>
      <w:proofErr w:type="spellEnd"/>
      <w:r w:rsidRPr="00AA0860">
        <w:rPr>
          <w:rFonts w:ascii="Consolas" w:eastAsia="Times New Roman" w:hAnsi="Consolas" w:cs="Times New Roman"/>
          <w:color w:val="A709F5"/>
          <w:sz w:val="20"/>
          <w:szCs w:val="20"/>
        </w:rPr>
        <w:t>'</w:t>
      </w:r>
      <w:r w:rsidRPr="00AA0860">
        <w:rPr>
          <w:rFonts w:ascii="Consolas" w:eastAsia="Times New Roman" w:hAnsi="Consolas" w:cs="Times New Roman"/>
          <w:sz w:val="20"/>
          <w:szCs w:val="20"/>
        </w:rPr>
        <w:t xml:space="preserve">, result16, </w:t>
      </w:r>
      <w:r w:rsidRPr="00AA0860">
        <w:rPr>
          <w:rFonts w:ascii="Consolas" w:eastAsia="Times New Roman" w:hAnsi="Consolas" w:cs="Times New Roman"/>
          <w:color w:val="A709F5"/>
          <w:sz w:val="20"/>
          <w:szCs w:val="20"/>
        </w:rPr>
        <w:t>'</w:t>
      </w:r>
      <w:proofErr w:type="spellStart"/>
      <w:r w:rsidRPr="00AA0860">
        <w:rPr>
          <w:rFonts w:ascii="Consolas" w:eastAsia="Times New Roman" w:hAnsi="Consolas" w:cs="Times New Roman"/>
          <w:color w:val="A709F5"/>
          <w:sz w:val="20"/>
          <w:szCs w:val="20"/>
        </w:rPr>
        <w:t>prev_range</w:t>
      </w:r>
      <w:proofErr w:type="spellEnd"/>
      <w:r w:rsidRPr="00AA0860">
        <w:rPr>
          <w:rFonts w:ascii="Consolas" w:eastAsia="Times New Roman" w:hAnsi="Consolas" w:cs="Times New Roman"/>
          <w:color w:val="A709F5"/>
          <w:sz w:val="20"/>
          <w:szCs w:val="20"/>
        </w:rPr>
        <w:t>'</w:t>
      </w:r>
      <w:r w:rsidRPr="00AA0860">
        <w:rPr>
          <w:rFonts w:ascii="Consolas" w:eastAsia="Times New Roman" w:hAnsi="Consolas" w:cs="Times New Roman"/>
          <w:sz w:val="20"/>
          <w:szCs w:val="20"/>
        </w:rPr>
        <w:t xml:space="preserve">, 0.5, </w:t>
      </w:r>
      <w:r w:rsidRPr="00AA0860">
        <w:rPr>
          <w:rFonts w:ascii="Consolas" w:eastAsia="Times New Roman" w:hAnsi="Consolas" w:cs="Times New Roman"/>
          <w:color w:val="A709F5"/>
          <w:sz w:val="20"/>
          <w:szCs w:val="20"/>
        </w:rPr>
        <w:t>'j'</w:t>
      </w:r>
      <w:r w:rsidRPr="00AA0860">
        <w:rPr>
          <w:rFonts w:ascii="Consolas" w:eastAsia="Times New Roman" w:hAnsi="Consolas" w:cs="Times New Roman"/>
          <w:sz w:val="20"/>
          <w:szCs w:val="20"/>
        </w:rPr>
        <w:t xml:space="preserve">, 3, </w:t>
      </w:r>
      <w:r w:rsidRPr="00AA0860">
        <w:rPr>
          <w:rFonts w:ascii="Consolas" w:eastAsia="Times New Roman" w:hAnsi="Consolas" w:cs="Times New Roman"/>
          <w:color w:val="A709F5"/>
          <w:sz w:val="20"/>
          <w:szCs w:val="20"/>
        </w:rPr>
        <w:t>'k'</w:t>
      </w:r>
      <w:r w:rsidRPr="00AA0860">
        <w:rPr>
          <w:rFonts w:ascii="Consolas" w:eastAsia="Times New Roman" w:hAnsi="Consolas" w:cs="Times New Roman"/>
          <w:sz w:val="20"/>
          <w:szCs w:val="20"/>
        </w:rPr>
        <w:t>, 4);</w:t>
      </w:r>
    </w:p>
    <w:p w14:paraId="3447B552" w14:textId="77777777" w:rsidR="00AA0860" w:rsidRPr="00AA0860" w:rsidRDefault="00AA0860" w:rsidP="00AA0860">
      <w:pPr>
        <w:spacing w:after="360" w:line="240" w:lineRule="auto"/>
        <w:rPr>
          <w:rFonts w:ascii="Consolas" w:eastAsia="Times New Roman" w:hAnsi="Consolas" w:cs="Times New Roman"/>
          <w:sz w:val="20"/>
          <w:szCs w:val="20"/>
        </w:rPr>
      </w:pPr>
      <w:r w:rsidRPr="00AA0860">
        <w:rPr>
          <w:rFonts w:ascii="Consolas" w:eastAsia="Times New Roman" w:hAnsi="Consolas" w:cs="Times New Roman"/>
          <w:sz w:val="20"/>
          <w:szCs w:val="20"/>
        </w:rPr>
        <w:t xml:space="preserve">result_her16 = </w:t>
      </w:r>
      <w:proofErr w:type="spellStart"/>
      <w:r w:rsidRPr="00AA0860">
        <w:rPr>
          <w:rFonts w:ascii="Consolas" w:eastAsia="Times New Roman" w:hAnsi="Consolas" w:cs="Times New Roman"/>
          <w:sz w:val="20"/>
          <w:szCs w:val="20"/>
        </w:rPr>
        <w:t>hermite_</w:t>
      </w:r>
      <w:proofErr w:type="gramStart"/>
      <w:r w:rsidRPr="00AA0860">
        <w:rPr>
          <w:rFonts w:ascii="Consolas" w:eastAsia="Times New Roman" w:hAnsi="Consolas" w:cs="Times New Roman"/>
          <w:sz w:val="20"/>
          <w:szCs w:val="20"/>
        </w:rPr>
        <w:t>reconstruction</w:t>
      </w:r>
      <w:proofErr w:type="spellEnd"/>
      <w:r w:rsidRPr="00AA0860">
        <w:rPr>
          <w:rFonts w:ascii="Consolas" w:eastAsia="Times New Roman" w:hAnsi="Consolas" w:cs="Times New Roman"/>
          <w:sz w:val="20"/>
          <w:szCs w:val="20"/>
        </w:rPr>
        <w:t>(</w:t>
      </w:r>
      <w:proofErr w:type="gramEnd"/>
      <w:r w:rsidRPr="00AA0860">
        <w:rPr>
          <w:rFonts w:ascii="Consolas" w:eastAsia="Times New Roman" w:hAnsi="Consolas" w:cs="Times New Roman"/>
          <w:sz w:val="20"/>
          <w:szCs w:val="20"/>
        </w:rPr>
        <w:t xml:space="preserve">data, </w:t>
      </w:r>
      <w:proofErr w:type="spellStart"/>
      <w:r w:rsidRPr="00AA0860">
        <w:rPr>
          <w:rFonts w:ascii="Consolas" w:eastAsia="Times New Roman" w:hAnsi="Consolas" w:cs="Times New Roman"/>
          <w:sz w:val="20"/>
          <w:szCs w:val="20"/>
        </w:rPr>
        <w:t>dt</w:t>
      </w:r>
      <w:proofErr w:type="spellEnd"/>
      <w:r w:rsidRPr="00AA0860">
        <w:rPr>
          <w:rFonts w:ascii="Consolas" w:eastAsia="Times New Roman" w:hAnsi="Consolas" w:cs="Times New Roman"/>
          <w:sz w:val="20"/>
          <w:szCs w:val="20"/>
        </w:rPr>
        <w:t xml:space="preserve">, </w:t>
      </w:r>
      <w:r w:rsidRPr="00AA0860">
        <w:rPr>
          <w:rFonts w:ascii="Consolas" w:eastAsia="Times New Roman" w:hAnsi="Consolas" w:cs="Times New Roman"/>
          <w:color w:val="A709F5"/>
          <w:sz w:val="20"/>
          <w:szCs w:val="20"/>
        </w:rPr>
        <w:t>'</w:t>
      </w:r>
      <w:proofErr w:type="spellStart"/>
      <w:r w:rsidRPr="00AA0860">
        <w:rPr>
          <w:rFonts w:ascii="Consolas" w:eastAsia="Times New Roman" w:hAnsi="Consolas" w:cs="Times New Roman"/>
          <w:color w:val="A709F5"/>
          <w:sz w:val="20"/>
          <w:szCs w:val="20"/>
        </w:rPr>
        <w:t>prev</w:t>
      </w:r>
      <w:proofErr w:type="spellEnd"/>
      <w:r w:rsidRPr="00AA0860">
        <w:rPr>
          <w:rFonts w:ascii="Consolas" w:eastAsia="Times New Roman" w:hAnsi="Consolas" w:cs="Times New Roman"/>
          <w:color w:val="A709F5"/>
          <w:sz w:val="20"/>
          <w:szCs w:val="20"/>
        </w:rPr>
        <w:t>'</w:t>
      </w:r>
      <w:r w:rsidRPr="00AA0860">
        <w:rPr>
          <w:rFonts w:ascii="Consolas" w:eastAsia="Times New Roman" w:hAnsi="Consolas" w:cs="Times New Roman"/>
          <w:sz w:val="20"/>
          <w:szCs w:val="20"/>
        </w:rPr>
        <w:t xml:space="preserve">, legpoints16, </w:t>
      </w:r>
      <w:r w:rsidRPr="00AA0860">
        <w:rPr>
          <w:rFonts w:ascii="Consolas" w:eastAsia="Times New Roman" w:hAnsi="Consolas" w:cs="Times New Roman"/>
          <w:color w:val="A709F5"/>
          <w:sz w:val="20"/>
          <w:szCs w:val="20"/>
        </w:rPr>
        <w:t>'solver'</w:t>
      </w:r>
      <w:r w:rsidRPr="00AA0860">
        <w:rPr>
          <w:rFonts w:ascii="Consolas" w:eastAsia="Times New Roman" w:hAnsi="Consolas" w:cs="Times New Roman"/>
          <w:sz w:val="20"/>
          <w:szCs w:val="20"/>
        </w:rPr>
        <w:t xml:space="preserve">, </w:t>
      </w:r>
      <w:r w:rsidRPr="00AA0860">
        <w:rPr>
          <w:rFonts w:ascii="Consolas" w:eastAsia="Times New Roman" w:hAnsi="Consolas" w:cs="Times New Roman"/>
          <w:color w:val="A709F5"/>
          <w:sz w:val="20"/>
          <w:szCs w:val="20"/>
        </w:rPr>
        <w:t>'</w:t>
      </w:r>
      <w:proofErr w:type="spellStart"/>
      <w:r w:rsidRPr="00AA0860">
        <w:rPr>
          <w:rFonts w:ascii="Consolas" w:eastAsia="Times New Roman" w:hAnsi="Consolas" w:cs="Times New Roman"/>
          <w:color w:val="A709F5"/>
          <w:sz w:val="20"/>
          <w:szCs w:val="20"/>
        </w:rPr>
        <w:t>fmincon</w:t>
      </w:r>
      <w:proofErr w:type="spellEnd"/>
      <w:r w:rsidRPr="00AA0860">
        <w:rPr>
          <w:rFonts w:ascii="Consolas" w:eastAsia="Times New Roman" w:hAnsi="Consolas" w:cs="Times New Roman"/>
          <w:color w:val="A709F5"/>
          <w:sz w:val="20"/>
          <w:szCs w:val="20"/>
        </w:rPr>
        <w:t>'</w:t>
      </w:r>
      <w:r w:rsidRPr="00AA0860">
        <w:rPr>
          <w:rFonts w:ascii="Consolas" w:eastAsia="Times New Roman" w:hAnsi="Consolas" w:cs="Times New Roman"/>
          <w:sz w:val="20"/>
          <w:szCs w:val="20"/>
        </w:rPr>
        <w:t>);</w:t>
      </w:r>
    </w:p>
    <w:p w14:paraId="49F9D334" w14:textId="1B0EAEF1" w:rsidR="00D87012" w:rsidRPr="00591686" w:rsidRDefault="00D87012" w:rsidP="00DD7C74">
      <w:pPr>
        <w:pStyle w:val="Heading1"/>
        <w:spacing w:before="0" w:after="160"/>
        <w:rPr>
          <w:rFonts w:eastAsia="Times New Roman"/>
          <w:sz w:val="22"/>
          <w:szCs w:val="22"/>
        </w:rPr>
      </w:pPr>
      <w:bookmarkStart w:id="85" w:name="_Ref164245424"/>
      <w:bookmarkStart w:id="86" w:name="section12"/>
      <w:r w:rsidRPr="00591686">
        <w:rPr>
          <w:rFonts w:eastAsia="Times New Roman"/>
          <w:sz w:val="22"/>
          <w:szCs w:val="22"/>
        </w:rPr>
        <w:t>Handling replicate datasets</w:t>
      </w:r>
      <w:bookmarkEnd w:id="85"/>
    </w:p>
    <w:bookmarkEnd w:id="86"/>
    <w:p w14:paraId="4861C8D0" w14:textId="659AA66F" w:rsidR="00A21519" w:rsidRPr="00A21519" w:rsidRDefault="00A21519" w:rsidP="00A21519">
      <w:pPr>
        <w:spacing w:after="120"/>
        <w:jc w:val="both"/>
        <w:rPr>
          <w:rFonts w:ascii="Times New Roman" w:eastAsiaTheme="minorEastAsia" w:hAnsi="Times New Roman" w:cs="Times New Roman"/>
          <w:sz w:val="20"/>
          <w:szCs w:val="20"/>
        </w:rPr>
      </w:pPr>
      <w:r w:rsidRPr="00A21519">
        <w:rPr>
          <w:rFonts w:ascii="Times New Roman" w:eastAsiaTheme="minorEastAsia" w:hAnsi="Times New Roman" w:cs="Times New Roman"/>
          <w:sz w:val="20"/>
          <w:szCs w:val="20"/>
        </w:rPr>
        <w:t xml:space="preserve">Before proceeding, ensure that you have added the path of the 'Burg' folder to your MATLAB working directory (refer to subsection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_Ref164090342 \r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sz w:val="20"/>
          <w:szCs w:val="20"/>
        </w:rPr>
        <w:t>6.2</w:t>
      </w:r>
      <w:r w:rsidRPr="00591686">
        <w:rPr>
          <w:rFonts w:ascii="Times New Roman" w:eastAsiaTheme="minorEastAsia" w:hAnsi="Times New Roman" w:cs="Times New Roman"/>
          <w:sz w:val="20"/>
          <w:szCs w:val="20"/>
        </w:rPr>
        <w:fldChar w:fldCharType="end"/>
      </w:r>
      <w:r w:rsidRPr="00A21519">
        <w:rPr>
          <w:rFonts w:ascii="Times New Roman" w:eastAsiaTheme="minorEastAsia" w:hAnsi="Times New Roman" w:cs="Times New Roman"/>
          <w:sz w:val="20"/>
          <w:szCs w:val="20"/>
        </w:rPr>
        <w:t xml:space="preserve"> for detailed instructions).</w:t>
      </w:r>
    </w:p>
    <w:p w14:paraId="092FA70B" w14:textId="42028439" w:rsidR="00A21519" w:rsidRDefault="00A21519" w:rsidP="00A21519">
      <w:pPr>
        <w:spacing w:after="120"/>
        <w:jc w:val="both"/>
        <w:rPr>
          <w:rFonts w:ascii="Times New Roman" w:eastAsiaTheme="minorEastAsia" w:hAnsi="Times New Roman" w:cs="Times New Roman"/>
          <w:sz w:val="20"/>
          <w:szCs w:val="20"/>
        </w:rPr>
      </w:pPr>
      <w:r w:rsidRPr="00A21519">
        <w:rPr>
          <w:rFonts w:ascii="Times New Roman" w:eastAsiaTheme="minorEastAsia" w:hAnsi="Times New Roman" w:cs="Times New Roman"/>
          <w:sz w:val="20"/>
          <w:szCs w:val="20"/>
        </w:rPr>
        <w:t xml:space="preserve">In some cases, we may not have access to a single long dataset but rather to many shorter samples, known as </w:t>
      </w:r>
      <w:r>
        <w:rPr>
          <w:rFonts w:ascii="Times New Roman" w:eastAsiaTheme="minorEastAsia" w:hAnsi="Times New Roman" w:cs="Times New Roman"/>
          <w:sz w:val="20"/>
          <w:szCs w:val="20"/>
        </w:rPr>
        <w:t>‘</w:t>
      </w:r>
      <w:r w:rsidRPr="00A21519">
        <w:rPr>
          <w:rFonts w:ascii="Times New Roman" w:eastAsiaTheme="minorEastAsia" w:hAnsi="Times New Roman" w:cs="Times New Roman"/>
          <w:i/>
          <w:iCs/>
          <w:sz w:val="20"/>
          <w:szCs w:val="20"/>
        </w:rPr>
        <w:t>replicate data</w:t>
      </w:r>
      <w:r>
        <w:rPr>
          <w:rFonts w:ascii="Times New Roman" w:eastAsiaTheme="minorEastAsia" w:hAnsi="Times New Roman" w:cs="Times New Roman"/>
          <w:sz w:val="20"/>
          <w:szCs w:val="20"/>
        </w:rPr>
        <w:t>’.</w:t>
      </w:r>
      <w:r w:rsidRPr="00A21519">
        <w:rPr>
          <w:rFonts w:ascii="Times New Roman" w:eastAsiaTheme="minorEastAsia" w:hAnsi="Times New Roman" w:cs="Times New Roman"/>
          <w:sz w:val="20"/>
          <w:szCs w:val="20"/>
        </w:rPr>
        <w:t xml:space="preserve"> Reconstructing such data is not challenging as long as there is sufficient evidence or theoretical justification to believe that all the data share a common generating system.</w:t>
      </w:r>
      <w:r>
        <w:rPr>
          <w:rFonts w:ascii="Times New Roman" w:eastAsiaTheme="minorEastAsia" w:hAnsi="Times New Roman" w:cs="Times New Roman"/>
          <w:sz w:val="20"/>
          <w:szCs w:val="20"/>
        </w:rPr>
        <w:t xml:space="preserve"> </w:t>
      </w:r>
      <w:r w:rsidRPr="00A21519">
        <w:rPr>
          <w:rFonts w:ascii="Times New Roman" w:eastAsiaTheme="minorEastAsia" w:hAnsi="Times New Roman" w:cs="Times New Roman"/>
          <w:sz w:val="20"/>
          <w:szCs w:val="20"/>
        </w:rPr>
        <w:t xml:space="preserve">It's important to note that </w:t>
      </w:r>
      <w:proofErr w:type="spellStart"/>
      <w:r w:rsidR="00842486">
        <w:rPr>
          <w:rFonts w:ascii="Times New Roman" w:eastAsiaTheme="minorEastAsia" w:hAnsi="Times New Roman" w:cs="Times New Roman"/>
          <w:sz w:val="20"/>
          <w:szCs w:val="20"/>
        </w:rPr>
        <w:t>Langevin</w:t>
      </w:r>
      <w:proofErr w:type="spellEnd"/>
      <w:r w:rsidRPr="00A21519">
        <w:rPr>
          <w:rFonts w:ascii="Times New Roman" w:eastAsiaTheme="minorEastAsia" w:hAnsi="Times New Roman" w:cs="Times New Roman"/>
          <w:sz w:val="20"/>
          <w:szCs w:val="20"/>
        </w:rPr>
        <w:t xml:space="preserve"> models are 'Markov' models, meaning that the future state, given the present state, is independent of the entire past history of states. Therefore, any damage to data at a single time point will only affect the adjacent data points, allowing us to effectively treat damaged values as missing values (</w:t>
      </w:r>
      <w:proofErr w:type="spellStart"/>
      <w:r w:rsidRPr="00A21519">
        <w:rPr>
          <w:rFonts w:ascii="Consolas" w:hAnsi="Consolas" w:cs="Courier New"/>
          <w:color w:val="000000"/>
          <w:sz w:val="20"/>
          <w:szCs w:val="20"/>
        </w:rPr>
        <w:t>NaN</w:t>
      </w:r>
      <w:proofErr w:type="spellEnd"/>
      <w:r w:rsidRPr="00A21519">
        <w:rPr>
          <w:rFonts w:ascii="Times New Roman" w:eastAsiaTheme="minorEastAsia" w:hAnsi="Times New Roman" w:cs="Times New Roman"/>
          <w:sz w:val="20"/>
          <w:szCs w:val="20"/>
        </w:rPr>
        <w:t xml:space="preserve">). Consequently, we can safely append a </w:t>
      </w:r>
      <w:proofErr w:type="spellStart"/>
      <w:r w:rsidRPr="00A21519">
        <w:rPr>
          <w:rFonts w:ascii="Consolas" w:hAnsi="Consolas" w:cs="Courier New"/>
          <w:color w:val="000000"/>
          <w:sz w:val="20"/>
          <w:szCs w:val="20"/>
        </w:rPr>
        <w:t>NaN</w:t>
      </w:r>
      <w:proofErr w:type="spellEnd"/>
      <w:r w:rsidRPr="00A21519">
        <w:rPr>
          <w:rFonts w:ascii="Times New Roman" w:eastAsiaTheme="minorEastAsia" w:hAnsi="Times New Roman" w:cs="Times New Roman"/>
          <w:sz w:val="20"/>
          <w:szCs w:val="20"/>
        </w:rPr>
        <w:t xml:space="preserve"> at the end of each replicate and then concatenate all the replicates (the order of concatenation does not matter) to create a long dataset. The code </w:t>
      </w:r>
      <w:r>
        <w:rPr>
          <w:rFonts w:ascii="Times New Roman" w:eastAsiaTheme="minorEastAsia" w:hAnsi="Times New Roman" w:cs="Times New Roman"/>
          <w:sz w:val="20"/>
          <w:szCs w:val="20"/>
        </w:rPr>
        <w:t>‘</w:t>
      </w:r>
      <w:proofErr w:type="spellStart"/>
      <w:r w:rsidRPr="00E30277">
        <w:rPr>
          <w:rFonts w:ascii="Consolas" w:eastAsia="Times New Roman" w:hAnsi="Consolas" w:cs="Times New Roman"/>
          <w:sz w:val="20"/>
          <w:szCs w:val="20"/>
        </w:rPr>
        <w:t>prepare_replicateData</w:t>
      </w:r>
      <w:r>
        <w:rPr>
          <w:rFonts w:ascii="Consolas" w:eastAsia="Times New Roman" w:hAnsi="Consolas" w:cs="Times New Roman"/>
          <w:sz w:val="20"/>
          <w:szCs w:val="20"/>
        </w:rPr>
        <w:t>.m</w:t>
      </w:r>
      <w:proofErr w:type="spellEnd"/>
      <w:r>
        <w:rPr>
          <w:rFonts w:ascii="Times New Roman" w:eastAsiaTheme="minorEastAsia" w:hAnsi="Times New Roman" w:cs="Times New Roman"/>
          <w:sz w:val="20"/>
          <w:szCs w:val="20"/>
        </w:rPr>
        <w:t xml:space="preserve">’ </w:t>
      </w:r>
      <w:r w:rsidRPr="00A21519">
        <w:rPr>
          <w:rFonts w:ascii="Times New Roman" w:eastAsiaTheme="minorEastAsia" w:hAnsi="Times New Roman" w:cs="Times New Roman"/>
          <w:sz w:val="20"/>
          <w:szCs w:val="20"/>
        </w:rPr>
        <w:t>automates this process.</w:t>
      </w:r>
      <w:r>
        <w:rPr>
          <w:rFonts w:ascii="Times New Roman" w:eastAsiaTheme="minorEastAsia" w:hAnsi="Times New Roman" w:cs="Times New Roman"/>
          <w:sz w:val="20"/>
          <w:szCs w:val="20"/>
        </w:rPr>
        <w:t xml:space="preserve"> </w:t>
      </w:r>
      <w:r w:rsidRPr="00A21519">
        <w:rPr>
          <w:rFonts w:ascii="Times New Roman" w:eastAsiaTheme="minorEastAsia" w:hAnsi="Times New Roman" w:cs="Times New Roman"/>
          <w:sz w:val="20"/>
          <w:szCs w:val="20"/>
        </w:rPr>
        <w:t xml:space="preserve">Once the replicate data is prepared, the subsequent calculations are straightforward. You can simply apply the same codes developed for </w:t>
      </w:r>
      <w:r>
        <w:rPr>
          <w:rFonts w:ascii="Times New Roman" w:eastAsiaTheme="minorEastAsia" w:hAnsi="Times New Roman" w:cs="Times New Roman"/>
          <w:sz w:val="20"/>
          <w:szCs w:val="20"/>
        </w:rPr>
        <w:t>‘</w:t>
      </w:r>
      <w:r w:rsidRPr="00A21519">
        <w:rPr>
          <w:rFonts w:ascii="Times New Roman" w:eastAsiaTheme="minorEastAsia" w:hAnsi="Times New Roman" w:cs="Times New Roman"/>
          <w:sz w:val="20"/>
          <w:szCs w:val="20"/>
        </w:rPr>
        <w:t>typical</w:t>
      </w:r>
      <w:r>
        <w:rPr>
          <w:rFonts w:ascii="Times New Roman" w:eastAsiaTheme="minorEastAsia" w:hAnsi="Times New Roman" w:cs="Times New Roman"/>
          <w:sz w:val="20"/>
          <w:szCs w:val="20"/>
        </w:rPr>
        <w:t>’</w:t>
      </w:r>
      <w:r w:rsidRPr="00A21519">
        <w:rPr>
          <w:rFonts w:ascii="Times New Roman" w:eastAsiaTheme="minorEastAsia" w:hAnsi="Times New Roman" w:cs="Times New Roman"/>
          <w:sz w:val="20"/>
          <w:szCs w:val="20"/>
        </w:rPr>
        <w:t xml:space="preserve"> datasets (i.e., single time series datasets) to the replicate data. Note that the replicate data must be </w:t>
      </w:r>
      <w:r w:rsidR="006634B8">
        <w:rPr>
          <w:rFonts w:ascii="Times New Roman" w:eastAsiaTheme="minorEastAsia" w:hAnsi="Times New Roman" w:cs="Times New Roman"/>
          <w:sz w:val="20"/>
          <w:szCs w:val="20"/>
        </w:rPr>
        <w:t>supplied</w:t>
      </w:r>
      <w:r w:rsidRPr="00A21519">
        <w:rPr>
          <w:rFonts w:ascii="Times New Roman" w:eastAsiaTheme="minorEastAsia" w:hAnsi="Times New Roman" w:cs="Times New Roman"/>
          <w:sz w:val="20"/>
          <w:szCs w:val="20"/>
        </w:rPr>
        <w:t xml:space="preserve"> as a cell array</w:t>
      </w:r>
      <w:r>
        <w:rPr>
          <w:rFonts w:ascii="Times New Roman" w:eastAsiaTheme="minorEastAsia" w:hAnsi="Times New Roman" w:cs="Times New Roman"/>
          <w:sz w:val="20"/>
          <w:szCs w:val="20"/>
        </w:rPr>
        <w:t xml:space="preserve">. </w:t>
      </w:r>
    </w:p>
    <w:bookmarkStart w:id="87" w:name="Figure17"/>
    <w:p w14:paraId="15B8606A" w14:textId="197ABB2E" w:rsidR="00A30A40" w:rsidRPr="00591686" w:rsidRDefault="00131E4D" w:rsidP="00C775BC">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lastRenderedPageBreak/>
        <w:fldChar w:fldCharType="begin"/>
      </w:r>
      <w:r w:rsidRPr="00591686">
        <w:rPr>
          <w:rFonts w:ascii="Times New Roman" w:eastAsiaTheme="minorEastAsia" w:hAnsi="Times New Roman" w:cs="Times New Roman"/>
          <w:sz w:val="20"/>
          <w:szCs w:val="20"/>
        </w:rPr>
        <w:instrText xml:space="preserve"> REF Example1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eastAsia="Times New Roman" w:hAnsi="Times New Roman" w:cs="Times New Roman"/>
          <w:b/>
          <w:bCs/>
          <w:sz w:val="20"/>
          <w:szCs w:val="20"/>
        </w:rPr>
        <w:t>Example 1</w:t>
      </w:r>
      <w:r w:rsidR="00171A30">
        <w:rPr>
          <w:rFonts w:ascii="Times New Roman" w:eastAsia="Times New Roman" w:hAnsi="Times New Roman" w:cs="Times New Roman"/>
          <w:b/>
          <w:bCs/>
          <w:sz w:val="20"/>
          <w:szCs w:val="20"/>
        </w:rPr>
        <w:t>4</w:t>
      </w:r>
      <w:r w:rsidRPr="00591686">
        <w:rPr>
          <w:rFonts w:ascii="Times New Roman" w:eastAsiaTheme="minorEastAsia" w:hAnsi="Times New Roman" w:cs="Times New Roman"/>
          <w:sz w:val="20"/>
          <w:szCs w:val="20"/>
        </w:rPr>
        <w:fldChar w:fldCharType="end"/>
      </w:r>
      <w:bookmarkEnd w:id="87"/>
      <w:r w:rsidRPr="00591686">
        <w:rPr>
          <w:rFonts w:ascii="Times New Roman" w:eastAsiaTheme="minorEastAsia" w:hAnsi="Times New Roman" w:cs="Times New Roman"/>
          <w:sz w:val="20"/>
          <w:szCs w:val="20"/>
        </w:rPr>
        <w:t xml:space="preserve">. </w:t>
      </w:r>
      <w:r w:rsidR="00A30A40" w:rsidRPr="00A30A40">
        <w:rPr>
          <w:rFonts w:ascii="Times New Roman" w:eastAsiaTheme="minorEastAsia" w:hAnsi="Times New Roman" w:cs="Times New Roman"/>
          <w:sz w:val="20"/>
          <w:szCs w:val="20"/>
        </w:rPr>
        <w:t xml:space="preserve">In this analysis, we examine a dataset comprising three high-resolution replicates simulated from the grazing model of May, with parameters matching those in </w:t>
      </w:r>
      <w:r w:rsidR="00A30A40" w:rsidRPr="00591686">
        <w:rPr>
          <w:rFonts w:ascii="Times New Roman" w:eastAsiaTheme="minorEastAsia" w:hAnsi="Times New Roman" w:cs="Times New Roman"/>
          <w:sz w:val="20"/>
          <w:szCs w:val="20"/>
        </w:rPr>
        <w:fldChar w:fldCharType="begin"/>
      </w:r>
      <w:r w:rsidR="00A30A40" w:rsidRPr="00591686">
        <w:rPr>
          <w:rFonts w:ascii="Times New Roman" w:eastAsiaTheme="minorEastAsia" w:hAnsi="Times New Roman" w:cs="Times New Roman"/>
          <w:sz w:val="20"/>
          <w:szCs w:val="20"/>
        </w:rPr>
        <w:instrText xml:space="preserve"> REF Example1 \h  \* MERGEFORMAT </w:instrText>
      </w:r>
      <w:r w:rsidR="00A30A40" w:rsidRPr="00591686">
        <w:rPr>
          <w:rFonts w:ascii="Times New Roman" w:eastAsiaTheme="minorEastAsia" w:hAnsi="Times New Roman" w:cs="Times New Roman"/>
          <w:sz w:val="20"/>
          <w:szCs w:val="20"/>
        </w:rPr>
      </w:r>
      <w:r w:rsidR="00A30A40" w:rsidRPr="00591686">
        <w:rPr>
          <w:rFonts w:ascii="Times New Roman" w:eastAsiaTheme="minorEastAsia" w:hAnsi="Times New Roman" w:cs="Times New Roman"/>
          <w:sz w:val="20"/>
          <w:szCs w:val="20"/>
        </w:rPr>
        <w:fldChar w:fldCharType="separate"/>
      </w:r>
      <w:r w:rsidR="00A30A40" w:rsidRPr="00591686">
        <w:rPr>
          <w:rFonts w:ascii="Times New Roman" w:eastAsia="Times New Roman" w:hAnsi="Times New Roman" w:cs="Times New Roman"/>
          <w:b/>
          <w:bCs/>
          <w:sz w:val="20"/>
          <w:szCs w:val="20"/>
        </w:rPr>
        <w:t>Example 1</w:t>
      </w:r>
      <w:r w:rsidR="00A30A40" w:rsidRPr="00591686">
        <w:rPr>
          <w:rFonts w:ascii="Times New Roman" w:eastAsiaTheme="minorEastAsia" w:hAnsi="Times New Roman" w:cs="Times New Roman"/>
          <w:sz w:val="20"/>
          <w:szCs w:val="20"/>
        </w:rPr>
        <w:fldChar w:fldCharType="end"/>
      </w:r>
      <w:r w:rsidR="00A30A40" w:rsidRPr="00A30A40">
        <w:rPr>
          <w:rFonts w:ascii="Times New Roman" w:eastAsiaTheme="minorEastAsia" w:hAnsi="Times New Roman" w:cs="Times New Roman"/>
          <w:sz w:val="20"/>
          <w:szCs w:val="20"/>
        </w:rPr>
        <w:t xml:space="preserve">. Each replicate begins from the initial state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0</m:t>
            </m:r>
          </m:sub>
        </m:sSub>
        <m:r>
          <w:rPr>
            <w:rFonts w:ascii="Cambria Math" w:eastAsiaTheme="minorEastAsia" w:hAnsi="Cambria Math" w:cs="Times New Roman"/>
            <w:sz w:val="20"/>
            <w:szCs w:val="20"/>
          </w:rPr>
          <m:t>=8</m:t>
        </m:r>
      </m:oMath>
      <w:r w:rsidR="00A30A40">
        <w:rPr>
          <w:rFonts w:ascii="Times New Roman" w:eastAsiaTheme="minorEastAsia" w:hAnsi="Times New Roman" w:cs="Times New Roman"/>
          <w:sz w:val="20"/>
          <w:szCs w:val="20"/>
        </w:rPr>
        <w:t xml:space="preserve"> </w:t>
      </w:r>
      <w:r w:rsidR="00A30A40" w:rsidRPr="00A30A40">
        <w:rPr>
          <w:rFonts w:ascii="Times New Roman" w:eastAsiaTheme="minorEastAsia" w:hAnsi="Times New Roman" w:cs="Times New Roman"/>
          <w:sz w:val="20"/>
          <w:szCs w:val="20"/>
        </w:rPr>
        <w:t>and continues until perturbations drive the system towards 0 biomass. To ensure the removal of transient effects, the first 5% of each replicate is discarded. Subsequently, we reconstruct this high-resolution</w:t>
      </w:r>
      <w:r w:rsidR="00A30A40">
        <w:rPr>
          <w:rFonts w:ascii="Times New Roman" w:eastAsiaTheme="minorEastAsia" w:hAnsi="Times New Roman" w:cs="Times New Roman"/>
          <w:sz w:val="20"/>
          <w:szCs w:val="20"/>
        </w:rPr>
        <w:t xml:space="preserve"> replicate</w:t>
      </w:r>
      <w:r w:rsidR="00A30A40" w:rsidRPr="00A30A40">
        <w:rPr>
          <w:rFonts w:ascii="Times New Roman" w:eastAsiaTheme="minorEastAsia" w:hAnsi="Times New Roman" w:cs="Times New Roman"/>
          <w:sz w:val="20"/>
          <w:szCs w:val="20"/>
        </w:rPr>
        <w:t xml:space="preserve"> dataset using cubic splines</w:t>
      </w:r>
      <w:r w:rsidR="00A30A40">
        <w:rPr>
          <w:rFonts w:ascii="Times New Roman" w:eastAsiaTheme="minorEastAsia" w:hAnsi="Times New Roman" w:cs="Times New Roman"/>
          <w:sz w:val="20"/>
          <w:szCs w:val="20"/>
        </w:rPr>
        <w:t xml:space="preserve"> as below</w:t>
      </w:r>
    </w:p>
    <w:p w14:paraId="43C59354" w14:textId="33FAC5A7" w:rsidR="000154BB"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S</w:t>
      </w:r>
      <w:r w:rsidR="00E56A72">
        <w:rPr>
          <w:rFonts w:ascii="Consolas" w:eastAsia="Times New Roman" w:hAnsi="Consolas" w:cs="Times New Roman"/>
          <w:sz w:val="20"/>
          <w:szCs w:val="20"/>
        </w:rPr>
        <w:t xml:space="preserve"> </w:t>
      </w:r>
      <w:r w:rsidRPr="00E30277">
        <w:rPr>
          <w:rFonts w:ascii="Consolas" w:eastAsia="Times New Roman" w:hAnsi="Consolas" w:cs="Times New Roman"/>
          <w:sz w:val="20"/>
          <w:szCs w:val="20"/>
        </w:rPr>
        <w:t>=</w:t>
      </w:r>
      <w:r w:rsidR="00E56A72">
        <w:rPr>
          <w:rFonts w:ascii="Consolas" w:eastAsia="Times New Roman" w:hAnsi="Consolas" w:cs="Times New Roman"/>
          <w:sz w:val="20"/>
          <w:szCs w:val="20"/>
        </w:rPr>
        <w:t xml:space="preserve"> </w:t>
      </w:r>
      <w:r w:rsidRPr="00E30277">
        <w:rPr>
          <w:rFonts w:ascii="Consolas" w:eastAsia="Times New Roman" w:hAnsi="Consolas" w:cs="Times New Roman"/>
          <w:sz w:val="20"/>
          <w:szCs w:val="20"/>
        </w:rPr>
        <w:t>load(</w:t>
      </w:r>
      <w:r w:rsidRPr="00E30277">
        <w:rPr>
          <w:rFonts w:ascii="Consolas" w:eastAsia="Times New Roman" w:hAnsi="Consolas" w:cs="Times New Roman"/>
          <w:color w:val="A709F5"/>
          <w:sz w:val="20"/>
          <w:szCs w:val="20"/>
        </w:rPr>
        <w:t>'MayData1D_Replicate.mat'</w:t>
      </w:r>
      <w:r w:rsidRPr="00E30277">
        <w:rPr>
          <w:rFonts w:ascii="Consolas" w:eastAsia="Times New Roman" w:hAnsi="Consolas" w:cs="Times New Roman"/>
          <w:sz w:val="20"/>
          <w:szCs w:val="20"/>
        </w:rPr>
        <w:t>);</w:t>
      </w:r>
    </w:p>
    <w:p w14:paraId="04876D5A" w14:textId="3ADD37E6" w:rsidR="00E30277" w:rsidRPr="00E30277" w:rsidRDefault="007E6081" w:rsidP="000154BB">
      <w:pPr>
        <w:spacing w:after="0"/>
        <w:rPr>
          <w:rFonts w:ascii="Consolas" w:eastAsia="Times New Roman" w:hAnsi="Consolas" w:cs="Times New Roman"/>
          <w:sz w:val="20"/>
          <w:szCs w:val="20"/>
        </w:rPr>
      </w:pPr>
      <w:r>
        <w:rPr>
          <w:rFonts w:ascii="Consolas" w:eastAsia="Times New Roman" w:hAnsi="Consolas" w:cs="Times New Roman"/>
          <w:sz w:val="20"/>
          <w:szCs w:val="20"/>
        </w:rPr>
        <w:t>d</w:t>
      </w:r>
      <w:r w:rsidR="00E30277" w:rsidRPr="00E30277">
        <w:rPr>
          <w:rFonts w:ascii="Consolas" w:eastAsia="Times New Roman" w:hAnsi="Consolas" w:cs="Times New Roman"/>
          <w:sz w:val="20"/>
          <w:szCs w:val="20"/>
        </w:rPr>
        <w:t>ata</w:t>
      </w:r>
      <w:r w:rsidR="00E56A72">
        <w:rPr>
          <w:rFonts w:ascii="Consolas" w:eastAsia="Times New Roman" w:hAnsi="Consolas" w:cs="Times New Roman"/>
          <w:sz w:val="20"/>
          <w:szCs w:val="20"/>
        </w:rPr>
        <w:t xml:space="preserve"> </w:t>
      </w:r>
      <w:r w:rsidR="00E30277" w:rsidRPr="00E30277">
        <w:rPr>
          <w:rFonts w:ascii="Consolas" w:eastAsia="Times New Roman" w:hAnsi="Consolas" w:cs="Times New Roman"/>
          <w:sz w:val="20"/>
          <w:szCs w:val="20"/>
        </w:rPr>
        <w:t>=</w:t>
      </w:r>
      <w:r w:rsidR="00E56A72">
        <w:rPr>
          <w:rFonts w:ascii="Consolas" w:eastAsia="Times New Roman" w:hAnsi="Consolas" w:cs="Times New Roman"/>
          <w:sz w:val="20"/>
          <w:szCs w:val="20"/>
        </w:rPr>
        <w:t xml:space="preserve"> </w:t>
      </w:r>
      <w:proofErr w:type="spellStart"/>
      <w:r w:rsidR="00E30277" w:rsidRPr="00E30277">
        <w:rPr>
          <w:rFonts w:ascii="Consolas" w:eastAsia="Times New Roman" w:hAnsi="Consolas" w:cs="Times New Roman"/>
          <w:sz w:val="20"/>
          <w:szCs w:val="20"/>
        </w:rPr>
        <w:t>S.data</w:t>
      </w:r>
      <w:proofErr w:type="spellEnd"/>
      <w:r w:rsidR="00E30277" w:rsidRPr="00E30277">
        <w:rPr>
          <w:rFonts w:ascii="Consolas" w:eastAsia="Times New Roman" w:hAnsi="Consolas" w:cs="Times New Roman"/>
          <w:sz w:val="20"/>
          <w:szCs w:val="20"/>
        </w:rPr>
        <w:t>;</w:t>
      </w:r>
      <w:r w:rsidR="000154BB">
        <w:rPr>
          <w:rFonts w:ascii="Consolas" w:eastAsia="Times New Roman" w:hAnsi="Consolas" w:cs="Times New Roman"/>
          <w:sz w:val="20"/>
          <w:szCs w:val="20"/>
        </w:rPr>
        <w:t xml:space="preserve"> </w:t>
      </w:r>
      <w:r w:rsidR="000154BB" w:rsidRPr="000154BB">
        <w:rPr>
          <w:rFonts w:ascii="Consolas" w:eastAsia="Times New Roman" w:hAnsi="Consolas" w:cs="Times New Roman"/>
          <w:color w:val="008013"/>
          <w:sz w:val="20"/>
          <w:szCs w:val="20"/>
        </w:rPr>
        <w:t>% replicate data should be supplied as a cell array</w:t>
      </w:r>
    </w:p>
    <w:p w14:paraId="5A7AC6C6" w14:textId="5BE4CC30"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 xml:space="preserve">data = </w:t>
      </w:r>
      <w:proofErr w:type="spellStart"/>
      <w:r w:rsidRPr="00E30277">
        <w:rPr>
          <w:rFonts w:ascii="Consolas" w:eastAsia="Times New Roman" w:hAnsi="Consolas" w:cs="Times New Roman"/>
          <w:sz w:val="20"/>
          <w:szCs w:val="20"/>
        </w:rPr>
        <w:t>prepare_replicateData</w:t>
      </w:r>
      <w:proofErr w:type="spellEnd"/>
      <w:r w:rsidRPr="00E30277">
        <w:rPr>
          <w:rFonts w:ascii="Consolas" w:eastAsia="Times New Roman" w:hAnsi="Consolas" w:cs="Times New Roman"/>
          <w:sz w:val="20"/>
          <w:szCs w:val="20"/>
        </w:rPr>
        <w:t>(data</w:t>
      </w:r>
      <w:proofErr w:type="gramStart"/>
      <w:r w:rsidRPr="00E30277">
        <w:rPr>
          <w:rFonts w:ascii="Consolas" w:eastAsia="Times New Roman" w:hAnsi="Consolas" w:cs="Times New Roman"/>
          <w:sz w:val="20"/>
          <w:szCs w:val="20"/>
        </w:rPr>
        <w:t>);</w:t>
      </w:r>
      <w:r w:rsidR="00C646AF" w:rsidRPr="00464B06">
        <w:rPr>
          <w:rFonts w:ascii="Consolas" w:eastAsia="Times New Roman" w:hAnsi="Consolas" w:cs="Times New Roman"/>
          <w:color w:val="008013"/>
          <w:sz w:val="20"/>
          <w:szCs w:val="20"/>
        </w:rPr>
        <w:t>%</w:t>
      </w:r>
      <w:proofErr w:type="gramEnd"/>
      <w:r w:rsidR="00C646AF" w:rsidRPr="00464B06">
        <w:rPr>
          <w:rFonts w:ascii="Consolas" w:eastAsia="Times New Roman" w:hAnsi="Consolas" w:cs="Times New Roman"/>
          <w:color w:val="008013"/>
          <w:sz w:val="20"/>
          <w:szCs w:val="20"/>
        </w:rPr>
        <w:t xml:space="preserve"> t</w:t>
      </w:r>
      <w:r w:rsidR="00C646AF">
        <w:rPr>
          <w:rFonts w:ascii="Consolas" w:eastAsia="Times New Roman" w:hAnsi="Consolas" w:cs="Times New Roman"/>
          <w:color w:val="008013"/>
          <w:sz w:val="20"/>
          <w:szCs w:val="20"/>
        </w:rPr>
        <w:t>o reconstruct replicate data we first need to use this function. T</w:t>
      </w:r>
      <w:r w:rsidR="00C646AF" w:rsidRPr="00C646AF">
        <w:rPr>
          <w:rFonts w:ascii="Consolas" w:eastAsia="Times New Roman" w:hAnsi="Consolas" w:cs="Times New Roman"/>
          <w:color w:val="008013"/>
          <w:sz w:val="20"/>
          <w:szCs w:val="20"/>
        </w:rPr>
        <w:t xml:space="preserve">he </w:t>
      </w:r>
      <w:r w:rsidR="00C646AF">
        <w:rPr>
          <w:rFonts w:ascii="Consolas" w:eastAsia="Times New Roman" w:hAnsi="Consolas" w:cs="Times New Roman"/>
          <w:color w:val="008013"/>
          <w:sz w:val="20"/>
          <w:szCs w:val="20"/>
        </w:rPr>
        <w:t>rest of</w:t>
      </w:r>
      <w:r w:rsidR="00C646AF" w:rsidRPr="00C646AF">
        <w:rPr>
          <w:rFonts w:ascii="Consolas" w:eastAsia="Times New Roman" w:hAnsi="Consolas" w:cs="Times New Roman"/>
          <w:color w:val="008013"/>
          <w:sz w:val="20"/>
          <w:szCs w:val="20"/>
        </w:rPr>
        <w:t xml:space="preserve"> calculations are similar to those for typical datasets</w:t>
      </w:r>
    </w:p>
    <w:p w14:paraId="332872CC"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L = 0;</w:t>
      </w:r>
    </w:p>
    <w:p w14:paraId="31C8BFEC"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 xml:space="preserve">R = max(data);   </w:t>
      </w:r>
    </w:p>
    <w:p w14:paraId="7D7782F8" w14:textId="7A9470C7" w:rsidR="00E30277" w:rsidRPr="00E30277" w:rsidRDefault="00E30277" w:rsidP="00E30277">
      <w:pPr>
        <w:spacing w:after="0" w:line="240" w:lineRule="auto"/>
        <w:rPr>
          <w:rFonts w:ascii="Consolas" w:eastAsia="Times New Roman" w:hAnsi="Consolas" w:cs="Times New Roman"/>
          <w:sz w:val="20"/>
          <w:szCs w:val="20"/>
        </w:rPr>
      </w:pPr>
      <w:proofErr w:type="spellStart"/>
      <w:r w:rsidRPr="00E30277">
        <w:rPr>
          <w:rFonts w:ascii="Consolas" w:eastAsia="Times New Roman" w:hAnsi="Consolas" w:cs="Times New Roman"/>
          <w:sz w:val="20"/>
          <w:szCs w:val="20"/>
        </w:rPr>
        <w:t>dt</w:t>
      </w:r>
      <w:proofErr w:type="spellEnd"/>
      <w:r w:rsidRPr="00E30277">
        <w:rPr>
          <w:rFonts w:ascii="Consolas" w:eastAsia="Times New Roman" w:hAnsi="Consolas" w:cs="Times New Roman"/>
          <w:sz w:val="20"/>
          <w:szCs w:val="20"/>
        </w:rPr>
        <w:t xml:space="preserve"> = 0.1</w:t>
      </w:r>
      <w:proofErr w:type="gramStart"/>
      <w:r w:rsidRPr="00E30277">
        <w:rPr>
          <w:rFonts w:ascii="Consolas" w:eastAsia="Times New Roman" w:hAnsi="Consolas" w:cs="Times New Roman"/>
          <w:sz w:val="20"/>
          <w:szCs w:val="20"/>
        </w:rPr>
        <w:t>;</w:t>
      </w:r>
      <w:r w:rsidR="008F7EC1">
        <w:rPr>
          <w:rFonts w:ascii="Consolas" w:eastAsia="Times New Roman" w:hAnsi="Consolas" w:cs="Times New Roman"/>
          <w:sz w:val="20"/>
          <w:szCs w:val="20"/>
        </w:rPr>
        <w:t xml:space="preserve">  </w:t>
      </w:r>
      <w:r w:rsidR="008F7EC1" w:rsidRPr="00464B06">
        <w:rPr>
          <w:rFonts w:ascii="Consolas" w:eastAsia="Times New Roman" w:hAnsi="Consolas" w:cs="Times New Roman"/>
          <w:color w:val="008013"/>
          <w:sz w:val="20"/>
          <w:szCs w:val="20"/>
        </w:rPr>
        <w:t>%</w:t>
      </w:r>
      <w:proofErr w:type="gramEnd"/>
      <w:r w:rsidR="008F7EC1" w:rsidRPr="00464B06">
        <w:rPr>
          <w:rFonts w:ascii="Consolas" w:eastAsia="Times New Roman" w:hAnsi="Consolas" w:cs="Times New Roman"/>
          <w:color w:val="008013"/>
          <w:sz w:val="20"/>
          <w:szCs w:val="20"/>
        </w:rPr>
        <w:t xml:space="preserve"> th</w:t>
      </w:r>
      <w:r w:rsidR="008F7EC1">
        <w:rPr>
          <w:rFonts w:ascii="Consolas" w:eastAsia="Times New Roman" w:hAnsi="Consolas" w:cs="Times New Roman"/>
          <w:color w:val="008013"/>
          <w:sz w:val="20"/>
          <w:szCs w:val="20"/>
        </w:rPr>
        <w:t>is is the true resolution of replicates</w:t>
      </w:r>
    </w:p>
    <w:p w14:paraId="6CE853CF"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 xml:space="preserve">mu = 8; sigma = 8;  </w:t>
      </w:r>
    </w:p>
    <w:p w14:paraId="27E425CF"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 xml:space="preserve">result17 = </w:t>
      </w:r>
      <w:proofErr w:type="spellStart"/>
      <w:r w:rsidRPr="00E30277">
        <w:rPr>
          <w:rFonts w:ascii="Consolas" w:eastAsia="Times New Roman" w:hAnsi="Consolas" w:cs="Times New Roman"/>
          <w:sz w:val="20"/>
          <w:szCs w:val="20"/>
        </w:rPr>
        <w:t>euler_</w:t>
      </w:r>
      <w:proofErr w:type="gramStart"/>
      <w:r w:rsidRPr="00E30277">
        <w:rPr>
          <w:rFonts w:ascii="Consolas" w:eastAsia="Times New Roman" w:hAnsi="Consolas" w:cs="Times New Roman"/>
          <w:sz w:val="20"/>
          <w:szCs w:val="20"/>
        </w:rPr>
        <w:t>reconstruction</w:t>
      </w:r>
      <w:proofErr w:type="spellEnd"/>
      <w:r w:rsidRPr="00E30277">
        <w:rPr>
          <w:rFonts w:ascii="Consolas" w:eastAsia="Times New Roman" w:hAnsi="Consolas" w:cs="Times New Roman"/>
          <w:sz w:val="20"/>
          <w:szCs w:val="20"/>
        </w:rPr>
        <w:t>(</w:t>
      </w:r>
      <w:proofErr w:type="gramEnd"/>
      <w:r w:rsidRPr="00E30277">
        <w:rPr>
          <w:rFonts w:ascii="Consolas" w:eastAsia="Times New Roman" w:hAnsi="Consolas" w:cs="Times New Roman"/>
          <w:sz w:val="20"/>
          <w:szCs w:val="20"/>
        </w:rPr>
        <w:t xml:space="preserve">data, </w:t>
      </w:r>
      <w:proofErr w:type="spellStart"/>
      <w:r w:rsidRPr="00E30277">
        <w:rPr>
          <w:rFonts w:ascii="Consolas" w:eastAsia="Times New Roman" w:hAnsi="Consolas" w:cs="Times New Roman"/>
          <w:sz w:val="20"/>
          <w:szCs w:val="20"/>
        </w:rPr>
        <w:t>dt</w:t>
      </w:r>
      <w:proofErr w:type="spellEnd"/>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w:t>
      </w:r>
      <w:proofErr w:type="spellStart"/>
      <w:r w:rsidRPr="00E30277">
        <w:rPr>
          <w:rFonts w:ascii="Consolas" w:eastAsia="Times New Roman" w:hAnsi="Consolas" w:cs="Times New Roman"/>
          <w:color w:val="A709F5"/>
          <w:sz w:val="20"/>
          <w:szCs w:val="20"/>
        </w:rPr>
        <w:t>nKnots</w:t>
      </w:r>
      <w:proofErr w:type="spellEnd"/>
      <w:r w:rsidRPr="00E30277">
        <w:rPr>
          <w:rFonts w:ascii="Consolas" w:eastAsia="Times New Roman" w:hAnsi="Consolas" w:cs="Times New Roman"/>
          <w:color w:val="A709F5"/>
          <w:sz w:val="20"/>
          <w:szCs w:val="20"/>
        </w:rPr>
        <w:t>'</w:t>
      </w:r>
      <w:r w:rsidRPr="00E30277">
        <w:rPr>
          <w:rFonts w:ascii="Consolas" w:eastAsia="Times New Roman" w:hAnsi="Consolas" w:cs="Times New Roman"/>
          <w:sz w:val="20"/>
          <w:szCs w:val="20"/>
        </w:rPr>
        <w:t xml:space="preserve">, [mu sigma], </w:t>
      </w:r>
      <w:r w:rsidRPr="00E30277">
        <w:rPr>
          <w:rFonts w:ascii="Consolas" w:eastAsia="Times New Roman" w:hAnsi="Consolas" w:cs="Times New Roman"/>
          <w:color w:val="A709F5"/>
          <w:sz w:val="20"/>
          <w:szCs w:val="20"/>
        </w:rPr>
        <w:t>'spline'</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'CC'</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'L'</w:t>
      </w:r>
      <w:r w:rsidRPr="00E30277">
        <w:rPr>
          <w:rFonts w:ascii="Consolas" w:eastAsia="Times New Roman" w:hAnsi="Consolas" w:cs="Times New Roman"/>
          <w:sz w:val="20"/>
          <w:szCs w:val="20"/>
        </w:rPr>
        <w:t xml:space="preserve">, L, </w:t>
      </w:r>
      <w:r w:rsidRPr="00E30277">
        <w:rPr>
          <w:rFonts w:ascii="Consolas" w:eastAsia="Times New Roman" w:hAnsi="Consolas" w:cs="Times New Roman"/>
          <w:color w:val="A709F5"/>
          <w:sz w:val="20"/>
          <w:szCs w:val="20"/>
        </w:rPr>
        <w:t>'R'</w:t>
      </w:r>
      <w:r w:rsidRPr="00E30277">
        <w:rPr>
          <w:rFonts w:ascii="Consolas" w:eastAsia="Times New Roman" w:hAnsi="Consolas" w:cs="Times New Roman"/>
          <w:sz w:val="20"/>
          <w:szCs w:val="20"/>
        </w:rPr>
        <w:t xml:space="preserve">, R, </w:t>
      </w:r>
      <w:r w:rsidRPr="00E30277">
        <w:rPr>
          <w:rFonts w:ascii="Consolas" w:eastAsia="Times New Roman" w:hAnsi="Consolas" w:cs="Times New Roman"/>
          <w:color w:val="0E00FF"/>
          <w:sz w:val="20"/>
          <w:szCs w:val="20"/>
        </w:rPr>
        <w:t>...</w:t>
      </w:r>
      <w:r w:rsidRPr="00E30277">
        <w:rPr>
          <w:rFonts w:ascii="Consolas" w:eastAsia="Times New Roman" w:hAnsi="Consolas" w:cs="Times New Roman"/>
          <w:color w:val="008013"/>
          <w:sz w:val="20"/>
          <w:szCs w:val="20"/>
        </w:rPr>
        <w:t xml:space="preserve">, </w:t>
      </w:r>
    </w:p>
    <w:p w14:paraId="768B488B" w14:textId="77777777" w:rsidR="00E30277" w:rsidRPr="00E30277" w:rsidRDefault="00E30277" w:rsidP="00E51BC8">
      <w:pPr>
        <w:spacing w:line="240" w:lineRule="auto"/>
        <w:rPr>
          <w:rFonts w:ascii="Consolas" w:eastAsia="Times New Roman" w:hAnsi="Consolas" w:cs="Times New Roman"/>
          <w:sz w:val="20"/>
          <w:szCs w:val="20"/>
        </w:rPr>
      </w:pPr>
      <w:r w:rsidRPr="00E30277">
        <w:rPr>
          <w:rFonts w:ascii="Consolas" w:eastAsia="Times New Roman" w:hAnsi="Consolas" w:cs="Times New Roman"/>
          <w:color w:val="A709F5"/>
          <w:sz w:val="20"/>
          <w:szCs w:val="20"/>
        </w:rPr>
        <w:t>'</w:t>
      </w:r>
      <w:proofErr w:type="spellStart"/>
      <w:r w:rsidRPr="00E30277">
        <w:rPr>
          <w:rFonts w:ascii="Consolas" w:eastAsia="Times New Roman" w:hAnsi="Consolas" w:cs="Times New Roman"/>
          <w:color w:val="A709F5"/>
          <w:sz w:val="20"/>
          <w:szCs w:val="20"/>
        </w:rPr>
        <w:t>lb</w:t>
      </w:r>
      <w:proofErr w:type="spellEnd"/>
      <w:r w:rsidRPr="00E30277">
        <w:rPr>
          <w:rFonts w:ascii="Consolas" w:eastAsia="Times New Roman" w:hAnsi="Consolas" w:cs="Times New Roman"/>
          <w:color w:val="A709F5"/>
          <w:sz w:val="20"/>
          <w:szCs w:val="20"/>
        </w:rPr>
        <w:t>'</w:t>
      </w:r>
      <w:r w:rsidRPr="00E30277">
        <w:rPr>
          <w:rFonts w:ascii="Consolas" w:eastAsia="Times New Roman" w:hAnsi="Consolas" w:cs="Times New Roman"/>
          <w:sz w:val="20"/>
          <w:szCs w:val="20"/>
        </w:rPr>
        <w:t>, [</w:t>
      </w:r>
      <w:proofErr w:type="gramStart"/>
      <w:r w:rsidRPr="00E30277">
        <w:rPr>
          <w:rFonts w:ascii="Consolas" w:eastAsia="Times New Roman" w:hAnsi="Consolas" w:cs="Times New Roman"/>
          <w:sz w:val="20"/>
          <w:szCs w:val="20"/>
        </w:rPr>
        <w:t>zeros(</w:t>
      </w:r>
      <w:proofErr w:type="gramEnd"/>
      <w:r w:rsidRPr="00E30277">
        <w:rPr>
          <w:rFonts w:ascii="Consolas" w:eastAsia="Times New Roman" w:hAnsi="Consolas" w:cs="Times New Roman"/>
          <w:sz w:val="20"/>
          <w:szCs w:val="20"/>
        </w:rPr>
        <w:t xml:space="preserve">1, mu) - 10, zeros(1, sigma)+eps], </w:t>
      </w:r>
      <w:r w:rsidRPr="00E30277">
        <w:rPr>
          <w:rFonts w:ascii="Consolas" w:eastAsia="Times New Roman" w:hAnsi="Consolas" w:cs="Times New Roman"/>
          <w:color w:val="A709F5"/>
          <w:sz w:val="20"/>
          <w:szCs w:val="20"/>
        </w:rPr>
        <w:t>'</w:t>
      </w:r>
      <w:proofErr w:type="spellStart"/>
      <w:r w:rsidRPr="00E30277">
        <w:rPr>
          <w:rFonts w:ascii="Consolas" w:eastAsia="Times New Roman" w:hAnsi="Consolas" w:cs="Times New Roman"/>
          <w:color w:val="A709F5"/>
          <w:sz w:val="20"/>
          <w:szCs w:val="20"/>
        </w:rPr>
        <w:t>ub</w:t>
      </w:r>
      <w:proofErr w:type="spellEnd"/>
      <w:r w:rsidRPr="00E30277">
        <w:rPr>
          <w:rFonts w:ascii="Consolas" w:eastAsia="Times New Roman" w:hAnsi="Consolas" w:cs="Times New Roman"/>
          <w:color w:val="A709F5"/>
          <w:sz w:val="20"/>
          <w:szCs w:val="20"/>
        </w:rPr>
        <w:t>'</w:t>
      </w:r>
      <w:r w:rsidRPr="00E30277">
        <w:rPr>
          <w:rFonts w:ascii="Consolas" w:eastAsia="Times New Roman" w:hAnsi="Consolas" w:cs="Times New Roman"/>
          <w:sz w:val="20"/>
          <w:szCs w:val="20"/>
        </w:rPr>
        <w:t xml:space="preserve">, zeros(1, mu + sigma) + 10, </w:t>
      </w:r>
      <w:r w:rsidRPr="00E30277">
        <w:rPr>
          <w:rFonts w:ascii="Consolas" w:eastAsia="Times New Roman" w:hAnsi="Consolas" w:cs="Times New Roman"/>
          <w:color w:val="A709F5"/>
          <w:sz w:val="20"/>
          <w:szCs w:val="20"/>
        </w:rPr>
        <w:t>'solver'</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w:t>
      </w:r>
      <w:proofErr w:type="spellStart"/>
      <w:r w:rsidRPr="00E30277">
        <w:rPr>
          <w:rFonts w:ascii="Consolas" w:eastAsia="Times New Roman" w:hAnsi="Consolas" w:cs="Times New Roman"/>
          <w:color w:val="A709F5"/>
          <w:sz w:val="20"/>
          <w:szCs w:val="20"/>
        </w:rPr>
        <w:t>fmincon</w:t>
      </w:r>
      <w:proofErr w:type="spellEnd"/>
      <w:r w:rsidRPr="00E30277">
        <w:rPr>
          <w:rFonts w:ascii="Consolas" w:eastAsia="Times New Roman" w:hAnsi="Consolas" w:cs="Times New Roman"/>
          <w:color w:val="A709F5"/>
          <w:sz w:val="20"/>
          <w:szCs w:val="20"/>
        </w:rPr>
        <w:t>'</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w:t>
      </w:r>
      <w:proofErr w:type="spellStart"/>
      <w:r w:rsidRPr="00E30277">
        <w:rPr>
          <w:rFonts w:ascii="Consolas" w:eastAsia="Times New Roman" w:hAnsi="Consolas" w:cs="Times New Roman"/>
          <w:color w:val="A709F5"/>
          <w:sz w:val="20"/>
          <w:szCs w:val="20"/>
        </w:rPr>
        <w:t>search_agents</w:t>
      </w:r>
      <w:proofErr w:type="spellEnd"/>
      <w:r w:rsidRPr="00E30277">
        <w:rPr>
          <w:rFonts w:ascii="Consolas" w:eastAsia="Times New Roman" w:hAnsi="Consolas" w:cs="Times New Roman"/>
          <w:color w:val="A709F5"/>
          <w:sz w:val="20"/>
          <w:szCs w:val="20"/>
        </w:rPr>
        <w:t>'</w:t>
      </w:r>
      <w:r w:rsidRPr="00E30277">
        <w:rPr>
          <w:rFonts w:ascii="Consolas" w:eastAsia="Times New Roman" w:hAnsi="Consolas" w:cs="Times New Roman"/>
          <w:sz w:val="20"/>
          <w:szCs w:val="20"/>
        </w:rPr>
        <w:t>, 5);</w:t>
      </w:r>
    </w:p>
    <w:p w14:paraId="583A8010" w14:textId="263FBCA3" w:rsidR="00BC4F06" w:rsidRDefault="00E51BC8" w:rsidP="00AC39C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Which leads us to the following solution</w:t>
      </w:r>
    </w:p>
    <w:p w14:paraId="0E6CADDE" w14:textId="3FBB2F86" w:rsidR="00E51BC8" w:rsidRPr="00E51BC8" w:rsidRDefault="00E51BC8" w:rsidP="00E51BC8">
      <w:pPr>
        <w:spacing w:after="0"/>
        <w:jc w:val="both"/>
        <w:rPr>
          <w:rFonts w:ascii="Consolas" w:eastAsiaTheme="minorEastAsia" w:hAnsi="Consolas" w:cs="Times New Roman"/>
          <w:sz w:val="20"/>
          <w:szCs w:val="20"/>
        </w:rPr>
      </w:pPr>
      <w:r w:rsidRPr="00E51BC8">
        <w:rPr>
          <w:rFonts w:ascii="Consolas" w:eastAsiaTheme="minorEastAsia" w:hAnsi="Consolas" w:cs="Times New Roman"/>
          <w:sz w:val="20"/>
          <w:szCs w:val="20"/>
        </w:rPr>
        <w:t xml:space="preserve">Estimated parameters: </w:t>
      </w:r>
    </w:p>
    <w:p w14:paraId="7A56E6C6" w14:textId="237B3AFE" w:rsidR="00E51BC8" w:rsidRPr="00E51BC8" w:rsidRDefault="00E51BC8" w:rsidP="00E51BC8">
      <w:pPr>
        <w:spacing w:after="0"/>
        <w:jc w:val="both"/>
        <w:rPr>
          <w:rFonts w:ascii="Consolas" w:eastAsiaTheme="minorEastAsia" w:hAnsi="Consolas" w:cs="Times New Roman"/>
          <w:sz w:val="20"/>
          <w:szCs w:val="20"/>
        </w:rPr>
      </w:pPr>
      <w:proofErr w:type="gramStart"/>
      <w:r w:rsidRPr="00E51BC8">
        <w:rPr>
          <w:rFonts w:ascii="Consolas" w:eastAsiaTheme="minorEastAsia" w:hAnsi="Consolas" w:cs="Times New Roman"/>
          <w:sz w:val="20"/>
          <w:szCs w:val="20"/>
        </w:rPr>
        <w:t xml:space="preserve">0.25467 </w:t>
      </w:r>
      <w:r>
        <w:rPr>
          <w:rFonts w:ascii="Consolas" w:eastAsiaTheme="minorEastAsia" w:hAnsi="Consolas" w:cs="Times New Roman"/>
          <w:sz w:val="20"/>
          <w:szCs w:val="20"/>
        </w:rPr>
        <w:t xml:space="preserve"> </w:t>
      </w:r>
      <w:r w:rsidRPr="00E51BC8">
        <w:rPr>
          <w:rFonts w:ascii="Consolas" w:eastAsiaTheme="minorEastAsia" w:hAnsi="Consolas" w:cs="Times New Roman"/>
          <w:sz w:val="20"/>
          <w:szCs w:val="20"/>
        </w:rPr>
        <w:t>0.079432</w:t>
      </w:r>
      <w:proofErr w:type="gramEnd"/>
      <w:r w:rsidRPr="00E51BC8">
        <w:rPr>
          <w:rFonts w:ascii="Consolas" w:eastAsiaTheme="minorEastAsia" w:hAnsi="Consolas" w:cs="Times New Roman"/>
          <w:sz w:val="20"/>
          <w:szCs w:val="20"/>
        </w:rPr>
        <w:t xml:space="preserve"> -0.046699  -0.0092472  0.088873 0.0069646 -0.24373  -0.31535     0.47003  </w:t>
      </w:r>
      <w:r>
        <w:rPr>
          <w:rFonts w:ascii="Consolas" w:eastAsiaTheme="minorEastAsia" w:hAnsi="Consolas" w:cs="Times New Roman"/>
          <w:sz w:val="20"/>
          <w:szCs w:val="20"/>
        </w:rPr>
        <w:t xml:space="preserve"> </w:t>
      </w:r>
      <w:r w:rsidRPr="00E51BC8">
        <w:rPr>
          <w:rFonts w:ascii="Consolas" w:eastAsiaTheme="minorEastAsia" w:hAnsi="Consolas" w:cs="Times New Roman"/>
          <w:sz w:val="20"/>
          <w:szCs w:val="20"/>
        </w:rPr>
        <w:t>0.39488    0.3922     0.40622     0.40369     0.39681     0.38765     0.46541</w:t>
      </w:r>
    </w:p>
    <w:p w14:paraId="76349333" w14:textId="417850A9" w:rsidR="00E51BC8" w:rsidRPr="00E51BC8" w:rsidRDefault="00E51BC8" w:rsidP="00E62C58">
      <w:pPr>
        <w:jc w:val="both"/>
        <w:rPr>
          <w:rFonts w:ascii="Consolas" w:eastAsiaTheme="minorEastAsia" w:hAnsi="Consolas" w:cs="Times New Roman"/>
          <w:sz w:val="20"/>
          <w:szCs w:val="20"/>
        </w:rPr>
      </w:pPr>
      <w:r w:rsidRPr="00E51BC8">
        <w:rPr>
          <w:rFonts w:ascii="Consolas" w:eastAsiaTheme="minorEastAsia" w:hAnsi="Consolas" w:cs="Times New Roman"/>
          <w:sz w:val="20"/>
          <w:szCs w:val="20"/>
        </w:rPr>
        <w:t>- sum of log-likelihoods): -9192.4963</w:t>
      </w:r>
    </w:p>
    <w:p w14:paraId="77EAFA0A" w14:textId="52D2AE37" w:rsidR="008F7EC1" w:rsidRDefault="00E62C58" w:rsidP="00AC39C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and for a plot type (see </w:t>
      </w:r>
      <w:r w:rsidRPr="00E62C58">
        <w:rPr>
          <w:rFonts w:ascii="Times New Roman" w:eastAsiaTheme="minorEastAsia" w:hAnsi="Times New Roman" w:cs="Times New Roman"/>
          <w:sz w:val="20"/>
          <w:szCs w:val="20"/>
        </w:rPr>
        <w:fldChar w:fldCharType="begin"/>
      </w:r>
      <w:r w:rsidRPr="00E62C58">
        <w:rPr>
          <w:rFonts w:ascii="Times New Roman" w:eastAsiaTheme="minorEastAsia" w:hAnsi="Times New Roman" w:cs="Times New Roman"/>
          <w:sz w:val="20"/>
          <w:szCs w:val="20"/>
        </w:rPr>
        <w:instrText xml:space="preserve"> REF Figure14 \h </w:instrText>
      </w:r>
      <w:r>
        <w:rPr>
          <w:rFonts w:ascii="Times New Roman" w:eastAsiaTheme="minorEastAsia" w:hAnsi="Times New Roman" w:cs="Times New Roman"/>
          <w:sz w:val="20"/>
          <w:szCs w:val="20"/>
        </w:rPr>
        <w:instrText xml:space="preserve"> \* MERGEFORMAT </w:instrText>
      </w:r>
      <w:r w:rsidRPr="00E62C58">
        <w:rPr>
          <w:rFonts w:ascii="Times New Roman" w:eastAsiaTheme="minorEastAsia" w:hAnsi="Times New Roman" w:cs="Times New Roman"/>
          <w:sz w:val="20"/>
          <w:szCs w:val="20"/>
        </w:rPr>
      </w:r>
      <w:r w:rsidRPr="00E62C58">
        <w:rPr>
          <w:rFonts w:ascii="Times New Roman" w:eastAsiaTheme="minorEastAsia" w:hAnsi="Times New Roman" w:cs="Times New Roman"/>
          <w:sz w:val="20"/>
          <w:szCs w:val="20"/>
        </w:rPr>
        <w:fldChar w:fldCharType="separate"/>
      </w:r>
      <w:r w:rsidRPr="00E62C58">
        <w:rPr>
          <w:rFonts w:ascii="Times New Roman" w:hAnsi="Times New Roman" w:cs="Times New Roman"/>
          <w:b/>
          <w:sz w:val="20"/>
          <w:szCs w:val="20"/>
        </w:rPr>
        <w:t>Figure 14</w:t>
      </w:r>
      <w:r w:rsidRPr="00E62C58">
        <w:rPr>
          <w:rFonts w:ascii="Times New Roman" w:eastAsiaTheme="minorEastAsia" w:hAnsi="Times New Roman" w:cs="Times New Roman"/>
          <w:sz w:val="20"/>
          <w:szCs w:val="20"/>
        </w:rPr>
        <w:fldChar w:fldCharType="end"/>
      </w:r>
      <w:r w:rsidRPr="00E62C58">
        <w:rPr>
          <w:rFonts w:ascii="Times New Roman" w:eastAsiaTheme="minorEastAsia" w:hAnsi="Times New Roman" w:cs="Times New Roman"/>
          <w:sz w:val="20"/>
          <w:szCs w:val="20"/>
        </w:rPr>
        <w:t>)</w:t>
      </w:r>
    </w:p>
    <w:p w14:paraId="24E63EA2" w14:textId="77777777" w:rsidR="00E62C58" w:rsidRPr="00E62C58" w:rsidRDefault="00E62C58" w:rsidP="00E62C58">
      <w:pPr>
        <w:spacing w:after="0" w:line="240" w:lineRule="auto"/>
        <w:rPr>
          <w:rFonts w:ascii="Consolas" w:eastAsia="Times New Roman" w:hAnsi="Consolas" w:cs="Times New Roman"/>
          <w:sz w:val="20"/>
          <w:szCs w:val="20"/>
        </w:rPr>
      </w:pPr>
      <w:r w:rsidRPr="00E62C58">
        <w:rPr>
          <w:rFonts w:ascii="Consolas" w:eastAsia="Times New Roman" w:hAnsi="Consolas" w:cs="Times New Roman"/>
          <w:sz w:val="20"/>
          <w:szCs w:val="20"/>
        </w:rPr>
        <w:t>r=1.</w:t>
      </w:r>
      <w:proofErr w:type="gramStart"/>
      <w:r w:rsidRPr="00E62C58">
        <w:rPr>
          <w:rFonts w:ascii="Consolas" w:eastAsia="Times New Roman" w:hAnsi="Consolas" w:cs="Times New Roman"/>
          <w:sz w:val="20"/>
          <w:szCs w:val="20"/>
        </w:rPr>
        <w:t>01;K</w:t>
      </w:r>
      <w:proofErr w:type="gramEnd"/>
      <w:r w:rsidRPr="00E62C58">
        <w:rPr>
          <w:rFonts w:ascii="Consolas" w:eastAsia="Times New Roman" w:hAnsi="Consolas" w:cs="Times New Roman"/>
          <w:sz w:val="20"/>
          <w:szCs w:val="20"/>
        </w:rPr>
        <w:t xml:space="preserve">=10;g=2.75;a=1.6;s=0.4;  </w:t>
      </w:r>
      <w:r w:rsidRPr="00E62C58">
        <w:rPr>
          <w:rFonts w:ascii="Consolas" w:eastAsia="Times New Roman" w:hAnsi="Consolas" w:cs="Times New Roman"/>
          <w:color w:val="008013"/>
          <w:sz w:val="20"/>
          <w:szCs w:val="20"/>
        </w:rPr>
        <w:t>% true parameter values</w:t>
      </w:r>
    </w:p>
    <w:p w14:paraId="2FFD813A" w14:textId="77777777" w:rsidR="00E62C58" w:rsidRPr="00E62C58" w:rsidRDefault="00E62C58" w:rsidP="00E62C58">
      <w:pPr>
        <w:spacing w:after="0" w:line="240" w:lineRule="auto"/>
        <w:rPr>
          <w:rFonts w:ascii="Consolas" w:eastAsia="Times New Roman" w:hAnsi="Consolas" w:cs="Times New Roman"/>
          <w:sz w:val="20"/>
          <w:szCs w:val="20"/>
        </w:rPr>
      </w:pPr>
      <w:r w:rsidRPr="00E62C58">
        <w:rPr>
          <w:rFonts w:ascii="Consolas" w:eastAsia="Times New Roman" w:hAnsi="Consolas" w:cs="Times New Roman"/>
          <w:sz w:val="20"/>
          <w:szCs w:val="20"/>
        </w:rPr>
        <w:t xml:space="preserve">par = [r K g a s]; </w:t>
      </w:r>
    </w:p>
    <w:p w14:paraId="2B5366A3" w14:textId="77777777" w:rsidR="00E62C58" w:rsidRPr="00E62C58" w:rsidRDefault="00E62C58" w:rsidP="00E62C58">
      <w:pPr>
        <w:spacing w:after="0" w:line="240" w:lineRule="auto"/>
        <w:rPr>
          <w:rFonts w:ascii="Consolas" w:eastAsia="Times New Roman" w:hAnsi="Consolas" w:cs="Times New Roman"/>
          <w:sz w:val="20"/>
          <w:szCs w:val="20"/>
        </w:rPr>
      </w:pPr>
      <w:r w:rsidRPr="00E62C58">
        <w:rPr>
          <w:rFonts w:ascii="Consolas" w:eastAsia="Times New Roman" w:hAnsi="Consolas" w:cs="Times New Roman"/>
          <w:sz w:val="20"/>
          <w:szCs w:val="20"/>
        </w:rPr>
        <w:t>mu = @(</w:t>
      </w:r>
      <w:proofErr w:type="spellStart"/>
      <w:proofErr w:type="gramStart"/>
      <w:r w:rsidRPr="00E62C58">
        <w:rPr>
          <w:rFonts w:ascii="Consolas" w:eastAsia="Times New Roman" w:hAnsi="Consolas" w:cs="Times New Roman"/>
          <w:sz w:val="20"/>
          <w:szCs w:val="20"/>
        </w:rPr>
        <w:t>x,par</w:t>
      </w:r>
      <w:proofErr w:type="spellEnd"/>
      <w:proofErr w:type="gramEnd"/>
      <w:r w:rsidRPr="00E62C58">
        <w:rPr>
          <w:rFonts w:ascii="Consolas" w:eastAsia="Times New Roman" w:hAnsi="Consolas" w:cs="Times New Roman"/>
          <w:sz w:val="20"/>
          <w:szCs w:val="20"/>
        </w:rPr>
        <w:t>)r.*x.*(1-x./K)-g.*x.^2./(x.^2+a.^2);sigma=@(</w:t>
      </w:r>
      <w:proofErr w:type="spellStart"/>
      <w:r w:rsidRPr="00E62C58">
        <w:rPr>
          <w:rFonts w:ascii="Consolas" w:eastAsia="Times New Roman" w:hAnsi="Consolas" w:cs="Times New Roman"/>
          <w:sz w:val="20"/>
          <w:szCs w:val="20"/>
        </w:rPr>
        <w:t>x,par</w:t>
      </w:r>
      <w:proofErr w:type="spellEnd"/>
      <w:r w:rsidRPr="00E62C58">
        <w:rPr>
          <w:rFonts w:ascii="Consolas" w:eastAsia="Times New Roman" w:hAnsi="Consolas" w:cs="Times New Roman"/>
          <w:sz w:val="20"/>
          <w:szCs w:val="20"/>
        </w:rPr>
        <w:t xml:space="preserve">)s;  </w:t>
      </w:r>
      <w:r w:rsidRPr="00E62C58">
        <w:rPr>
          <w:rFonts w:ascii="Consolas" w:eastAsia="Times New Roman" w:hAnsi="Consolas" w:cs="Times New Roman"/>
          <w:color w:val="008013"/>
          <w:sz w:val="20"/>
          <w:szCs w:val="20"/>
        </w:rPr>
        <w:t>% true model</w:t>
      </w:r>
    </w:p>
    <w:p w14:paraId="39954984" w14:textId="77777777" w:rsidR="00E62C58" w:rsidRPr="00E62C58" w:rsidRDefault="00E62C58" w:rsidP="00E62C58">
      <w:pPr>
        <w:spacing w:after="0" w:line="240" w:lineRule="auto"/>
        <w:rPr>
          <w:rFonts w:ascii="Consolas" w:eastAsia="Times New Roman" w:hAnsi="Consolas" w:cs="Times New Roman"/>
          <w:sz w:val="20"/>
          <w:szCs w:val="20"/>
        </w:rPr>
      </w:pPr>
      <w:proofErr w:type="spellStart"/>
      <w:r w:rsidRPr="00E62C58">
        <w:rPr>
          <w:rFonts w:ascii="Consolas" w:eastAsia="Times New Roman" w:hAnsi="Consolas" w:cs="Times New Roman"/>
          <w:sz w:val="20"/>
          <w:szCs w:val="20"/>
        </w:rPr>
        <w:t>xplot</w:t>
      </w:r>
      <w:proofErr w:type="spellEnd"/>
      <w:r w:rsidRPr="00E62C58">
        <w:rPr>
          <w:rFonts w:ascii="Consolas" w:eastAsia="Times New Roman" w:hAnsi="Consolas" w:cs="Times New Roman"/>
          <w:sz w:val="20"/>
          <w:szCs w:val="20"/>
        </w:rPr>
        <w:t>=</w:t>
      </w:r>
      <w:proofErr w:type="spellStart"/>
      <w:r w:rsidRPr="00E62C58">
        <w:rPr>
          <w:rFonts w:ascii="Consolas" w:eastAsia="Times New Roman" w:hAnsi="Consolas" w:cs="Times New Roman"/>
          <w:sz w:val="20"/>
          <w:szCs w:val="20"/>
        </w:rPr>
        <w:t>linspace</w:t>
      </w:r>
      <w:proofErr w:type="spellEnd"/>
      <w:r w:rsidRPr="00E62C58">
        <w:rPr>
          <w:rFonts w:ascii="Consolas" w:eastAsia="Times New Roman" w:hAnsi="Consolas" w:cs="Times New Roman"/>
          <w:sz w:val="20"/>
          <w:szCs w:val="20"/>
        </w:rPr>
        <w:t>(</w:t>
      </w:r>
      <w:proofErr w:type="gramStart"/>
      <w:r w:rsidRPr="00E62C58">
        <w:rPr>
          <w:rFonts w:ascii="Consolas" w:eastAsia="Times New Roman" w:hAnsi="Consolas" w:cs="Times New Roman"/>
          <w:sz w:val="20"/>
          <w:szCs w:val="20"/>
        </w:rPr>
        <w:t>L,R</w:t>
      </w:r>
      <w:proofErr w:type="gramEnd"/>
      <w:r w:rsidRPr="00E62C58">
        <w:rPr>
          <w:rFonts w:ascii="Consolas" w:eastAsia="Times New Roman" w:hAnsi="Consolas" w:cs="Times New Roman"/>
          <w:sz w:val="20"/>
          <w:szCs w:val="20"/>
        </w:rPr>
        <w:t>,2000);</w:t>
      </w:r>
    </w:p>
    <w:p w14:paraId="2F321FAD" w14:textId="018A4264" w:rsidR="00E62C58" w:rsidRPr="00E62C58" w:rsidRDefault="00E62C58" w:rsidP="00E62C58">
      <w:pPr>
        <w:spacing w:after="0" w:line="240" w:lineRule="auto"/>
        <w:rPr>
          <w:rFonts w:ascii="Consolas" w:eastAsia="Times New Roman" w:hAnsi="Consolas" w:cs="Times New Roman"/>
          <w:sz w:val="20"/>
          <w:szCs w:val="20"/>
        </w:rPr>
      </w:pPr>
      <w:proofErr w:type="spellStart"/>
      <w:r w:rsidRPr="00E62C58">
        <w:rPr>
          <w:rFonts w:ascii="Consolas" w:eastAsia="Times New Roman" w:hAnsi="Consolas" w:cs="Times New Roman"/>
          <w:sz w:val="20"/>
          <w:szCs w:val="20"/>
        </w:rPr>
        <w:t>plot_results</w:t>
      </w:r>
      <w:proofErr w:type="spellEnd"/>
      <w:r w:rsidRPr="00E62C58">
        <w:rPr>
          <w:rFonts w:ascii="Consolas" w:eastAsia="Times New Roman" w:hAnsi="Consolas" w:cs="Times New Roman"/>
          <w:sz w:val="20"/>
          <w:szCs w:val="20"/>
        </w:rPr>
        <w:t>(result</w:t>
      </w:r>
      <w:proofErr w:type="gramStart"/>
      <w:r w:rsidRPr="00E62C58">
        <w:rPr>
          <w:rFonts w:ascii="Consolas" w:eastAsia="Times New Roman" w:hAnsi="Consolas" w:cs="Times New Roman"/>
          <w:sz w:val="20"/>
          <w:szCs w:val="20"/>
        </w:rPr>
        <w:t>17,xplot</w:t>
      </w:r>
      <w:proofErr w:type="gramEnd"/>
      <w:r w:rsidRPr="00E62C58">
        <w:rPr>
          <w:rFonts w:ascii="Consolas" w:eastAsia="Times New Roman" w:hAnsi="Consolas" w:cs="Times New Roman"/>
          <w:sz w:val="20"/>
          <w:szCs w:val="20"/>
        </w:rPr>
        <w:t>,mu(</w:t>
      </w:r>
      <w:proofErr w:type="spellStart"/>
      <w:r w:rsidRPr="00E62C58">
        <w:rPr>
          <w:rFonts w:ascii="Consolas" w:eastAsia="Times New Roman" w:hAnsi="Consolas" w:cs="Times New Roman"/>
          <w:sz w:val="20"/>
          <w:szCs w:val="20"/>
        </w:rPr>
        <w:t>xplot,par</w:t>
      </w:r>
      <w:proofErr w:type="spellEnd"/>
      <w:r w:rsidRPr="00E62C58">
        <w:rPr>
          <w:rFonts w:ascii="Consolas" w:eastAsia="Times New Roman" w:hAnsi="Consolas" w:cs="Times New Roman"/>
          <w:sz w:val="20"/>
          <w:szCs w:val="20"/>
        </w:rPr>
        <w:t>),sigma(</w:t>
      </w:r>
      <w:proofErr w:type="spellStart"/>
      <w:r w:rsidRPr="00E62C58">
        <w:rPr>
          <w:rFonts w:ascii="Consolas" w:eastAsia="Times New Roman" w:hAnsi="Consolas" w:cs="Times New Roman"/>
          <w:sz w:val="20"/>
          <w:szCs w:val="20"/>
        </w:rPr>
        <w:t>xplot,par</w:t>
      </w:r>
      <w:proofErr w:type="spellEnd"/>
      <w:r w:rsidRPr="00E62C58">
        <w:rPr>
          <w:rFonts w:ascii="Consolas" w:eastAsia="Times New Roman" w:hAnsi="Consolas" w:cs="Times New Roman"/>
          <w:sz w:val="20"/>
          <w:szCs w:val="20"/>
        </w:rPr>
        <w:t>))</w:t>
      </w:r>
      <w:r w:rsidR="000154BB">
        <w:rPr>
          <w:rFonts w:ascii="Consolas" w:eastAsia="Times New Roman" w:hAnsi="Consolas" w:cs="Times New Roman"/>
          <w:sz w:val="20"/>
          <w:szCs w:val="20"/>
        </w:rPr>
        <w:t>;</w:t>
      </w:r>
      <w:r w:rsidRPr="00E62C58">
        <w:rPr>
          <w:rFonts w:ascii="Consolas" w:eastAsia="Times New Roman" w:hAnsi="Consolas" w:cs="Times New Roman"/>
          <w:sz w:val="20"/>
          <w:szCs w:val="20"/>
        </w:rPr>
        <w:t xml:space="preserve"> </w:t>
      </w:r>
    </w:p>
    <w:p w14:paraId="09696336" w14:textId="0498C06B" w:rsidR="00E62C58" w:rsidRDefault="00E62C58" w:rsidP="00E62C58">
      <w:pPr>
        <w:spacing w:after="120"/>
        <w:jc w:val="center"/>
        <w:rPr>
          <w:rFonts w:ascii="Times New Roman" w:eastAsiaTheme="minorEastAsia" w:hAnsi="Times New Roman" w:cs="Times New Roman"/>
          <w:sz w:val="20"/>
          <w:szCs w:val="20"/>
        </w:rPr>
      </w:pPr>
      <w:r w:rsidRPr="00E62C58">
        <w:rPr>
          <w:rFonts w:ascii="Times New Roman" w:eastAsiaTheme="minorEastAsia" w:hAnsi="Times New Roman" w:cs="Times New Roman"/>
          <w:noProof/>
          <w:sz w:val="20"/>
          <w:szCs w:val="20"/>
        </w:rPr>
        <w:drawing>
          <wp:inline distT="0" distB="0" distL="0" distR="0" wp14:anchorId="3475D24E" wp14:editId="37BF7240">
            <wp:extent cx="3366015" cy="252170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4403" cy="2527985"/>
                    </a:xfrm>
                    <a:prstGeom prst="rect">
                      <a:avLst/>
                    </a:prstGeom>
                    <a:noFill/>
                    <a:ln>
                      <a:noFill/>
                    </a:ln>
                  </pic:spPr>
                </pic:pic>
              </a:graphicData>
            </a:graphic>
          </wp:inline>
        </w:drawing>
      </w:r>
    </w:p>
    <w:p w14:paraId="0DB111B2" w14:textId="64FAA6BF" w:rsidR="00E62C58" w:rsidRDefault="00E62C58" w:rsidP="006036EE">
      <w:pPr>
        <w:spacing w:after="240"/>
        <w:jc w:val="both"/>
        <w:rPr>
          <w:rFonts w:ascii="Times New Roman" w:eastAsiaTheme="minorEastAsia" w:hAnsi="Times New Roman" w:cs="Times New Roman"/>
          <w:sz w:val="18"/>
          <w:szCs w:val="18"/>
        </w:rPr>
      </w:pPr>
      <w:bookmarkStart w:id="88" w:name="Figure14"/>
      <w:r w:rsidRPr="00591686">
        <w:rPr>
          <w:rFonts w:ascii="Times New Roman" w:hAnsi="Times New Roman" w:cs="Times New Roman"/>
          <w:b/>
          <w:sz w:val="18"/>
          <w:szCs w:val="18"/>
        </w:rPr>
        <w:t>Figure 1</w:t>
      </w:r>
      <w:r>
        <w:rPr>
          <w:rFonts w:ascii="Times New Roman" w:hAnsi="Times New Roman" w:cs="Times New Roman"/>
          <w:b/>
          <w:sz w:val="18"/>
          <w:szCs w:val="18"/>
        </w:rPr>
        <w:t>4</w:t>
      </w:r>
      <w:bookmarkEnd w:id="88"/>
      <w:r w:rsidRPr="00591686">
        <w:rPr>
          <w:rFonts w:ascii="Times New Roman" w:hAnsi="Times New Roman" w:cs="Times New Roman"/>
          <w:b/>
          <w:sz w:val="18"/>
          <w:szCs w:val="18"/>
        </w:rPr>
        <w:t xml:space="preserve">. </w:t>
      </w:r>
      <w:r>
        <w:rPr>
          <w:rFonts w:ascii="Times New Roman" w:hAnsi="Times New Roman" w:cs="Times New Roman"/>
          <w:b/>
          <w:sz w:val="18"/>
          <w:szCs w:val="18"/>
        </w:rPr>
        <w:t>Reconstructing a replicate dataset</w:t>
      </w:r>
      <w:r>
        <w:rPr>
          <w:rFonts w:ascii="Times New Roman" w:hAnsi="Times New Roman" w:cs="Times New Roman"/>
          <w:bCs/>
          <w:sz w:val="18"/>
          <w:szCs w:val="18"/>
        </w:rPr>
        <w:t xml:space="preserve">. </w:t>
      </w:r>
      <w:r w:rsidR="00641F7A">
        <w:rPr>
          <w:rFonts w:ascii="Times New Roman" w:hAnsi="Times New Roman" w:cs="Times New Roman"/>
          <w:bCs/>
          <w:sz w:val="18"/>
          <w:szCs w:val="18"/>
        </w:rPr>
        <w:t>The to</w:t>
      </w:r>
      <w:r>
        <w:rPr>
          <w:rFonts w:ascii="Times New Roman" w:hAnsi="Times New Roman" w:cs="Times New Roman"/>
          <w:bCs/>
          <w:sz w:val="18"/>
          <w:szCs w:val="18"/>
        </w:rPr>
        <w:t xml:space="preserve">p and bottom panels depict the true drift and diffusion functions (solid black curves) </w:t>
      </w:r>
      <w:r w:rsidR="00641F7A">
        <w:rPr>
          <w:rFonts w:ascii="Times New Roman" w:hAnsi="Times New Roman" w:cs="Times New Roman"/>
          <w:bCs/>
          <w:sz w:val="18"/>
          <w:szCs w:val="18"/>
        </w:rPr>
        <w:t>alongside</w:t>
      </w:r>
      <w:r>
        <w:rPr>
          <w:rFonts w:ascii="Times New Roman" w:hAnsi="Times New Roman" w:cs="Times New Roman"/>
          <w:bCs/>
          <w:sz w:val="18"/>
          <w:szCs w:val="18"/>
        </w:rPr>
        <w:t xml:space="preserve"> the estimated drift and diffusion functions (dot-dashed blue curves) </w:t>
      </w:r>
      <w:r w:rsidR="00860242">
        <w:rPr>
          <w:rFonts w:ascii="Times New Roman" w:hAnsi="Times New Roman" w:cs="Times New Roman"/>
          <w:bCs/>
          <w:sz w:val="18"/>
          <w:szCs w:val="18"/>
        </w:rPr>
        <w:t>obtained through</w:t>
      </w:r>
      <w:r>
        <w:rPr>
          <w:rFonts w:ascii="Times New Roman" w:hAnsi="Times New Roman" w:cs="Times New Roman"/>
          <w:bCs/>
          <w:sz w:val="18"/>
          <w:szCs w:val="18"/>
        </w:rPr>
        <w:t xml:space="preserve"> spline modeling. </w:t>
      </w:r>
      <w:r w:rsidR="00860242" w:rsidRPr="00641F7A">
        <w:rPr>
          <w:rFonts w:ascii="Times New Roman" w:eastAsiaTheme="minorEastAsia" w:hAnsi="Times New Roman" w:cs="Times New Roman"/>
          <w:sz w:val="20"/>
          <w:szCs w:val="20"/>
        </w:rPr>
        <w:t>The dataset consists of three replicates, all simulated from the May model and initiated at position</w:t>
      </w:r>
      <w:r w:rsidR="00860242">
        <w:rPr>
          <w:rFonts w:ascii="Times New Roman" w:eastAsiaTheme="minorEastAsia" w:hAnsi="Times New Roman" w:cs="Times New Roman"/>
          <w:sz w:val="20"/>
          <w:szCs w:val="20"/>
        </w:rPr>
        <w:t xml:space="preserve"> </w:t>
      </w:r>
      <m:oMath>
        <m:sSub>
          <m:sSubPr>
            <m:ctrlPr>
              <w:rPr>
                <w:rFonts w:ascii="Cambria Math" w:hAnsi="Cambria Math" w:cs="Times New Roman"/>
                <w:bCs/>
                <w:i/>
                <w:sz w:val="18"/>
                <w:szCs w:val="18"/>
              </w:rPr>
            </m:ctrlPr>
          </m:sSubPr>
          <m:e>
            <m:r>
              <w:rPr>
                <w:rFonts w:ascii="Cambria Math" w:hAnsi="Cambria Math" w:cs="Times New Roman"/>
                <w:sz w:val="18"/>
                <w:szCs w:val="18"/>
              </w:rPr>
              <m:t>x</m:t>
            </m:r>
          </m:e>
          <m:sub>
            <m:r>
              <w:rPr>
                <w:rFonts w:ascii="Cambria Math" w:hAnsi="Cambria Math" w:cs="Times New Roman"/>
                <w:sz w:val="18"/>
                <w:szCs w:val="18"/>
              </w:rPr>
              <m:t>0</m:t>
            </m:r>
          </m:sub>
        </m:sSub>
        <m:r>
          <w:rPr>
            <w:rFonts w:ascii="Cambria Math" w:hAnsi="Cambria Math" w:cs="Times New Roman"/>
            <w:sz w:val="18"/>
            <w:szCs w:val="18"/>
          </w:rPr>
          <m:t>=8</m:t>
        </m:r>
      </m:oMath>
      <w:r>
        <w:rPr>
          <w:rFonts w:ascii="Times New Roman" w:hAnsi="Times New Roman" w:cs="Times New Roman"/>
          <w:bCs/>
          <w:sz w:val="18"/>
          <w:szCs w:val="18"/>
        </w:rPr>
        <w:t xml:space="preserve"> </w:t>
      </w:r>
      <w:r w:rsidR="00860242" w:rsidRPr="00641F7A">
        <w:rPr>
          <w:rFonts w:ascii="Times New Roman" w:eastAsiaTheme="minorEastAsia" w:hAnsi="Times New Roman" w:cs="Times New Roman"/>
          <w:sz w:val="20"/>
          <w:szCs w:val="20"/>
        </w:rPr>
        <w:t>until reaching 0 biomass. The true model parameters align with those described in</w:t>
      </w:r>
      <w:r>
        <w:rPr>
          <w:rFonts w:ascii="Times New Roman" w:hAnsi="Times New Roman" w:cs="Times New Roman"/>
          <w:bCs/>
          <w:sz w:val="18"/>
          <w:szCs w:val="18"/>
        </w:rPr>
        <w:t xml:space="preserve"> </w:t>
      </w:r>
      <w:r w:rsidRPr="00E62C58">
        <w:rPr>
          <w:rFonts w:ascii="Times New Roman" w:hAnsi="Times New Roman" w:cs="Times New Roman"/>
          <w:bCs/>
          <w:sz w:val="18"/>
          <w:szCs w:val="18"/>
        </w:rPr>
        <w:fldChar w:fldCharType="begin"/>
      </w:r>
      <w:r w:rsidRPr="00E62C58">
        <w:rPr>
          <w:rFonts w:ascii="Times New Roman" w:hAnsi="Times New Roman" w:cs="Times New Roman"/>
          <w:bCs/>
          <w:sz w:val="18"/>
          <w:szCs w:val="18"/>
        </w:rPr>
        <w:instrText xml:space="preserve"> REF Example1 \h </w:instrText>
      </w:r>
      <w:r>
        <w:rPr>
          <w:rFonts w:ascii="Times New Roman" w:hAnsi="Times New Roman" w:cs="Times New Roman"/>
          <w:bCs/>
          <w:sz w:val="18"/>
          <w:szCs w:val="18"/>
        </w:rPr>
        <w:instrText xml:space="preserve"> \* MERGEFORMAT </w:instrText>
      </w:r>
      <w:r w:rsidRPr="00E62C58">
        <w:rPr>
          <w:rFonts w:ascii="Times New Roman" w:hAnsi="Times New Roman" w:cs="Times New Roman"/>
          <w:bCs/>
          <w:sz w:val="18"/>
          <w:szCs w:val="18"/>
        </w:rPr>
      </w:r>
      <w:r w:rsidRPr="00E62C58">
        <w:rPr>
          <w:rFonts w:ascii="Times New Roman" w:hAnsi="Times New Roman" w:cs="Times New Roman"/>
          <w:bCs/>
          <w:sz w:val="18"/>
          <w:szCs w:val="18"/>
        </w:rPr>
        <w:fldChar w:fldCharType="separate"/>
      </w:r>
      <w:r w:rsidRPr="00E62C58">
        <w:rPr>
          <w:rFonts w:ascii="Times New Roman" w:eastAsia="Times New Roman" w:hAnsi="Times New Roman" w:cs="Times New Roman"/>
          <w:b/>
          <w:bCs/>
          <w:sz w:val="18"/>
          <w:szCs w:val="18"/>
        </w:rPr>
        <w:t>Example 1</w:t>
      </w:r>
      <w:r w:rsidRPr="00E62C58">
        <w:rPr>
          <w:rFonts w:ascii="Times New Roman" w:hAnsi="Times New Roman" w:cs="Times New Roman"/>
          <w:bCs/>
          <w:sz w:val="18"/>
          <w:szCs w:val="18"/>
        </w:rPr>
        <w:fldChar w:fldCharType="end"/>
      </w:r>
      <w:r>
        <w:rPr>
          <w:rFonts w:ascii="Times New Roman" w:hAnsi="Times New Roman" w:cs="Times New Roman"/>
          <w:bCs/>
          <w:sz w:val="18"/>
          <w:szCs w:val="18"/>
        </w:rPr>
        <w:t>.</w:t>
      </w:r>
      <w:r w:rsidRPr="00591686">
        <w:rPr>
          <w:rFonts w:ascii="Times New Roman" w:eastAsiaTheme="minorEastAsia" w:hAnsi="Times New Roman" w:cs="Times New Roman"/>
          <w:sz w:val="18"/>
          <w:szCs w:val="18"/>
        </w:rPr>
        <w:t xml:space="preserve">  </w:t>
      </w:r>
    </w:p>
    <w:p w14:paraId="15C5BC92" w14:textId="77777777" w:rsidR="006036EE" w:rsidRPr="00591686" w:rsidRDefault="006036EE" w:rsidP="006036EE">
      <w:pPr>
        <w:jc w:val="both"/>
        <w:rPr>
          <w:rFonts w:ascii="Times New Roman" w:hAnsi="Times New Roman" w:cs="Times New Roman"/>
          <w:b/>
          <w:bCs/>
          <w:i/>
          <w:iCs/>
          <w:color w:val="0D0D0D"/>
          <w:sz w:val="20"/>
          <w:szCs w:val="20"/>
          <w:shd w:val="clear" w:color="auto" w:fill="FFFFFF"/>
        </w:rPr>
      </w:pPr>
      <w:r w:rsidRPr="00591686">
        <w:rPr>
          <w:rFonts w:ascii="Times New Roman" w:hAnsi="Times New Roman" w:cs="Times New Roman"/>
          <w:b/>
          <w:bCs/>
          <w:i/>
          <w:iCs/>
          <w:color w:val="0D0D0D"/>
          <w:sz w:val="20"/>
          <w:szCs w:val="20"/>
          <w:shd w:val="clear" w:color="auto" w:fill="FFFFFF"/>
        </w:rPr>
        <w:lastRenderedPageBreak/>
        <w:t>An explanation for the absence of the left tail in the reconstructed May model</w:t>
      </w:r>
    </w:p>
    <w:p w14:paraId="5DDFEF93" w14:textId="7AE45961" w:rsidR="006036EE" w:rsidRDefault="006036EE" w:rsidP="00034561">
      <w:pPr>
        <w:jc w:val="both"/>
        <w:rPr>
          <w:rFonts w:ascii="Times New Roman" w:eastAsiaTheme="minorEastAsia" w:hAnsi="Times New Roman" w:cs="Times New Roman"/>
          <w:sz w:val="20"/>
          <w:szCs w:val="20"/>
        </w:rPr>
      </w:pPr>
      <w:r w:rsidRPr="00591686">
        <w:rPr>
          <w:rFonts w:ascii="Times New Roman" w:hAnsi="Times New Roman" w:cs="Times New Roman"/>
          <w:color w:val="0D0D0D"/>
          <w:sz w:val="20"/>
          <w:szCs w:val="20"/>
          <w:shd w:val="clear" w:color="auto" w:fill="FFFFFF"/>
        </w:rPr>
        <w:t xml:space="preserve">As is evident </w:t>
      </w:r>
      <w:r w:rsidRPr="00CC7AE1">
        <w:rPr>
          <w:rFonts w:ascii="Times New Roman" w:hAnsi="Times New Roman" w:cs="Times New Roman"/>
          <w:color w:val="0D0D0D"/>
          <w:sz w:val="20"/>
          <w:szCs w:val="20"/>
          <w:shd w:val="clear" w:color="auto" w:fill="FFFFFF"/>
        </w:rPr>
        <w:t xml:space="preserve">in </w:t>
      </w:r>
      <w:r w:rsidRPr="00CC7AE1">
        <w:rPr>
          <w:rFonts w:ascii="Times New Roman" w:hAnsi="Times New Roman" w:cs="Times New Roman"/>
          <w:b/>
          <w:sz w:val="20"/>
          <w:szCs w:val="20"/>
        </w:rPr>
        <w:fldChar w:fldCharType="begin"/>
      </w:r>
      <w:r w:rsidRPr="00CC7AE1">
        <w:rPr>
          <w:rFonts w:ascii="Times New Roman" w:hAnsi="Times New Roman" w:cs="Times New Roman"/>
          <w:color w:val="0D0D0D"/>
          <w:sz w:val="20"/>
          <w:szCs w:val="20"/>
          <w:shd w:val="clear" w:color="auto" w:fill="FFFFFF"/>
        </w:rPr>
        <w:instrText xml:space="preserve"> REF Figure3 \h </w:instrText>
      </w:r>
      <w:r>
        <w:rPr>
          <w:rFonts w:ascii="Times New Roman" w:hAnsi="Times New Roman" w:cs="Times New Roman"/>
          <w:b/>
          <w:sz w:val="20"/>
          <w:szCs w:val="20"/>
        </w:rPr>
        <w:instrText xml:space="preserve"> \* MERGEFORMAT </w:instrText>
      </w:r>
      <w:r w:rsidRPr="00CC7AE1">
        <w:rPr>
          <w:rFonts w:ascii="Times New Roman" w:hAnsi="Times New Roman" w:cs="Times New Roman"/>
          <w:b/>
          <w:sz w:val="20"/>
          <w:szCs w:val="20"/>
        </w:rPr>
      </w:r>
      <w:r w:rsidRPr="00CC7AE1">
        <w:rPr>
          <w:rFonts w:ascii="Times New Roman" w:hAnsi="Times New Roman" w:cs="Times New Roman"/>
          <w:b/>
          <w:sz w:val="20"/>
          <w:szCs w:val="20"/>
        </w:rPr>
        <w:fldChar w:fldCharType="separate"/>
      </w:r>
      <w:r w:rsidRPr="00CC7AE1">
        <w:rPr>
          <w:rFonts w:ascii="Times New Roman" w:hAnsi="Times New Roman" w:cs="Times New Roman"/>
          <w:b/>
          <w:sz w:val="20"/>
          <w:szCs w:val="20"/>
        </w:rPr>
        <w:t>Figure 3</w:t>
      </w:r>
      <w:r w:rsidRPr="00CC7AE1">
        <w:rPr>
          <w:rFonts w:ascii="Times New Roman" w:hAnsi="Times New Roman" w:cs="Times New Roman"/>
          <w:b/>
          <w:sz w:val="20"/>
          <w:szCs w:val="20"/>
        </w:rPr>
        <w:fldChar w:fldCharType="end"/>
      </w:r>
      <w:r>
        <w:rPr>
          <w:rFonts w:ascii="Times New Roman" w:hAnsi="Times New Roman" w:cs="Times New Roman"/>
          <w:color w:val="0D0D0D"/>
          <w:sz w:val="20"/>
          <w:szCs w:val="20"/>
          <w:shd w:val="clear" w:color="auto" w:fill="FFFFFF"/>
        </w:rPr>
        <w:t xml:space="preserve"> and </w:t>
      </w:r>
      <w:r w:rsidR="00017A79">
        <w:rPr>
          <w:rFonts w:ascii="Times New Roman" w:hAnsi="Times New Roman" w:cs="Times New Roman"/>
          <w:color w:val="0D0D0D"/>
          <w:sz w:val="20"/>
          <w:szCs w:val="20"/>
          <w:shd w:val="clear" w:color="auto" w:fill="FFFFFF"/>
        </w:rPr>
        <w:fldChar w:fldCharType="begin"/>
      </w:r>
      <w:r w:rsidR="00017A79">
        <w:rPr>
          <w:rFonts w:ascii="Times New Roman" w:hAnsi="Times New Roman" w:cs="Times New Roman"/>
          <w:color w:val="0D0D0D"/>
          <w:sz w:val="20"/>
          <w:szCs w:val="20"/>
          <w:shd w:val="clear" w:color="auto" w:fill="FFFFFF"/>
        </w:rPr>
        <w:instrText xml:space="preserve"> REF Figure7 \h </w:instrText>
      </w:r>
      <w:r w:rsidR="00017A79">
        <w:rPr>
          <w:rFonts w:ascii="Times New Roman" w:hAnsi="Times New Roman" w:cs="Times New Roman"/>
          <w:color w:val="0D0D0D"/>
          <w:sz w:val="20"/>
          <w:szCs w:val="20"/>
          <w:shd w:val="clear" w:color="auto" w:fill="FFFFFF"/>
        </w:rPr>
      </w:r>
      <w:r w:rsidR="00017A79">
        <w:rPr>
          <w:rFonts w:ascii="Times New Roman" w:hAnsi="Times New Roman" w:cs="Times New Roman"/>
          <w:color w:val="0D0D0D"/>
          <w:sz w:val="20"/>
          <w:szCs w:val="20"/>
          <w:shd w:val="clear" w:color="auto" w:fill="FFFFFF"/>
        </w:rPr>
        <w:fldChar w:fldCharType="separate"/>
      </w:r>
      <w:r w:rsidR="00017A79" w:rsidRPr="00591686">
        <w:rPr>
          <w:rFonts w:ascii="Times New Roman" w:hAnsi="Times New Roman" w:cs="Times New Roman"/>
          <w:b/>
          <w:sz w:val="18"/>
          <w:szCs w:val="18"/>
        </w:rPr>
        <w:t xml:space="preserve">Figure </w:t>
      </w:r>
      <w:r w:rsidR="00017A79">
        <w:rPr>
          <w:rFonts w:ascii="Times New Roman" w:hAnsi="Times New Roman" w:cs="Times New Roman"/>
          <w:b/>
          <w:sz w:val="18"/>
          <w:szCs w:val="18"/>
        </w:rPr>
        <w:t>7</w:t>
      </w:r>
      <w:r w:rsidR="00017A79">
        <w:rPr>
          <w:rFonts w:ascii="Times New Roman" w:hAnsi="Times New Roman" w:cs="Times New Roman"/>
          <w:color w:val="0D0D0D"/>
          <w:sz w:val="20"/>
          <w:szCs w:val="20"/>
          <w:shd w:val="clear" w:color="auto" w:fill="FFFFFF"/>
        </w:rPr>
        <w:fldChar w:fldCharType="end"/>
      </w:r>
      <w:r>
        <w:rPr>
          <w:rFonts w:ascii="Times New Roman" w:hAnsi="Times New Roman" w:cs="Times New Roman"/>
          <w:color w:val="0D0D0D"/>
          <w:sz w:val="20"/>
          <w:szCs w:val="20"/>
          <w:shd w:val="clear" w:color="auto" w:fill="FFFFFF"/>
        </w:rPr>
        <w:t xml:space="preserve">, </w:t>
      </w:r>
      <w:r w:rsidR="00017A79">
        <w:rPr>
          <w:rFonts w:ascii="Times New Roman" w:hAnsi="Times New Roman" w:cs="Times New Roman"/>
          <w:color w:val="0D0D0D"/>
          <w:sz w:val="20"/>
          <w:szCs w:val="20"/>
          <w:shd w:val="clear" w:color="auto" w:fill="FFFFFF"/>
        </w:rPr>
        <w:t xml:space="preserve"> and </w:t>
      </w:r>
      <w:r w:rsidR="00017A79">
        <w:rPr>
          <w:rFonts w:ascii="Times New Roman" w:hAnsi="Times New Roman" w:cs="Times New Roman"/>
          <w:color w:val="0D0D0D"/>
          <w:sz w:val="20"/>
          <w:szCs w:val="20"/>
          <w:shd w:val="clear" w:color="auto" w:fill="FFFFFF"/>
        </w:rPr>
        <w:fldChar w:fldCharType="begin"/>
      </w:r>
      <w:r w:rsidR="00017A79">
        <w:rPr>
          <w:rFonts w:ascii="Times New Roman" w:hAnsi="Times New Roman" w:cs="Times New Roman"/>
          <w:color w:val="0D0D0D"/>
          <w:sz w:val="20"/>
          <w:szCs w:val="20"/>
          <w:shd w:val="clear" w:color="auto" w:fill="FFFFFF"/>
        </w:rPr>
        <w:instrText xml:space="preserve"> REF Figure14 \h </w:instrText>
      </w:r>
      <w:r w:rsidR="00017A79">
        <w:rPr>
          <w:rFonts w:ascii="Times New Roman" w:hAnsi="Times New Roman" w:cs="Times New Roman"/>
          <w:color w:val="0D0D0D"/>
          <w:sz w:val="20"/>
          <w:szCs w:val="20"/>
          <w:shd w:val="clear" w:color="auto" w:fill="FFFFFF"/>
        </w:rPr>
      </w:r>
      <w:r w:rsidR="00017A79">
        <w:rPr>
          <w:rFonts w:ascii="Times New Roman" w:hAnsi="Times New Roman" w:cs="Times New Roman"/>
          <w:color w:val="0D0D0D"/>
          <w:sz w:val="20"/>
          <w:szCs w:val="20"/>
          <w:shd w:val="clear" w:color="auto" w:fill="FFFFFF"/>
        </w:rPr>
        <w:fldChar w:fldCharType="separate"/>
      </w:r>
      <w:r w:rsidR="00017A79" w:rsidRPr="00591686">
        <w:rPr>
          <w:rFonts w:ascii="Times New Roman" w:hAnsi="Times New Roman" w:cs="Times New Roman"/>
          <w:b/>
          <w:sz w:val="18"/>
          <w:szCs w:val="18"/>
        </w:rPr>
        <w:t>Figure 1</w:t>
      </w:r>
      <w:r w:rsidR="00017A79">
        <w:rPr>
          <w:rFonts w:ascii="Times New Roman" w:hAnsi="Times New Roman" w:cs="Times New Roman"/>
          <w:b/>
          <w:sz w:val="18"/>
          <w:szCs w:val="18"/>
        </w:rPr>
        <w:t>4</w:t>
      </w:r>
      <w:r w:rsidR="00017A79">
        <w:rPr>
          <w:rFonts w:ascii="Times New Roman" w:hAnsi="Times New Roman" w:cs="Times New Roman"/>
          <w:color w:val="0D0D0D"/>
          <w:sz w:val="20"/>
          <w:szCs w:val="20"/>
          <w:shd w:val="clear" w:color="auto" w:fill="FFFFFF"/>
        </w:rPr>
        <w:fldChar w:fldCharType="end"/>
      </w:r>
      <w:r w:rsidR="00017A79">
        <w:rPr>
          <w:rFonts w:ascii="Times New Roman" w:hAnsi="Times New Roman" w:cs="Times New Roman"/>
          <w:color w:val="0D0D0D"/>
          <w:sz w:val="20"/>
          <w:szCs w:val="20"/>
          <w:shd w:val="clear" w:color="auto" w:fill="FFFFFF"/>
        </w:rPr>
        <w:t xml:space="preserve"> </w:t>
      </w:r>
      <w:r w:rsidRPr="00591686">
        <w:rPr>
          <w:rFonts w:ascii="Times New Roman" w:hAnsi="Times New Roman" w:cs="Times New Roman"/>
          <w:color w:val="0D0D0D"/>
          <w:sz w:val="20"/>
          <w:szCs w:val="20"/>
          <w:shd w:val="clear" w:color="auto" w:fill="FFFFFF"/>
        </w:rPr>
        <w:t xml:space="preserve">the left tail of the grazing model of May did not manifest in the reconstructed model. This discrepancy between the reconstructed and true models is not attributable to estimation inaccuracies but rather to a deliberate modeling choice in the ecological context. In this model, our objective was to simulate a dataset with positive state values (biomass), despite the stochastic force potentially pushing trajectories into negative states. To address this, we implemented a ‘reflecting’ boundary at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biomass, effectively pushing trajectories back to positive values upon crossing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Consequently, the reconstructed model exhibits a steep positive rate of change at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in contrast to May's deterministic model where trajectories slow down near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(note that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is an equilibrium in the determinist May model). As a result, no positive dataset can reflect this behavior, causing the left tail of May's model to be omitted—a feature that holds limited ecological significance. To reconstruct the left tail, trajectories need to be allowed to cross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and fluctuate around it. To illustrate this concept, we have generated a replicate dataset ‘</w:t>
      </w:r>
      <w:proofErr w:type="spellStart"/>
      <w:r w:rsidRPr="007968F5">
        <w:rPr>
          <w:rFonts w:ascii="Consolas" w:hAnsi="Consolas" w:cs="Courier New"/>
          <w:sz w:val="18"/>
          <w:szCs w:val="18"/>
        </w:rPr>
        <w:t>MayData_LeftTail.mat</w:t>
      </w:r>
      <w:proofErr w:type="spellEnd"/>
      <w:r w:rsidRPr="00591686">
        <w:rPr>
          <w:rFonts w:ascii="Times New Roman" w:hAnsi="Times New Roman" w:cs="Times New Roman"/>
          <w:color w:val="0D0D0D"/>
          <w:sz w:val="20"/>
          <w:szCs w:val="20"/>
          <w:shd w:val="clear" w:color="auto" w:fill="FFFFFF"/>
        </w:rPr>
        <w:t>’ wh</w:t>
      </w:r>
      <w:r w:rsidR="008A110E">
        <w:rPr>
          <w:rFonts w:ascii="Times New Roman" w:hAnsi="Times New Roman" w:cs="Times New Roman"/>
          <w:color w:val="0D0D0D"/>
          <w:sz w:val="20"/>
          <w:szCs w:val="20"/>
          <w:shd w:val="clear" w:color="auto" w:fill="FFFFFF"/>
        </w:rPr>
        <w:t>ich can reveal</w:t>
      </w:r>
      <w:r w:rsidRPr="00591686">
        <w:rPr>
          <w:rFonts w:ascii="Times New Roman" w:hAnsi="Times New Roman" w:cs="Times New Roman"/>
          <w:color w:val="0D0D0D"/>
          <w:sz w:val="20"/>
          <w:szCs w:val="20"/>
          <w:shd w:val="clear" w:color="auto" w:fill="FFFFFF"/>
        </w:rPr>
        <w:t xml:space="preserve"> the left tail of May’s model. </w:t>
      </w:r>
      <w:r w:rsidR="007968F5">
        <w:rPr>
          <w:rFonts w:ascii="Times New Roman" w:hAnsi="Times New Roman" w:cs="Times New Roman"/>
          <w:color w:val="0D0D0D"/>
          <w:sz w:val="20"/>
          <w:szCs w:val="20"/>
          <w:shd w:val="clear" w:color="auto" w:fill="FFFFFF"/>
        </w:rPr>
        <w:t>This dataset consists of 15 replicates</w:t>
      </w:r>
      <w:r w:rsidR="00F8584C">
        <w:rPr>
          <w:rFonts w:ascii="Times New Roman" w:hAnsi="Times New Roman" w:cs="Times New Roman"/>
          <w:color w:val="0D0D0D"/>
          <w:sz w:val="20"/>
          <w:szCs w:val="20"/>
          <w:shd w:val="clear" w:color="auto" w:fill="FFFFFF"/>
        </w:rPr>
        <w:t>,</w:t>
      </w:r>
      <w:r w:rsidR="007968F5">
        <w:rPr>
          <w:rFonts w:ascii="Times New Roman" w:hAnsi="Times New Roman" w:cs="Times New Roman"/>
          <w:color w:val="0D0D0D"/>
          <w:sz w:val="20"/>
          <w:szCs w:val="20"/>
          <w:shd w:val="clear" w:color="auto" w:fill="FFFFFF"/>
        </w:rPr>
        <w:t xml:space="preserve"> all initially placed 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0</m:t>
            </m:r>
          </m:sub>
        </m:sSub>
        <m:r>
          <w:rPr>
            <w:rFonts w:ascii="Cambria Math" w:eastAsiaTheme="minorEastAsia" w:hAnsi="Cambria Math" w:cs="Times New Roman"/>
            <w:sz w:val="20"/>
            <w:szCs w:val="20"/>
          </w:rPr>
          <m:t>=0.2</m:t>
        </m:r>
      </m:oMath>
      <w:r w:rsidR="007968F5">
        <w:rPr>
          <w:rFonts w:ascii="Times New Roman" w:eastAsiaTheme="minorEastAsia" w:hAnsi="Times New Roman" w:cs="Times New Roman"/>
          <w:sz w:val="20"/>
          <w:szCs w:val="20"/>
        </w:rPr>
        <w:t xml:space="preserve"> and terminate once they escape </w:t>
      </w:r>
      <w:r w:rsidR="007968F5" w:rsidRPr="00C20E99">
        <w:rPr>
          <w:rFonts w:ascii="Times New Roman" w:eastAsiaTheme="minorEastAsia" w:hAnsi="Times New Roman" w:cs="Times New Roman"/>
          <w:sz w:val="20"/>
          <w:szCs w:val="20"/>
        </w:rPr>
        <w:t xml:space="preserve">the interval [-1 7] via either of the left or right borders (or, they reach the chosen maximum length of </w:t>
      </w:r>
      <m:oMath>
        <m:r>
          <w:rPr>
            <w:rFonts w:ascii="Cambria Math" w:eastAsiaTheme="minorEastAsia" w:hAnsi="Cambria Math" w:cs="Times New Roman"/>
            <w:sz w:val="20"/>
            <w:szCs w:val="20"/>
          </w:rPr>
          <m:t>2×</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10</m:t>
            </m:r>
          </m:e>
          <m:sup>
            <m:r>
              <w:rPr>
                <w:rFonts w:ascii="Cambria Math" w:eastAsiaTheme="minorEastAsia" w:hAnsi="Cambria Math" w:cs="Times New Roman"/>
                <w:sz w:val="20"/>
                <w:szCs w:val="20"/>
              </w:rPr>
              <m:t>4</m:t>
            </m:r>
          </m:sup>
        </m:sSup>
      </m:oMath>
      <w:r w:rsidR="007968F5" w:rsidRPr="00C20E99">
        <w:rPr>
          <w:rFonts w:ascii="Times New Roman" w:eastAsiaTheme="minorEastAsia" w:hAnsi="Times New Roman" w:cs="Times New Roman"/>
          <w:sz w:val="20"/>
          <w:szCs w:val="20"/>
        </w:rPr>
        <w:t>).</w:t>
      </w:r>
      <w:r w:rsidR="007968F5">
        <w:rPr>
          <w:rFonts w:ascii="Times New Roman" w:eastAsiaTheme="minorEastAsia" w:hAnsi="Times New Roman" w:cs="Times New Roman"/>
          <w:sz w:val="20"/>
          <w:szCs w:val="20"/>
        </w:rPr>
        <w:t xml:space="preserve"> </w:t>
      </w:r>
      <w:r w:rsidR="00F8584C">
        <w:rPr>
          <w:rFonts w:ascii="Times New Roman" w:eastAsiaTheme="minorEastAsia" w:hAnsi="Times New Roman" w:cs="Times New Roman"/>
          <w:sz w:val="20"/>
          <w:szCs w:val="20"/>
        </w:rPr>
        <w:t xml:space="preserve">To exclude transient </w:t>
      </w:r>
      <w:proofErr w:type="gramStart"/>
      <w:r w:rsidR="00F8584C">
        <w:rPr>
          <w:rFonts w:ascii="Times New Roman" w:eastAsiaTheme="minorEastAsia" w:hAnsi="Times New Roman" w:cs="Times New Roman"/>
          <w:sz w:val="20"/>
          <w:szCs w:val="20"/>
        </w:rPr>
        <w:t>effects</w:t>
      </w:r>
      <w:proofErr w:type="gramEnd"/>
      <w:r w:rsidR="00F8584C">
        <w:rPr>
          <w:rFonts w:ascii="Times New Roman" w:eastAsiaTheme="minorEastAsia" w:hAnsi="Times New Roman" w:cs="Times New Roman"/>
          <w:sz w:val="20"/>
          <w:szCs w:val="20"/>
        </w:rPr>
        <w:t xml:space="preserve"> the first 5% of all the replicates are discarded. </w:t>
      </w:r>
      <w:r w:rsidR="007968F5">
        <w:rPr>
          <w:rFonts w:ascii="Times New Roman" w:eastAsiaTheme="minorEastAsia" w:hAnsi="Times New Roman" w:cs="Times New Roman"/>
          <w:sz w:val="20"/>
          <w:szCs w:val="20"/>
        </w:rPr>
        <w:t>This dataset has a high-resolution. Therefore, we apply Euler reconstruction</w:t>
      </w:r>
      <w:r w:rsidR="00653783">
        <w:rPr>
          <w:rFonts w:ascii="Times New Roman" w:eastAsiaTheme="minorEastAsia" w:hAnsi="Times New Roman" w:cs="Times New Roman"/>
          <w:sz w:val="20"/>
          <w:szCs w:val="20"/>
        </w:rPr>
        <w:t xml:space="preserve"> and fit a cubic spline model</w:t>
      </w:r>
      <w:r w:rsidR="007968F5">
        <w:rPr>
          <w:rFonts w:ascii="Times New Roman" w:eastAsiaTheme="minorEastAsia" w:hAnsi="Times New Roman" w:cs="Times New Roman"/>
          <w:sz w:val="20"/>
          <w:szCs w:val="20"/>
        </w:rPr>
        <w:t>. Type the following commands</w:t>
      </w:r>
      <w:r w:rsidR="00034561">
        <w:rPr>
          <w:rFonts w:ascii="Times New Roman" w:eastAsiaTheme="minorEastAsia" w:hAnsi="Times New Roman" w:cs="Times New Roman"/>
          <w:sz w:val="20"/>
          <w:szCs w:val="20"/>
        </w:rPr>
        <w:t xml:space="preserve"> to recover the left tail in the May model (see</w:t>
      </w:r>
      <w:r w:rsidR="00365C62">
        <w:rPr>
          <w:rFonts w:ascii="Times New Roman" w:eastAsiaTheme="minorEastAsia" w:hAnsi="Times New Roman" w:cs="Times New Roman"/>
          <w:sz w:val="20"/>
          <w:szCs w:val="20"/>
        </w:rPr>
        <w:t xml:space="preserve"> </w:t>
      </w:r>
      <w:r w:rsidR="00365C62" w:rsidRPr="00365C62">
        <w:rPr>
          <w:rFonts w:ascii="Times New Roman" w:eastAsiaTheme="minorEastAsia" w:hAnsi="Times New Roman" w:cs="Times New Roman"/>
          <w:sz w:val="20"/>
          <w:szCs w:val="20"/>
        </w:rPr>
        <w:fldChar w:fldCharType="begin"/>
      </w:r>
      <w:r w:rsidR="00365C62" w:rsidRPr="00365C62">
        <w:rPr>
          <w:rFonts w:ascii="Times New Roman" w:eastAsiaTheme="minorEastAsia" w:hAnsi="Times New Roman" w:cs="Times New Roman"/>
          <w:sz w:val="20"/>
          <w:szCs w:val="20"/>
        </w:rPr>
        <w:instrText xml:space="preserve"> REF Figure15 \h </w:instrText>
      </w:r>
      <w:r w:rsidR="00365C62">
        <w:rPr>
          <w:rFonts w:ascii="Times New Roman" w:eastAsiaTheme="minorEastAsia" w:hAnsi="Times New Roman" w:cs="Times New Roman"/>
          <w:sz w:val="20"/>
          <w:szCs w:val="20"/>
        </w:rPr>
        <w:instrText xml:space="preserve"> \* MERGEFORMAT </w:instrText>
      </w:r>
      <w:r w:rsidR="00365C62" w:rsidRPr="00365C62">
        <w:rPr>
          <w:rFonts w:ascii="Times New Roman" w:eastAsiaTheme="minorEastAsia" w:hAnsi="Times New Roman" w:cs="Times New Roman"/>
          <w:sz w:val="20"/>
          <w:szCs w:val="20"/>
        </w:rPr>
      </w:r>
      <w:r w:rsidR="00365C62" w:rsidRPr="00365C62">
        <w:rPr>
          <w:rFonts w:ascii="Times New Roman" w:eastAsiaTheme="minorEastAsia" w:hAnsi="Times New Roman" w:cs="Times New Roman"/>
          <w:sz w:val="20"/>
          <w:szCs w:val="20"/>
        </w:rPr>
        <w:fldChar w:fldCharType="separate"/>
      </w:r>
      <w:r w:rsidR="00365C62" w:rsidRPr="00365C62">
        <w:rPr>
          <w:rFonts w:ascii="Times New Roman" w:hAnsi="Times New Roman" w:cs="Times New Roman"/>
          <w:b/>
          <w:sz w:val="20"/>
          <w:szCs w:val="20"/>
        </w:rPr>
        <w:t>Figure 15</w:t>
      </w:r>
      <w:r w:rsidR="00365C62" w:rsidRPr="00365C62">
        <w:rPr>
          <w:rFonts w:ascii="Times New Roman" w:eastAsiaTheme="minorEastAsia" w:hAnsi="Times New Roman" w:cs="Times New Roman"/>
          <w:sz w:val="20"/>
          <w:szCs w:val="20"/>
        </w:rPr>
        <w:fldChar w:fldCharType="end"/>
      </w:r>
      <w:r w:rsidR="00034561">
        <w:rPr>
          <w:rFonts w:ascii="Times New Roman" w:eastAsiaTheme="minorEastAsia" w:hAnsi="Times New Roman" w:cs="Times New Roman"/>
          <w:sz w:val="20"/>
          <w:szCs w:val="20"/>
        </w:rPr>
        <w:t>)</w:t>
      </w:r>
    </w:p>
    <w:p w14:paraId="6A43CA20"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S = load(</w:t>
      </w: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MayData_LeftTail.mat</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w:t>
      </w:r>
    </w:p>
    <w:p w14:paraId="45AE1F97"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data = </w:t>
      </w:r>
      <w:proofErr w:type="spellStart"/>
      <w:r w:rsidRPr="00034561">
        <w:rPr>
          <w:rFonts w:ascii="Consolas" w:eastAsia="Times New Roman" w:hAnsi="Consolas" w:cs="Times New Roman"/>
          <w:sz w:val="20"/>
          <w:szCs w:val="20"/>
        </w:rPr>
        <w:t>S.data</w:t>
      </w:r>
      <w:proofErr w:type="spellEnd"/>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008013"/>
          <w:sz w:val="20"/>
          <w:szCs w:val="20"/>
        </w:rPr>
        <w:t>% replicate data should be supplied as a cell array</w:t>
      </w:r>
    </w:p>
    <w:p w14:paraId="43FEC842"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data = </w:t>
      </w:r>
      <w:proofErr w:type="spellStart"/>
      <w:r w:rsidRPr="00034561">
        <w:rPr>
          <w:rFonts w:ascii="Consolas" w:eastAsia="Times New Roman" w:hAnsi="Consolas" w:cs="Times New Roman"/>
          <w:sz w:val="20"/>
          <w:szCs w:val="20"/>
        </w:rPr>
        <w:t>prepare_replicateData</w:t>
      </w:r>
      <w:proofErr w:type="spellEnd"/>
      <w:r w:rsidRPr="00034561">
        <w:rPr>
          <w:rFonts w:ascii="Consolas" w:eastAsia="Times New Roman" w:hAnsi="Consolas" w:cs="Times New Roman"/>
          <w:sz w:val="20"/>
          <w:szCs w:val="20"/>
        </w:rPr>
        <w:t xml:space="preserve">(data);  </w:t>
      </w:r>
    </w:p>
    <w:p w14:paraId="2055751A"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L = min(data); </w:t>
      </w:r>
      <w:r w:rsidRPr="00034561">
        <w:rPr>
          <w:rFonts w:ascii="Consolas" w:eastAsia="Times New Roman" w:hAnsi="Consolas" w:cs="Times New Roman"/>
          <w:color w:val="008013"/>
          <w:sz w:val="20"/>
          <w:szCs w:val="20"/>
        </w:rPr>
        <w:t>% note that here the min data value is negative (-0.9493)</w:t>
      </w:r>
    </w:p>
    <w:p w14:paraId="097A3A38"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R = max(data);   </w:t>
      </w:r>
    </w:p>
    <w:p w14:paraId="31182CAB" w14:textId="77777777" w:rsidR="00034561" w:rsidRPr="00034561" w:rsidRDefault="00034561" w:rsidP="00034561">
      <w:pPr>
        <w:spacing w:after="0" w:line="240" w:lineRule="auto"/>
        <w:rPr>
          <w:rFonts w:ascii="Consolas" w:eastAsia="Times New Roman" w:hAnsi="Consolas" w:cs="Times New Roman"/>
          <w:sz w:val="20"/>
          <w:szCs w:val="20"/>
        </w:rPr>
      </w:pPr>
      <w:proofErr w:type="spellStart"/>
      <w:r w:rsidRPr="00034561">
        <w:rPr>
          <w:rFonts w:ascii="Consolas" w:eastAsia="Times New Roman" w:hAnsi="Consolas" w:cs="Times New Roman"/>
          <w:sz w:val="20"/>
          <w:szCs w:val="20"/>
        </w:rPr>
        <w:t>dt</w:t>
      </w:r>
      <w:proofErr w:type="spellEnd"/>
      <w:r w:rsidRPr="00034561">
        <w:rPr>
          <w:rFonts w:ascii="Consolas" w:eastAsia="Times New Roman" w:hAnsi="Consolas" w:cs="Times New Roman"/>
          <w:sz w:val="20"/>
          <w:szCs w:val="20"/>
        </w:rPr>
        <w:t xml:space="preserve"> = 0.1</w:t>
      </w:r>
      <w:proofErr w:type="gramStart"/>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008013"/>
          <w:sz w:val="20"/>
          <w:szCs w:val="20"/>
        </w:rPr>
        <w:t>%</w:t>
      </w:r>
      <w:proofErr w:type="gramEnd"/>
      <w:r w:rsidRPr="00034561">
        <w:rPr>
          <w:rFonts w:ascii="Consolas" w:eastAsia="Times New Roman" w:hAnsi="Consolas" w:cs="Times New Roman"/>
          <w:color w:val="008013"/>
          <w:sz w:val="20"/>
          <w:szCs w:val="20"/>
        </w:rPr>
        <w:t xml:space="preserve"> This is the actual time step used to generate this dataset</w:t>
      </w:r>
    </w:p>
    <w:p w14:paraId="07766A0D"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mu = 8; sigma = 8;  </w:t>
      </w:r>
    </w:p>
    <w:p w14:paraId="64CF249A"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result18 = </w:t>
      </w:r>
      <w:proofErr w:type="spellStart"/>
      <w:r w:rsidRPr="00034561">
        <w:rPr>
          <w:rFonts w:ascii="Consolas" w:eastAsia="Times New Roman" w:hAnsi="Consolas" w:cs="Times New Roman"/>
          <w:sz w:val="20"/>
          <w:szCs w:val="20"/>
        </w:rPr>
        <w:t>euler_</w:t>
      </w:r>
      <w:proofErr w:type="gramStart"/>
      <w:r w:rsidRPr="00034561">
        <w:rPr>
          <w:rFonts w:ascii="Consolas" w:eastAsia="Times New Roman" w:hAnsi="Consolas" w:cs="Times New Roman"/>
          <w:sz w:val="20"/>
          <w:szCs w:val="20"/>
        </w:rPr>
        <w:t>reconstruction</w:t>
      </w:r>
      <w:proofErr w:type="spellEnd"/>
      <w:r w:rsidRPr="00034561">
        <w:rPr>
          <w:rFonts w:ascii="Consolas" w:eastAsia="Times New Roman" w:hAnsi="Consolas" w:cs="Times New Roman"/>
          <w:sz w:val="20"/>
          <w:szCs w:val="20"/>
        </w:rPr>
        <w:t>(</w:t>
      </w:r>
      <w:proofErr w:type="gramEnd"/>
      <w:r w:rsidRPr="00034561">
        <w:rPr>
          <w:rFonts w:ascii="Consolas" w:eastAsia="Times New Roman" w:hAnsi="Consolas" w:cs="Times New Roman"/>
          <w:sz w:val="20"/>
          <w:szCs w:val="20"/>
        </w:rPr>
        <w:t xml:space="preserve">data, </w:t>
      </w:r>
      <w:proofErr w:type="spellStart"/>
      <w:r w:rsidRPr="00034561">
        <w:rPr>
          <w:rFonts w:ascii="Consolas" w:eastAsia="Times New Roman" w:hAnsi="Consolas" w:cs="Times New Roman"/>
          <w:sz w:val="20"/>
          <w:szCs w:val="20"/>
        </w:rPr>
        <w:t>dt</w:t>
      </w:r>
      <w:proofErr w:type="spellEnd"/>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nKnots</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 xml:space="preserve">, [mu sigma], </w:t>
      </w:r>
      <w:r w:rsidRPr="00034561">
        <w:rPr>
          <w:rFonts w:ascii="Consolas" w:eastAsia="Times New Roman" w:hAnsi="Consolas" w:cs="Times New Roman"/>
          <w:color w:val="A709F5"/>
          <w:sz w:val="20"/>
          <w:szCs w:val="20"/>
        </w:rPr>
        <w:t>'spline'</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'CC'</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'L'</w:t>
      </w:r>
      <w:r w:rsidRPr="00034561">
        <w:rPr>
          <w:rFonts w:ascii="Consolas" w:eastAsia="Times New Roman" w:hAnsi="Consolas" w:cs="Times New Roman"/>
          <w:sz w:val="20"/>
          <w:szCs w:val="20"/>
        </w:rPr>
        <w:t xml:space="preserve">, L, </w:t>
      </w:r>
      <w:r w:rsidRPr="00034561">
        <w:rPr>
          <w:rFonts w:ascii="Consolas" w:eastAsia="Times New Roman" w:hAnsi="Consolas" w:cs="Times New Roman"/>
          <w:color w:val="A709F5"/>
          <w:sz w:val="20"/>
          <w:szCs w:val="20"/>
        </w:rPr>
        <w:t>'R'</w:t>
      </w:r>
      <w:r w:rsidRPr="00034561">
        <w:rPr>
          <w:rFonts w:ascii="Consolas" w:eastAsia="Times New Roman" w:hAnsi="Consolas" w:cs="Times New Roman"/>
          <w:sz w:val="20"/>
          <w:szCs w:val="20"/>
        </w:rPr>
        <w:t xml:space="preserve">, R, </w:t>
      </w:r>
      <w:r w:rsidRPr="00034561">
        <w:rPr>
          <w:rFonts w:ascii="Consolas" w:eastAsia="Times New Roman" w:hAnsi="Consolas" w:cs="Times New Roman"/>
          <w:color w:val="0E00FF"/>
          <w:sz w:val="20"/>
          <w:szCs w:val="20"/>
        </w:rPr>
        <w:t>...</w:t>
      </w:r>
      <w:r w:rsidRPr="00034561">
        <w:rPr>
          <w:rFonts w:ascii="Consolas" w:eastAsia="Times New Roman" w:hAnsi="Consolas" w:cs="Times New Roman"/>
          <w:color w:val="008013"/>
          <w:sz w:val="20"/>
          <w:szCs w:val="20"/>
        </w:rPr>
        <w:t xml:space="preserve">, </w:t>
      </w:r>
    </w:p>
    <w:p w14:paraId="79BC0467"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lb</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 [</w:t>
      </w:r>
      <w:proofErr w:type="gramStart"/>
      <w:r w:rsidRPr="00034561">
        <w:rPr>
          <w:rFonts w:ascii="Consolas" w:eastAsia="Times New Roman" w:hAnsi="Consolas" w:cs="Times New Roman"/>
          <w:sz w:val="20"/>
          <w:szCs w:val="20"/>
        </w:rPr>
        <w:t>zeros(</w:t>
      </w:r>
      <w:proofErr w:type="gramEnd"/>
      <w:r w:rsidRPr="00034561">
        <w:rPr>
          <w:rFonts w:ascii="Consolas" w:eastAsia="Times New Roman" w:hAnsi="Consolas" w:cs="Times New Roman"/>
          <w:sz w:val="20"/>
          <w:szCs w:val="20"/>
        </w:rPr>
        <w:t xml:space="preserve">1, mu) - 10, zeros(1, sigma)+eps], </w:t>
      </w: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ub</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 xml:space="preserve">, zeros(1, mu + sigma) + 10, </w:t>
      </w:r>
      <w:r w:rsidRPr="00034561">
        <w:rPr>
          <w:rFonts w:ascii="Consolas" w:eastAsia="Times New Roman" w:hAnsi="Consolas" w:cs="Times New Roman"/>
          <w:color w:val="A709F5"/>
          <w:sz w:val="20"/>
          <w:szCs w:val="20"/>
        </w:rPr>
        <w:t>'solver'</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fmincon</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search_agents</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 5);</w:t>
      </w:r>
    </w:p>
    <w:p w14:paraId="3D01E92A" w14:textId="77777777" w:rsidR="00034561" w:rsidRPr="00034561" w:rsidRDefault="00034561" w:rsidP="00034561">
      <w:pPr>
        <w:spacing w:after="0" w:line="240" w:lineRule="auto"/>
        <w:rPr>
          <w:rFonts w:ascii="Consolas" w:eastAsia="Times New Roman" w:hAnsi="Consolas" w:cs="Times New Roman"/>
          <w:sz w:val="20"/>
          <w:szCs w:val="20"/>
        </w:rPr>
      </w:pPr>
    </w:p>
    <w:p w14:paraId="0D5AD2F1" w14:textId="7773C433" w:rsidR="00034561" w:rsidRPr="00034561" w:rsidRDefault="001B34E4" w:rsidP="00034561">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 xml:space="preserve">r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gramStart"/>
      <w:r w:rsidR="00034561" w:rsidRPr="00034561">
        <w:rPr>
          <w:rFonts w:ascii="Consolas" w:eastAsia="Times New Roman" w:hAnsi="Consolas" w:cs="Times New Roman"/>
          <w:sz w:val="20"/>
          <w:szCs w:val="20"/>
        </w:rPr>
        <w:t>1.01;K</w:t>
      </w:r>
      <w:proofErr w:type="gramEnd"/>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10;g</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2.75;a</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1.6;s</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 xml:space="preserve">0.4;  </w:t>
      </w:r>
      <w:r w:rsidR="00034561" w:rsidRPr="00034561">
        <w:rPr>
          <w:rFonts w:ascii="Consolas" w:eastAsia="Times New Roman" w:hAnsi="Consolas" w:cs="Times New Roman"/>
          <w:color w:val="008013"/>
          <w:sz w:val="20"/>
          <w:szCs w:val="20"/>
        </w:rPr>
        <w:t>% true parameter values</w:t>
      </w:r>
    </w:p>
    <w:p w14:paraId="705B237E"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par = [r K g a s]; </w:t>
      </w:r>
    </w:p>
    <w:p w14:paraId="736D7E99"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mu = @(</w:t>
      </w:r>
      <w:proofErr w:type="spellStart"/>
      <w:proofErr w:type="gramStart"/>
      <w:r w:rsidRPr="00034561">
        <w:rPr>
          <w:rFonts w:ascii="Consolas" w:eastAsia="Times New Roman" w:hAnsi="Consolas" w:cs="Times New Roman"/>
          <w:sz w:val="20"/>
          <w:szCs w:val="20"/>
        </w:rPr>
        <w:t>x,par</w:t>
      </w:r>
      <w:proofErr w:type="spellEnd"/>
      <w:proofErr w:type="gramEnd"/>
      <w:r w:rsidRPr="00034561">
        <w:rPr>
          <w:rFonts w:ascii="Consolas" w:eastAsia="Times New Roman" w:hAnsi="Consolas" w:cs="Times New Roman"/>
          <w:sz w:val="20"/>
          <w:szCs w:val="20"/>
        </w:rPr>
        <w:t>)r.*x.*(1-x./K)-g.*x.^2./(x.^2+a.^2);sigma=@(</w:t>
      </w:r>
      <w:proofErr w:type="spellStart"/>
      <w:r w:rsidRPr="00034561">
        <w:rPr>
          <w:rFonts w:ascii="Consolas" w:eastAsia="Times New Roman" w:hAnsi="Consolas" w:cs="Times New Roman"/>
          <w:sz w:val="20"/>
          <w:szCs w:val="20"/>
        </w:rPr>
        <w:t>x,par</w:t>
      </w:r>
      <w:proofErr w:type="spellEnd"/>
      <w:r w:rsidRPr="00034561">
        <w:rPr>
          <w:rFonts w:ascii="Consolas" w:eastAsia="Times New Roman" w:hAnsi="Consolas" w:cs="Times New Roman"/>
          <w:sz w:val="20"/>
          <w:szCs w:val="20"/>
        </w:rPr>
        <w:t xml:space="preserve">)s;  </w:t>
      </w:r>
      <w:r w:rsidRPr="00034561">
        <w:rPr>
          <w:rFonts w:ascii="Consolas" w:eastAsia="Times New Roman" w:hAnsi="Consolas" w:cs="Times New Roman"/>
          <w:color w:val="008013"/>
          <w:sz w:val="20"/>
          <w:szCs w:val="20"/>
        </w:rPr>
        <w:t>% true model</w:t>
      </w:r>
    </w:p>
    <w:p w14:paraId="4A9EAE17" w14:textId="7BFEC260" w:rsidR="00034561" w:rsidRPr="00034561" w:rsidRDefault="00034561" w:rsidP="00034561">
      <w:pPr>
        <w:spacing w:after="0" w:line="240" w:lineRule="auto"/>
        <w:rPr>
          <w:rFonts w:ascii="Consolas" w:eastAsia="Times New Roman" w:hAnsi="Consolas" w:cs="Times New Roman"/>
          <w:sz w:val="20"/>
          <w:szCs w:val="20"/>
        </w:rPr>
      </w:pPr>
      <w:proofErr w:type="spellStart"/>
      <w:r w:rsidRPr="00034561">
        <w:rPr>
          <w:rFonts w:ascii="Consolas" w:eastAsia="Times New Roman" w:hAnsi="Consolas" w:cs="Times New Roman"/>
          <w:sz w:val="20"/>
          <w:szCs w:val="20"/>
        </w:rPr>
        <w:t>xplot</w:t>
      </w:r>
      <w:proofErr w:type="spellEnd"/>
      <w:r w:rsidR="001B34E4">
        <w:rPr>
          <w:rFonts w:ascii="Consolas" w:eastAsia="Times New Roman" w:hAnsi="Consolas" w:cs="Times New Roman"/>
          <w:sz w:val="20"/>
          <w:szCs w:val="20"/>
        </w:rPr>
        <w:t xml:space="preserve"> </w:t>
      </w:r>
      <w:r w:rsidRPr="00034561">
        <w:rPr>
          <w:rFonts w:ascii="Consolas" w:eastAsia="Times New Roman" w:hAnsi="Consolas" w:cs="Times New Roman"/>
          <w:sz w:val="20"/>
          <w:szCs w:val="20"/>
        </w:rPr>
        <w:t>=</w:t>
      </w:r>
      <w:r w:rsidR="001B34E4">
        <w:rPr>
          <w:rFonts w:ascii="Consolas" w:eastAsia="Times New Roman" w:hAnsi="Consolas" w:cs="Times New Roman"/>
          <w:sz w:val="20"/>
          <w:szCs w:val="20"/>
        </w:rPr>
        <w:t xml:space="preserve"> </w:t>
      </w:r>
      <w:proofErr w:type="spellStart"/>
      <w:r w:rsidRPr="00034561">
        <w:rPr>
          <w:rFonts w:ascii="Consolas" w:eastAsia="Times New Roman" w:hAnsi="Consolas" w:cs="Times New Roman"/>
          <w:sz w:val="20"/>
          <w:szCs w:val="20"/>
        </w:rPr>
        <w:t>linspace</w:t>
      </w:r>
      <w:proofErr w:type="spellEnd"/>
      <w:r w:rsidRPr="00034561">
        <w:rPr>
          <w:rFonts w:ascii="Consolas" w:eastAsia="Times New Roman" w:hAnsi="Consolas" w:cs="Times New Roman"/>
          <w:sz w:val="20"/>
          <w:szCs w:val="20"/>
        </w:rPr>
        <w:t>(</w:t>
      </w:r>
      <w:proofErr w:type="gramStart"/>
      <w:r w:rsidRPr="00034561">
        <w:rPr>
          <w:rFonts w:ascii="Consolas" w:eastAsia="Times New Roman" w:hAnsi="Consolas" w:cs="Times New Roman"/>
          <w:sz w:val="20"/>
          <w:szCs w:val="20"/>
        </w:rPr>
        <w:t>L,R</w:t>
      </w:r>
      <w:proofErr w:type="gramEnd"/>
      <w:r w:rsidRPr="00034561">
        <w:rPr>
          <w:rFonts w:ascii="Consolas" w:eastAsia="Times New Roman" w:hAnsi="Consolas" w:cs="Times New Roman"/>
          <w:sz w:val="20"/>
          <w:szCs w:val="20"/>
        </w:rPr>
        <w:t>,2000);</w:t>
      </w:r>
    </w:p>
    <w:p w14:paraId="44898198" w14:textId="239190F7" w:rsidR="00034561" w:rsidRDefault="00034561" w:rsidP="00034561">
      <w:pPr>
        <w:spacing w:after="0" w:line="240" w:lineRule="auto"/>
        <w:rPr>
          <w:rFonts w:ascii="Consolas" w:eastAsia="Times New Roman" w:hAnsi="Consolas" w:cs="Times New Roman"/>
          <w:sz w:val="20"/>
          <w:szCs w:val="20"/>
        </w:rPr>
      </w:pPr>
      <w:proofErr w:type="spellStart"/>
      <w:r w:rsidRPr="00034561">
        <w:rPr>
          <w:rFonts w:ascii="Consolas" w:eastAsia="Times New Roman" w:hAnsi="Consolas" w:cs="Times New Roman"/>
          <w:sz w:val="20"/>
          <w:szCs w:val="20"/>
        </w:rPr>
        <w:t>plot_results</w:t>
      </w:r>
      <w:proofErr w:type="spellEnd"/>
      <w:r w:rsidRPr="00034561">
        <w:rPr>
          <w:rFonts w:ascii="Consolas" w:eastAsia="Times New Roman" w:hAnsi="Consolas" w:cs="Times New Roman"/>
          <w:sz w:val="20"/>
          <w:szCs w:val="20"/>
        </w:rPr>
        <w:t>(result</w:t>
      </w:r>
      <w:proofErr w:type="gramStart"/>
      <w:r w:rsidRPr="00034561">
        <w:rPr>
          <w:rFonts w:ascii="Consolas" w:eastAsia="Times New Roman" w:hAnsi="Consolas" w:cs="Times New Roman"/>
          <w:sz w:val="20"/>
          <w:szCs w:val="20"/>
        </w:rPr>
        <w:t>18,xplot</w:t>
      </w:r>
      <w:proofErr w:type="gramEnd"/>
      <w:r w:rsidRPr="00034561">
        <w:rPr>
          <w:rFonts w:ascii="Consolas" w:eastAsia="Times New Roman" w:hAnsi="Consolas" w:cs="Times New Roman"/>
          <w:sz w:val="20"/>
          <w:szCs w:val="20"/>
        </w:rPr>
        <w:t>,mu(</w:t>
      </w:r>
      <w:proofErr w:type="spellStart"/>
      <w:r w:rsidRPr="00034561">
        <w:rPr>
          <w:rFonts w:ascii="Consolas" w:eastAsia="Times New Roman" w:hAnsi="Consolas" w:cs="Times New Roman"/>
          <w:sz w:val="20"/>
          <w:szCs w:val="20"/>
        </w:rPr>
        <w:t>xplot,par</w:t>
      </w:r>
      <w:proofErr w:type="spellEnd"/>
      <w:r w:rsidRPr="00034561">
        <w:rPr>
          <w:rFonts w:ascii="Consolas" w:eastAsia="Times New Roman" w:hAnsi="Consolas" w:cs="Times New Roman"/>
          <w:sz w:val="20"/>
          <w:szCs w:val="20"/>
        </w:rPr>
        <w:t>),sigma(</w:t>
      </w:r>
      <w:proofErr w:type="spellStart"/>
      <w:r w:rsidRPr="00034561">
        <w:rPr>
          <w:rFonts w:ascii="Consolas" w:eastAsia="Times New Roman" w:hAnsi="Consolas" w:cs="Times New Roman"/>
          <w:sz w:val="20"/>
          <w:szCs w:val="20"/>
        </w:rPr>
        <w:t>xplot,par</w:t>
      </w:r>
      <w:proofErr w:type="spellEnd"/>
      <w:r w:rsidRPr="00034561">
        <w:rPr>
          <w:rFonts w:ascii="Consolas" w:eastAsia="Times New Roman" w:hAnsi="Consolas" w:cs="Times New Roman"/>
          <w:sz w:val="20"/>
          <w:szCs w:val="20"/>
        </w:rPr>
        <w:t xml:space="preserve">)); </w:t>
      </w:r>
    </w:p>
    <w:p w14:paraId="267F78F2" w14:textId="22732B40" w:rsidR="00365C62" w:rsidRDefault="00365C62" w:rsidP="00034561">
      <w:pPr>
        <w:spacing w:after="0" w:line="240" w:lineRule="auto"/>
        <w:rPr>
          <w:rFonts w:ascii="Consolas" w:eastAsia="Times New Roman" w:hAnsi="Consolas" w:cs="Times New Roman"/>
          <w:sz w:val="20"/>
          <w:szCs w:val="20"/>
        </w:rPr>
      </w:pPr>
      <w:r w:rsidRPr="00034561">
        <w:rPr>
          <w:rFonts w:ascii="Times New Roman" w:hAnsi="Times New Roman" w:cs="Times New Roman"/>
          <w:noProof/>
          <w:color w:val="0D0D0D"/>
          <w:sz w:val="20"/>
          <w:szCs w:val="20"/>
          <w:shd w:val="clear" w:color="auto" w:fill="FFFFFF"/>
        </w:rPr>
        <w:drawing>
          <wp:anchor distT="0" distB="0" distL="114300" distR="114300" simplePos="0" relativeHeight="251675648" behindDoc="0" locked="0" layoutInCell="1" allowOverlap="1" wp14:anchorId="286194FA" wp14:editId="468ECAD4">
            <wp:simplePos x="0" y="0"/>
            <wp:positionH relativeFrom="column">
              <wp:posOffset>1315720</wp:posOffset>
            </wp:positionH>
            <wp:positionV relativeFrom="paragraph">
              <wp:posOffset>158750</wp:posOffset>
            </wp:positionV>
            <wp:extent cx="3204210" cy="2400935"/>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4210" cy="2400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41943" w14:textId="4B20FDBD" w:rsidR="008F7EC1" w:rsidRPr="000A7295" w:rsidRDefault="00034561" w:rsidP="000A7295">
      <w:pPr>
        <w:spacing w:after="360"/>
        <w:jc w:val="both"/>
        <w:rPr>
          <w:rFonts w:ascii="Times New Roman" w:hAnsi="Times New Roman" w:cs="Times New Roman"/>
          <w:bCs/>
          <w:sz w:val="18"/>
          <w:szCs w:val="18"/>
        </w:rPr>
      </w:pPr>
      <w:bookmarkStart w:id="89" w:name="Figure15"/>
      <w:r w:rsidRPr="00591686">
        <w:rPr>
          <w:rFonts w:ascii="Times New Roman" w:hAnsi="Times New Roman" w:cs="Times New Roman"/>
          <w:b/>
          <w:sz w:val="18"/>
          <w:szCs w:val="18"/>
        </w:rPr>
        <w:t>Figure 1</w:t>
      </w:r>
      <w:r w:rsidR="00365C62">
        <w:rPr>
          <w:rFonts w:ascii="Times New Roman" w:hAnsi="Times New Roman" w:cs="Times New Roman"/>
          <w:b/>
          <w:sz w:val="18"/>
          <w:szCs w:val="18"/>
        </w:rPr>
        <w:t>5</w:t>
      </w:r>
      <w:bookmarkEnd w:id="89"/>
      <w:r w:rsidRPr="00591686">
        <w:rPr>
          <w:rFonts w:ascii="Times New Roman" w:hAnsi="Times New Roman" w:cs="Times New Roman"/>
          <w:b/>
          <w:sz w:val="18"/>
          <w:szCs w:val="18"/>
        </w:rPr>
        <w:t xml:space="preserve">. </w:t>
      </w:r>
      <w:r>
        <w:rPr>
          <w:rFonts w:ascii="Times New Roman" w:hAnsi="Times New Roman" w:cs="Times New Roman"/>
          <w:b/>
          <w:sz w:val="18"/>
          <w:szCs w:val="18"/>
        </w:rPr>
        <w:t>Re</w:t>
      </w:r>
      <w:r w:rsidR="00365C62">
        <w:rPr>
          <w:rFonts w:ascii="Times New Roman" w:hAnsi="Times New Roman" w:cs="Times New Roman"/>
          <w:b/>
          <w:sz w:val="18"/>
          <w:szCs w:val="18"/>
        </w:rPr>
        <w:t>vealing the left tail in the May model</w:t>
      </w:r>
      <w:r>
        <w:rPr>
          <w:rFonts w:ascii="Times New Roman" w:hAnsi="Times New Roman" w:cs="Times New Roman"/>
          <w:bCs/>
          <w:sz w:val="18"/>
          <w:szCs w:val="18"/>
        </w:rPr>
        <w:t xml:space="preserve">. </w:t>
      </w:r>
      <w:r w:rsidR="00365C62">
        <w:rPr>
          <w:rFonts w:ascii="Times New Roman" w:hAnsi="Times New Roman" w:cs="Times New Roman"/>
          <w:bCs/>
          <w:sz w:val="18"/>
          <w:szCs w:val="18"/>
        </w:rPr>
        <w:t xml:space="preserve">Estimated drift (top panel) and diffusion (bottom panel) functions using a </w:t>
      </w:r>
      <w:r w:rsidR="00527B6C">
        <w:rPr>
          <w:rFonts w:ascii="Times New Roman" w:hAnsi="Times New Roman" w:cs="Times New Roman"/>
          <w:bCs/>
          <w:sz w:val="18"/>
          <w:szCs w:val="18"/>
        </w:rPr>
        <w:t>dataset with negative values.</w:t>
      </w:r>
      <w:r w:rsidR="00365C62">
        <w:rPr>
          <w:rFonts w:ascii="Times New Roman" w:hAnsi="Times New Roman" w:cs="Times New Roman"/>
          <w:bCs/>
          <w:sz w:val="18"/>
          <w:szCs w:val="18"/>
        </w:rPr>
        <w:t xml:space="preserve"> In order to recover the left tail of the May model a dataset with negative biomass is needed (which is ecologically unrealistic). </w:t>
      </w:r>
      <w:r w:rsidR="000A7295">
        <w:rPr>
          <w:rFonts w:ascii="Times New Roman" w:hAnsi="Times New Roman" w:cs="Times New Roman"/>
          <w:bCs/>
          <w:sz w:val="18"/>
          <w:szCs w:val="18"/>
        </w:rPr>
        <w:t xml:space="preserve">The dataset consists of three replicates all initialized at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x</m:t>
            </m:r>
          </m:e>
          <m:sub>
            <m:r>
              <w:rPr>
                <w:rFonts w:ascii="Cambria Math" w:eastAsiaTheme="minorEastAsia" w:hAnsi="Cambria Math" w:cs="Times New Roman"/>
                <w:sz w:val="18"/>
                <w:szCs w:val="18"/>
              </w:rPr>
              <m:t>0</m:t>
            </m:r>
          </m:sub>
        </m:sSub>
        <m:r>
          <w:rPr>
            <w:rFonts w:ascii="Cambria Math" w:eastAsiaTheme="minorEastAsia" w:hAnsi="Cambria Math" w:cs="Times New Roman"/>
            <w:sz w:val="18"/>
            <w:szCs w:val="18"/>
          </w:rPr>
          <m:t>=0.2</m:t>
        </m:r>
      </m:oMath>
      <w:r w:rsidR="000A7295" w:rsidRPr="000A7295">
        <w:rPr>
          <w:rFonts w:ascii="Times New Roman" w:eastAsiaTheme="minorEastAsia" w:hAnsi="Times New Roman" w:cs="Times New Roman"/>
          <w:sz w:val="18"/>
          <w:szCs w:val="18"/>
        </w:rPr>
        <w:t xml:space="preserve"> and terminate once they escape the </w:t>
      </w:r>
      <w:r w:rsidR="000A7295" w:rsidRPr="000A7295">
        <w:rPr>
          <w:rFonts w:ascii="Times New Roman" w:eastAsiaTheme="minorEastAsia" w:hAnsi="Times New Roman" w:cs="Times New Roman"/>
          <w:sz w:val="18"/>
          <w:szCs w:val="18"/>
        </w:rPr>
        <w:lastRenderedPageBreak/>
        <w:t xml:space="preserve">interval [-1 7] via either of the left or right borders (or, they reach the chosen maximum length of </w:t>
      </w:r>
      <m:oMath>
        <m:r>
          <w:rPr>
            <w:rFonts w:ascii="Cambria Math" w:eastAsiaTheme="minorEastAsia" w:hAnsi="Cambria Math" w:cs="Times New Roman"/>
            <w:sz w:val="18"/>
            <w:szCs w:val="18"/>
          </w:rPr>
          <m:t>2×</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10</m:t>
            </m:r>
          </m:e>
          <m:sup>
            <m:r>
              <w:rPr>
                <w:rFonts w:ascii="Cambria Math" w:eastAsiaTheme="minorEastAsia" w:hAnsi="Cambria Math" w:cs="Times New Roman"/>
                <w:sz w:val="18"/>
                <w:szCs w:val="18"/>
              </w:rPr>
              <m:t>4</m:t>
            </m:r>
          </m:sup>
        </m:sSup>
      </m:oMath>
      <w:r w:rsidR="000A7295" w:rsidRPr="000A7295">
        <w:rPr>
          <w:rFonts w:ascii="Times New Roman" w:eastAsiaTheme="minorEastAsia" w:hAnsi="Times New Roman" w:cs="Times New Roman"/>
          <w:sz w:val="18"/>
          <w:szCs w:val="18"/>
        </w:rPr>
        <w:t>).</w:t>
      </w:r>
      <w:r w:rsidR="00FE3345">
        <w:rPr>
          <w:rFonts w:ascii="Times New Roman" w:eastAsiaTheme="minorEastAsia" w:hAnsi="Times New Roman" w:cs="Times New Roman"/>
          <w:sz w:val="18"/>
          <w:szCs w:val="18"/>
        </w:rPr>
        <w:t xml:space="preserve"> The first 5% of all replicates are discarded to remove the transient effects. </w:t>
      </w:r>
    </w:p>
    <w:p w14:paraId="23B2335C" w14:textId="23BE1D72" w:rsidR="00D87012" w:rsidRPr="00591686" w:rsidRDefault="00D87012" w:rsidP="00781523">
      <w:pPr>
        <w:pStyle w:val="Heading1"/>
        <w:spacing w:after="160"/>
        <w:rPr>
          <w:rFonts w:eastAsia="Times New Roman"/>
          <w:sz w:val="22"/>
          <w:szCs w:val="22"/>
        </w:rPr>
      </w:pPr>
      <w:r w:rsidRPr="00591686">
        <w:rPr>
          <w:rFonts w:eastAsia="Times New Roman"/>
          <w:sz w:val="22"/>
          <w:szCs w:val="22"/>
        </w:rPr>
        <w:t>Assessing the uncertainty of the results</w:t>
      </w:r>
    </w:p>
    <w:p w14:paraId="6CD4992F" w14:textId="4CA81E9C" w:rsidR="00F51C47" w:rsidRDefault="00781523" w:rsidP="0044024A">
      <w:pPr>
        <w:spacing w:after="120"/>
        <w:jc w:val="both"/>
        <w:rPr>
          <w:rFonts w:ascii="Times New Roman" w:eastAsiaTheme="minorEastAsia" w:hAnsi="Times New Roman" w:cs="Times New Roman"/>
          <w:sz w:val="20"/>
          <w:szCs w:val="20"/>
        </w:rPr>
      </w:pPr>
      <w:r w:rsidRPr="00C20E99">
        <w:rPr>
          <w:rFonts w:ascii="Times New Roman" w:hAnsi="Times New Roman" w:cs="Times New Roman"/>
          <w:sz w:val="20"/>
          <w:szCs w:val="20"/>
        </w:rPr>
        <w:t xml:space="preserve">After estimating the </w:t>
      </w:r>
      <w:r>
        <w:rPr>
          <w:rFonts w:ascii="Times New Roman" w:hAnsi="Times New Roman" w:cs="Times New Roman"/>
          <w:sz w:val="20"/>
          <w:szCs w:val="20"/>
        </w:rPr>
        <w:t xml:space="preserve">model </w:t>
      </w:r>
      <w:r w:rsidRPr="00C20E99">
        <w:rPr>
          <w:rFonts w:ascii="Times New Roman" w:hAnsi="Times New Roman" w:cs="Times New Roman"/>
          <w:sz w:val="20"/>
          <w:szCs w:val="20"/>
        </w:rPr>
        <w:t>parameters,</w:t>
      </w:r>
      <w:r>
        <w:rPr>
          <w:rFonts w:ascii="Times New Roman" w:hAnsi="Times New Roman" w:cs="Times New Roman"/>
          <w:sz w:val="20"/>
          <w:szCs w:val="20"/>
        </w:rPr>
        <w:t xml:space="preserve"> </w:t>
      </w:r>
      <w:r w:rsidRPr="00C20E99">
        <w:rPr>
          <w:rFonts w:ascii="Times New Roman" w:hAnsi="Times New Roman" w:cs="Times New Roman"/>
          <w:sz w:val="20"/>
          <w:szCs w:val="20"/>
        </w:rPr>
        <w:t>we further need to have an estimate about the uncertainty of the estimated parameters.</w:t>
      </w:r>
      <w:r>
        <w:rPr>
          <w:rFonts w:ascii="Times New Roman" w:hAnsi="Times New Roman" w:cs="Times New Roman"/>
          <w:sz w:val="20"/>
          <w:szCs w:val="20"/>
        </w:rPr>
        <w:t xml:space="preserve"> To this end, we</w:t>
      </w:r>
      <w:r w:rsidRPr="00C20E99">
        <w:rPr>
          <w:rFonts w:ascii="Times New Roman" w:hAnsi="Times New Roman" w:cs="Times New Roman"/>
          <w:sz w:val="20"/>
          <w:szCs w:val="20"/>
        </w:rPr>
        <w:t xml:space="preserve"> need to use the code </w:t>
      </w:r>
      <w:r w:rsidRPr="00C20E99">
        <w:rPr>
          <w:rFonts w:ascii="Times New Roman" w:eastAsiaTheme="minorEastAsia" w:hAnsi="Times New Roman" w:cs="Times New Roman"/>
          <w:sz w:val="20"/>
          <w:szCs w:val="20"/>
        </w:rPr>
        <w:t>‘</w:t>
      </w:r>
      <w:proofErr w:type="spellStart"/>
      <w:r w:rsidRPr="00C20E99">
        <w:rPr>
          <w:rFonts w:ascii="Times New Roman" w:eastAsiaTheme="minorEastAsia" w:hAnsi="Times New Roman" w:cs="Times New Roman"/>
          <w:sz w:val="20"/>
          <w:szCs w:val="20"/>
        </w:rPr>
        <w:t>Uncertainty.m</w:t>
      </w:r>
      <w:proofErr w:type="spellEnd"/>
      <w:r w:rsidRPr="00C20E99">
        <w:rPr>
          <w:rFonts w:ascii="Times New Roman" w:eastAsiaTheme="minorEastAsia" w:hAnsi="Times New Roman" w:cs="Times New Roman"/>
          <w:sz w:val="20"/>
          <w:szCs w:val="20"/>
        </w:rPr>
        <w:t>’. Here, we have made one</w:t>
      </w:r>
      <w:r>
        <w:rPr>
          <w:rFonts w:ascii="Times New Roman" w:eastAsiaTheme="minorEastAsia" w:hAnsi="Times New Roman" w:cs="Times New Roman"/>
          <w:sz w:val="20"/>
          <w:szCs w:val="20"/>
        </w:rPr>
        <w:t xml:space="preserve"> single</w:t>
      </w:r>
      <w:r w:rsidRPr="00C20E99">
        <w:rPr>
          <w:rFonts w:ascii="Times New Roman" w:eastAsiaTheme="minorEastAsia" w:hAnsi="Times New Roman" w:cs="Times New Roman"/>
          <w:sz w:val="20"/>
          <w:szCs w:val="20"/>
        </w:rPr>
        <w:t xml:space="preserve"> code which is responsible to calculate the uncertainty of the estimated model parameters </w:t>
      </w:r>
      <w:r>
        <w:rPr>
          <w:rFonts w:ascii="Times New Roman" w:eastAsiaTheme="minorEastAsia" w:hAnsi="Times New Roman" w:cs="Times New Roman"/>
          <w:sz w:val="20"/>
          <w:szCs w:val="20"/>
        </w:rPr>
        <w:t>for</w:t>
      </w:r>
      <w:r w:rsidRPr="00C20E99">
        <w:rPr>
          <w:rFonts w:ascii="Times New Roman" w:eastAsiaTheme="minorEastAsia" w:hAnsi="Times New Roman" w:cs="Times New Roman"/>
          <w:sz w:val="20"/>
          <w:szCs w:val="20"/>
        </w:rPr>
        <w:t xml:space="preserve"> all different</w:t>
      </w:r>
      <w:r>
        <w:rPr>
          <w:rFonts w:ascii="Times New Roman" w:eastAsiaTheme="minorEastAsia" w:hAnsi="Times New Roman" w:cs="Times New Roman"/>
          <w:sz w:val="20"/>
          <w:szCs w:val="20"/>
        </w:rPr>
        <w:t xml:space="preserve"> types of</w:t>
      </w:r>
      <w:r w:rsidRPr="00C20E99">
        <w:rPr>
          <w:rFonts w:ascii="Times New Roman" w:eastAsiaTheme="minorEastAsia" w:hAnsi="Times New Roman" w:cs="Times New Roman"/>
          <w:sz w:val="20"/>
          <w:szCs w:val="20"/>
        </w:rPr>
        <w:t xml:space="preserve"> models</w:t>
      </w:r>
      <w:r>
        <w:rPr>
          <w:rFonts w:ascii="Times New Roman" w:eastAsiaTheme="minorEastAsia" w:hAnsi="Times New Roman" w:cs="Times New Roman"/>
          <w:sz w:val="20"/>
          <w:szCs w:val="20"/>
        </w:rPr>
        <w:t xml:space="preserve"> (</w:t>
      </w:r>
      <w:r w:rsidR="00E90CB5">
        <w:rPr>
          <w:rFonts w:ascii="Times New Roman" w:eastAsiaTheme="minorEastAsia" w:hAnsi="Times New Roman" w:cs="Times New Roman"/>
          <w:sz w:val="20"/>
          <w:szCs w:val="20"/>
        </w:rPr>
        <w:t>parametric, spline</w:t>
      </w:r>
      <w:r>
        <w:rPr>
          <w:rFonts w:ascii="Times New Roman" w:eastAsiaTheme="minorEastAsia" w:hAnsi="Times New Roman" w:cs="Times New Roman"/>
          <w:sz w:val="20"/>
          <w:szCs w:val="20"/>
        </w:rPr>
        <w:t xml:space="preserve">), different reconstruction schemes (Euler, </w:t>
      </w:r>
      <w:proofErr w:type="spellStart"/>
      <w:r>
        <w:rPr>
          <w:rFonts w:ascii="Times New Roman" w:eastAsiaTheme="minorEastAsia" w:hAnsi="Times New Roman" w:cs="Times New Roman"/>
          <w:sz w:val="20"/>
          <w:szCs w:val="20"/>
        </w:rPr>
        <w:t>Hermite</w:t>
      </w:r>
      <w:proofErr w:type="spellEnd"/>
      <w:r>
        <w:rPr>
          <w:rFonts w:ascii="Times New Roman" w:eastAsiaTheme="minorEastAsia" w:hAnsi="Times New Roman" w:cs="Times New Roman"/>
          <w:sz w:val="20"/>
          <w:szCs w:val="20"/>
        </w:rPr>
        <w:t>), different data types (</w:t>
      </w:r>
      <w:r w:rsidRPr="00C20E99">
        <w:rPr>
          <w:rFonts w:ascii="Times New Roman" w:eastAsiaTheme="minorEastAsia" w:hAnsi="Times New Roman" w:cs="Times New Roman"/>
          <w:sz w:val="20"/>
          <w:szCs w:val="20"/>
        </w:rPr>
        <w:t>typical, replicate</w:t>
      </w:r>
      <w:r>
        <w:rPr>
          <w:rFonts w:ascii="Times New Roman" w:eastAsiaTheme="minorEastAsia" w:hAnsi="Times New Roman" w:cs="Times New Roman"/>
          <w:sz w:val="20"/>
          <w:szCs w:val="20"/>
        </w:rPr>
        <w:t>,</w:t>
      </w:r>
      <w:r w:rsidRPr="00C20E99">
        <w:rPr>
          <w:rFonts w:ascii="Times New Roman" w:eastAsiaTheme="minorEastAsia" w:hAnsi="Times New Roman" w:cs="Times New Roman"/>
          <w:sz w:val="20"/>
          <w:szCs w:val="20"/>
        </w:rPr>
        <w:t xml:space="preserve"> big</w:t>
      </w:r>
      <w:r>
        <w:rPr>
          <w:rFonts w:ascii="Times New Roman" w:eastAsiaTheme="minorEastAsia" w:hAnsi="Times New Roman" w:cs="Times New Roman"/>
          <w:sz w:val="20"/>
          <w:szCs w:val="20"/>
        </w:rPr>
        <w:t>)</w:t>
      </w:r>
      <w:r w:rsidR="00554393">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with or without missing values. </w:t>
      </w:r>
      <w:r w:rsidR="006964C2">
        <w:rPr>
          <w:rFonts w:ascii="Times New Roman" w:eastAsiaTheme="minorEastAsia" w:hAnsi="Times New Roman" w:cs="Times New Roman"/>
          <w:sz w:val="20"/>
          <w:szCs w:val="20"/>
        </w:rPr>
        <w:t>Here, we estimate the uncertainty of the parameters for several examples in this tutorial.</w:t>
      </w:r>
    </w:p>
    <w:p w14:paraId="26DA0142" w14:textId="05D18FC2" w:rsidR="006964C2" w:rsidRDefault="00353F72" w:rsidP="0044024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w:t>
      </w:r>
      <w:r w:rsidR="006964C2">
        <w:rPr>
          <w:rFonts w:ascii="Times New Roman" w:eastAsiaTheme="minorEastAsia" w:hAnsi="Times New Roman" w:cs="Times New Roman"/>
          <w:sz w:val="20"/>
          <w:szCs w:val="20"/>
        </w:rPr>
        <w:t xml:space="preserve">onsider </w:t>
      </w:r>
      <w:r w:rsidR="006964C2">
        <w:rPr>
          <w:rFonts w:ascii="Times New Roman" w:eastAsiaTheme="minorEastAsia" w:hAnsi="Times New Roman" w:cs="Times New Roman"/>
          <w:sz w:val="20"/>
          <w:szCs w:val="20"/>
        </w:rPr>
        <w:fldChar w:fldCharType="begin"/>
      </w:r>
      <w:r w:rsidR="006964C2">
        <w:rPr>
          <w:rFonts w:ascii="Times New Roman" w:eastAsiaTheme="minorEastAsia" w:hAnsi="Times New Roman" w:cs="Times New Roman"/>
          <w:sz w:val="20"/>
          <w:szCs w:val="20"/>
        </w:rPr>
        <w:instrText xml:space="preserve"> REF Example1 \h </w:instrText>
      </w:r>
      <w:r w:rsidR="006964C2">
        <w:rPr>
          <w:rFonts w:ascii="Times New Roman" w:eastAsiaTheme="minorEastAsia" w:hAnsi="Times New Roman" w:cs="Times New Roman"/>
          <w:sz w:val="20"/>
          <w:szCs w:val="20"/>
        </w:rPr>
      </w:r>
      <w:r w:rsidR="006964C2">
        <w:rPr>
          <w:rFonts w:ascii="Times New Roman" w:eastAsiaTheme="minorEastAsia" w:hAnsi="Times New Roman" w:cs="Times New Roman"/>
          <w:sz w:val="20"/>
          <w:szCs w:val="20"/>
        </w:rPr>
        <w:fldChar w:fldCharType="separate"/>
      </w:r>
      <w:r w:rsidR="006964C2" w:rsidRPr="00591686">
        <w:rPr>
          <w:rFonts w:ascii="Times New Roman" w:eastAsia="Times New Roman" w:hAnsi="Times New Roman" w:cs="Times New Roman"/>
          <w:b/>
          <w:bCs/>
          <w:sz w:val="20"/>
          <w:szCs w:val="20"/>
        </w:rPr>
        <w:t>Example 1</w:t>
      </w:r>
      <w:r w:rsidR="006964C2">
        <w:rPr>
          <w:rFonts w:ascii="Times New Roman" w:eastAsiaTheme="minorEastAsia" w:hAnsi="Times New Roman" w:cs="Times New Roman"/>
          <w:sz w:val="20"/>
          <w:szCs w:val="20"/>
        </w:rPr>
        <w:fldChar w:fldCharType="end"/>
      </w:r>
      <w:r w:rsidR="006964C2">
        <w:rPr>
          <w:rFonts w:ascii="Times New Roman" w:eastAsiaTheme="minorEastAsia" w:hAnsi="Times New Roman" w:cs="Times New Roman"/>
          <w:sz w:val="20"/>
          <w:szCs w:val="20"/>
        </w:rPr>
        <w:t xml:space="preserve">. To assess the uncertainty of the </w:t>
      </w:r>
      <w:r w:rsidR="00A81C5D">
        <w:rPr>
          <w:rFonts w:ascii="Times New Roman" w:eastAsiaTheme="minorEastAsia" w:hAnsi="Times New Roman" w:cs="Times New Roman"/>
          <w:sz w:val="20"/>
          <w:szCs w:val="20"/>
        </w:rPr>
        <w:t>parameters,</w:t>
      </w:r>
      <w:r w:rsidR="006964C2">
        <w:rPr>
          <w:rFonts w:ascii="Times New Roman" w:eastAsiaTheme="minorEastAsia" w:hAnsi="Times New Roman" w:cs="Times New Roman"/>
          <w:sz w:val="20"/>
          <w:szCs w:val="20"/>
        </w:rPr>
        <w:t xml:space="preserve"> type the following command lines</w:t>
      </w:r>
    </w:p>
    <w:p w14:paraId="59360DE1" w14:textId="77777777" w:rsidR="00A81C5D" w:rsidRPr="00E055AD" w:rsidRDefault="00A81C5D" w:rsidP="00A81C5D">
      <w:pPr>
        <w:spacing w:after="0" w:line="240" w:lineRule="auto"/>
        <w:rPr>
          <w:rFonts w:ascii="Consolas" w:eastAsia="Times New Roman" w:hAnsi="Consolas" w:cs="Times New Roman"/>
          <w:sz w:val="20"/>
          <w:szCs w:val="20"/>
          <w:lang w:val="fr-FR"/>
        </w:rPr>
      </w:pPr>
      <w:proofErr w:type="spellStart"/>
      <w:proofErr w:type="gramStart"/>
      <w:r w:rsidRPr="00E055AD">
        <w:rPr>
          <w:rFonts w:ascii="Consolas" w:eastAsia="Times New Roman" w:hAnsi="Consolas" w:cs="Times New Roman"/>
          <w:sz w:val="20"/>
          <w:szCs w:val="20"/>
          <w:lang w:val="fr-FR"/>
        </w:rPr>
        <w:t>syms</w:t>
      </w:r>
      <w:proofErr w:type="spellEnd"/>
      <w:proofErr w:type="gramEnd"/>
      <w:r w:rsidRPr="00E055AD">
        <w:rPr>
          <w:rFonts w:ascii="Consolas" w:eastAsia="Times New Roman" w:hAnsi="Consolas" w:cs="Times New Roman"/>
          <w:sz w:val="20"/>
          <w:szCs w:val="20"/>
          <w:lang w:val="fr-FR"/>
        </w:rPr>
        <w:t xml:space="preserve"> </w:t>
      </w:r>
      <w:r w:rsidRPr="00E055AD">
        <w:rPr>
          <w:rFonts w:ascii="Consolas" w:eastAsia="Times New Roman" w:hAnsi="Consolas" w:cs="Times New Roman"/>
          <w:color w:val="A709F5"/>
          <w:sz w:val="20"/>
          <w:szCs w:val="20"/>
          <w:lang w:val="fr-FR"/>
        </w:rPr>
        <w:t xml:space="preserve">mu(x) sigma(x) </w:t>
      </w:r>
    </w:p>
    <w:p w14:paraId="09BF5226" w14:textId="77777777" w:rsidR="00A81C5D" w:rsidRPr="00E055AD" w:rsidRDefault="00A81C5D" w:rsidP="00A81C5D">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par</w:t>
      </w:r>
      <w:proofErr w:type="gramEnd"/>
      <w:r w:rsidRPr="00E055AD">
        <w:rPr>
          <w:rFonts w:ascii="Consolas" w:eastAsia="Times New Roman" w:hAnsi="Consolas" w:cs="Times New Roman"/>
          <w:sz w:val="20"/>
          <w:szCs w:val="20"/>
          <w:lang w:val="fr-FR"/>
        </w:rPr>
        <w:t xml:space="preserve"> = </w:t>
      </w:r>
      <w:proofErr w:type="spellStart"/>
      <w:r w:rsidRPr="00E055AD">
        <w:rPr>
          <w:rFonts w:ascii="Consolas" w:eastAsia="Times New Roman" w:hAnsi="Consolas" w:cs="Times New Roman"/>
          <w:sz w:val="20"/>
          <w:szCs w:val="20"/>
          <w:lang w:val="fr-FR"/>
        </w:rPr>
        <w:t>sym</w:t>
      </w:r>
      <w:proofErr w:type="spellEnd"/>
      <w:r w:rsidRPr="00E055AD">
        <w:rPr>
          <w:rFonts w:ascii="Consolas" w:eastAsia="Times New Roman" w:hAnsi="Consolas" w:cs="Times New Roman"/>
          <w:sz w:val="20"/>
          <w:szCs w:val="20"/>
          <w:lang w:val="fr-FR"/>
        </w:rPr>
        <w:t>(</w:t>
      </w:r>
      <w:r w:rsidRPr="00E055AD">
        <w:rPr>
          <w:rFonts w:ascii="Consolas" w:eastAsia="Times New Roman" w:hAnsi="Consolas" w:cs="Times New Roman"/>
          <w:color w:val="A709F5"/>
          <w:sz w:val="20"/>
          <w:szCs w:val="20"/>
          <w:lang w:val="fr-FR"/>
        </w:rPr>
        <w:t>'</w:t>
      </w:r>
      <w:proofErr w:type="spellStart"/>
      <w:r w:rsidRPr="00E055AD">
        <w:rPr>
          <w:rFonts w:ascii="Consolas" w:eastAsia="Times New Roman" w:hAnsi="Consolas" w:cs="Times New Roman"/>
          <w:color w:val="A709F5"/>
          <w:sz w:val="20"/>
          <w:szCs w:val="20"/>
          <w:lang w:val="fr-FR"/>
        </w:rPr>
        <w:t>par%d</w:t>
      </w:r>
      <w:proofErr w:type="spellEnd"/>
      <w:r w:rsidRPr="00E055AD">
        <w:rPr>
          <w:rFonts w:ascii="Consolas" w:eastAsia="Times New Roman" w:hAnsi="Consolas" w:cs="Times New Roman"/>
          <w:color w:val="A709F5"/>
          <w:sz w:val="20"/>
          <w:szCs w:val="20"/>
          <w:lang w:val="fr-FR"/>
        </w:rPr>
        <w:t>'</w:t>
      </w:r>
      <w:r w:rsidRPr="00E055AD">
        <w:rPr>
          <w:rFonts w:ascii="Consolas" w:eastAsia="Times New Roman" w:hAnsi="Consolas" w:cs="Times New Roman"/>
          <w:sz w:val="20"/>
          <w:szCs w:val="20"/>
          <w:lang w:val="fr-FR"/>
        </w:rPr>
        <w:t>, [1 2]);</w:t>
      </w:r>
    </w:p>
    <w:p w14:paraId="0BBF3461" w14:textId="77777777" w:rsidR="00A81C5D" w:rsidRPr="00E055AD" w:rsidRDefault="00A81C5D" w:rsidP="00A81C5D">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mu</w:t>
      </w:r>
      <w:proofErr w:type="gramEnd"/>
      <w:r w:rsidRPr="00E055AD">
        <w:rPr>
          <w:rFonts w:ascii="Consolas" w:eastAsia="Times New Roman" w:hAnsi="Consolas" w:cs="Times New Roman"/>
          <w:sz w:val="20"/>
          <w:szCs w:val="20"/>
          <w:lang w:val="fr-FR"/>
        </w:rPr>
        <w:t>(x) = par(1)*</w:t>
      </w:r>
      <w:proofErr w:type="spellStart"/>
      <w:r w:rsidRPr="00E055AD">
        <w:rPr>
          <w:rFonts w:ascii="Consolas" w:eastAsia="Times New Roman" w:hAnsi="Consolas" w:cs="Times New Roman"/>
          <w:sz w:val="20"/>
          <w:szCs w:val="20"/>
          <w:lang w:val="fr-FR"/>
        </w:rPr>
        <w:t>x;sigma</w:t>
      </w:r>
      <w:proofErr w:type="spellEnd"/>
      <w:r w:rsidRPr="00E055AD">
        <w:rPr>
          <w:rFonts w:ascii="Consolas" w:eastAsia="Times New Roman" w:hAnsi="Consolas" w:cs="Times New Roman"/>
          <w:sz w:val="20"/>
          <w:szCs w:val="20"/>
          <w:lang w:val="fr-FR"/>
        </w:rPr>
        <w:t>(x) = par(2);</w:t>
      </w:r>
    </w:p>
    <w:p w14:paraId="41492609" w14:textId="67CBD703" w:rsidR="00A81C5D" w:rsidRPr="00A81C5D" w:rsidRDefault="00A81C5D" w:rsidP="00A81C5D">
      <w:pPr>
        <w:spacing w:after="0" w:line="240" w:lineRule="auto"/>
        <w:rPr>
          <w:rFonts w:ascii="Consolas" w:eastAsia="Times New Roman" w:hAnsi="Consolas" w:cs="Times New Roman"/>
          <w:sz w:val="20"/>
          <w:szCs w:val="20"/>
        </w:rPr>
      </w:pPr>
      <w:r w:rsidRPr="00A81C5D">
        <w:rPr>
          <w:rFonts w:ascii="Consolas" w:eastAsia="Times New Roman" w:hAnsi="Consolas" w:cs="Times New Roman"/>
          <w:sz w:val="20"/>
          <w:szCs w:val="20"/>
        </w:rPr>
        <w:t>S=load(</w:t>
      </w:r>
      <w:r w:rsidRPr="00A81C5D">
        <w:rPr>
          <w:rFonts w:ascii="Consolas" w:eastAsia="Times New Roman" w:hAnsi="Consolas" w:cs="Times New Roman"/>
          <w:color w:val="A709F5"/>
          <w:sz w:val="20"/>
          <w:szCs w:val="20"/>
        </w:rPr>
        <w:t>'OUdata1D.mat'</w:t>
      </w:r>
      <w:proofErr w:type="gramStart"/>
      <w:r w:rsidRPr="00A81C5D">
        <w:rPr>
          <w:rFonts w:ascii="Consolas" w:eastAsia="Times New Roman" w:hAnsi="Consolas" w:cs="Times New Roman"/>
          <w:sz w:val="20"/>
          <w:szCs w:val="20"/>
        </w:rPr>
        <w:t>);data=</w:t>
      </w:r>
      <w:proofErr w:type="spellStart"/>
      <w:r w:rsidRPr="00A81C5D">
        <w:rPr>
          <w:rFonts w:ascii="Consolas" w:eastAsia="Times New Roman" w:hAnsi="Consolas" w:cs="Times New Roman"/>
          <w:sz w:val="20"/>
          <w:szCs w:val="20"/>
        </w:rPr>
        <w:t>S.data</w:t>
      </w:r>
      <w:proofErr w:type="gramEnd"/>
      <w:r w:rsidRPr="00A81C5D">
        <w:rPr>
          <w:rFonts w:ascii="Consolas" w:eastAsia="Times New Roman" w:hAnsi="Consolas" w:cs="Times New Roman"/>
          <w:sz w:val="20"/>
          <w:szCs w:val="20"/>
        </w:rPr>
        <w:t>;dt</w:t>
      </w:r>
      <w:proofErr w:type="spellEnd"/>
      <w:r w:rsidRPr="00A81C5D">
        <w:rPr>
          <w:rFonts w:ascii="Consolas" w:eastAsia="Times New Roman" w:hAnsi="Consolas" w:cs="Times New Roman"/>
          <w:sz w:val="20"/>
          <w:szCs w:val="20"/>
        </w:rPr>
        <w:t xml:space="preserve">=0.01;  </w:t>
      </w:r>
    </w:p>
    <w:p w14:paraId="2E44F4F9" w14:textId="77777777" w:rsidR="00A81C5D" w:rsidRPr="00A81C5D" w:rsidRDefault="00A81C5D" w:rsidP="00A81C5D">
      <w:pPr>
        <w:spacing w:after="0" w:line="240" w:lineRule="auto"/>
        <w:rPr>
          <w:rFonts w:ascii="Consolas" w:eastAsia="Times New Roman" w:hAnsi="Consolas" w:cs="Times New Roman"/>
          <w:sz w:val="20"/>
          <w:szCs w:val="20"/>
        </w:rPr>
      </w:pPr>
      <w:proofErr w:type="spellStart"/>
      <w:r w:rsidRPr="00A81C5D">
        <w:rPr>
          <w:rFonts w:ascii="Consolas" w:eastAsia="Times New Roman" w:hAnsi="Consolas" w:cs="Times New Roman"/>
          <w:sz w:val="20"/>
          <w:szCs w:val="20"/>
        </w:rPr>
        <w:t>ModelType</w:t>
      </w:r>
      <w:proofErr w:type="spellEnd"/>
      <w:proofErr w:type="gramStart"/>
      <w:r w:rsidRPr="00A81C5D">
        <w:rPr>
          <w:rFonts w:ascii="Consolas" w:eastAsia="Times New Roman" w:hAnsi="Consolas" w:cs="Times New Roman"/>
          <w:sz w:val="20"/>
          <w:szCs w:val="20"/>
        </w:rPr>
        <w:t>=[</w:t>
      </w:r>
      <w:proofErr w:type="gramEnd"/>
      <w:r w:rsidRPr="00A81C5D">
        <w:rPr>
          <w:rFonts w:ascii="Consolas" w:eastAsia="Times New Roman" w:hAnsi="Consolas" w:cs="Times New Roman"/>
          <w:color w:val="A709F5"/>
          <w:sz w:val="20"/>
          <w:szCs w:val="20"/>
        </w:rPr>
        <w:t>"Parametric" "Euler"</w:t>
      </w:r>
      <w:r w:rsidRPr="00A81C5D">
        <w:rPr>
          <w:rFonts w:ascii="Consolas" w:eastAsia="Times New Roman" w:hAnsi="Consolas" w:cs="Times New Roman"/>
          <w:sz w:val="20"/>
          <w:szCs w:val="20"/>
        </w:rPr>
        <w:t xml:space="preserve">];   </w:t>
      </w:r>
    </w:p>
    <w:p w14:paraId="2676B5CC" w14:textId="6E8ACDB1" w:rsidR="00A81C5D" w:rsidRPr="00A81C5D" w:rsidRDefault="00F42959" w:rsidP="00A81C5D">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 xml:space="preserve">h </w:t>
      </w:r>
      <w:r w:rsidR="00A81C5D" w:rsidRPr="00A81C5D">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A81C5D" w:rsidRPr="00A81C5D">
        <w:rPr>
          <w:rFonts w:ascii="Consolas" w:eastAsia="Times New Roman" w:hAnsi="Consolas" w:cs="Times New Roman"/>
          <w:sz w:val="20"/>
          <w:szCs w:val="20"/>
        </w:rPr>
        <w:t>10</w:t>
      </w:r>
      <w:proofErr w:type="gramStart"/>
      <w:r w:rsidR="00A81C5D" w:rsidRPr="00A81C5D">
        <w:rPr>
          <w:rFonts w:ascii="Consolas" w:eastAsia="Times New Roman" w:hAnsi="Consolas" w:cs="Times New Roman"/>
          <w:sz w:val="20"/>
          <w:szCs w:val="20"/>
        </w:rPr>
        <w:t>^(</w:t>
      </w:r>
      <w:proofErr w:type="gramEnd"/>
      <w:r w:rsidR="00A81C5D" w:rsidRPr="00A81C5D">
        <w:rPr>
          <w:rFonts w:ascii="Consolas" w:eastAsia="Times New Roman" w:hAnsi="Consolas" w:cs="Times New Roman"/>
          <w:sz w:val="20"/>
          <w:szCs w:val="20"/>
        </w:rPr>
        <w:t>-3);</w:t>
      </w:r>
    </w:p>
    <w:p w14:paraId="33291592" w14:textId="160B4D26" w:rsidR="00A81C5D" w:rsidRPr="00A81C5D" w:rsidRDefault="00A81C5D" w:rsidP="00A81C5D">
      <w:pPr>
        <w:spacing w:after="0" w:line="240" w:lineRule="auto"/>
        <w:rPr>
          <w:rFonts w:ascii="Consolas" w:eastAsia="Times New Roman" w:hAnsi="Consolas" w:cs="Times New Roman"/>
          <w:sz w:val="20"/>
          <w:szCs w:val="20"/>
        </w:rPr>
      </w:pPr>
      <w:proofErr w:type="spellStart"/>
      <w:r w:rsidRPr="00A81C5D">
        <w:rPr>
          <w:rFonts w:ascii="Consolas" w:eastAsia="Times New Roman" w:hAnsi="Consolas" w:cs="Times New Roman"/>
          <w:sz w:val="20"/>
          <w:szCs w:val="20"/>
        </w:rPr>
        <w:t>estimated_par</w:t>
      </w:r>
      <w:proofErr w:type="spellEnd"/>
      <w:r w:rsidR="00F42959">
        <w:rPr>
          <w:rFonts w:ascii="Consolas" w:eastAsia="Times New Roman" w:hAnsi="Consolas" w:cs="Times New Roman"/>
          <w:sz w:val="20"/>
          <w:szCs w:val="20"/>
        </w:rPr>
        <w:t xml:space="preserve"> </w:t>
      </w:r>
      <w:r w:rsidRPr="00A81C5D">
        <w:rPr>
          <w:rFonts w:ascii="Consolas" w:eastAsia="Times New Roman" w:hAnsi="Consolas" w:cs="Times New Roman"/>
          <w:sz w:val="20"/>
          <w:szCs w:val="20"/>
        </w:rPr>
        <w:t>=</w:t>
      </w:r>
      <w:r w:rsidR="00F42959">
        <w:rPr>
          <w:rFonts w:ascii="Consolas" w:eastAsia="Times New Roman" w:hAnsi="Consolas" w:cs="Times New Roman"/>
          <w:sz w:val="20"/>
          <w:szCs w:val="20"/>
        </w:rPr>
        <w:t xml:space="preserve"> </w:t>
      </w:r>
      <w:r w:rsidRPr="00A81C5D">
        <w:rPr>
          <w:rFonts w:ascii="Consolas" w:eastAsia="Times New Roman" w:hAnsi="Consolas" w:cs="Times New Roman"/>
          <w:sz w:val="20"/>
          <w:szCs w:val="20"/>
        </w:rPr>
        <w:t xml:space="preserve">[-1.0586 0.99531];  </w:t>
      </w:r>
    </w:p>
    <w:p w14:paraId="4A2D604C" w14:textId="77777777" w:rsidR="00A81C5D" w:rsidRPr="00A81C5D" w:rsidRDefault="00A81C5D" w:rsidP="0088011B">
      <w:pPr>
        <w:spacing w:line="240" w:lineRule="auto"/>
        <w:rPr>
          <w:rFonts w:ascii="Consolas" w:eastAsia="Times New Roman" w:hAnsi="Consolas" w:cs="Times New Roman"/>
          <w:sz w:val="20"/>
          <w:szCs w:val="20"/>
        </w:rPr>
      </w:pPr>
      <w:r w:rsidRPr="00A81C5D">
        <w:rPr>
          <w:rFonts w:ascii="Consolas" w:eastAsia="Times New Roman" w:hAnsi="Consolas" w:cs="Times New Roman"/>
          <w:sz w:val="20"/>
          <w:szCs w:val="20"/>
        </w:rPr>
        <w:t>[</w:t>
      </w:r>
      <w:proofErr w:type="gramStart"/>
      <w:r w:rsidRPr="00A81C5D">
        <w:rPr>
          <w:rFonts w:ascii="Consolas" w:eastAsia="Times New Roman" w:hAnsi="Consolas" w:cs="Times New Roman"/>
          <w:sz w:val="20"/>
          <w:szCs w:val="20"/>
        </w:rPr>
        <w:t>hess,err</w:t>
      </w:r>
      <w:proofErr w:type="gramEnd"/>
      <w:r w:rsidRPr="00A81C5D">
        <w:rPr>
          <w:rFonts w:ascii="Consolas" w:eastAsia="Times New Roman" w:hAnsi="Consolas" w:cs="Times New Roman"/>
          <w:sz w:val="20"/>
          <w:szCs w:val="20"/>
        </w:rPr>
        <w:t>_hess,err_par]=Uncertainty(ModelType,estimated_par,h,data,[],[],dt,par,mu,sigma);</w:t>
      </w:r>
    </w:p>
    <w:p w14:paraId="0DD5007A" w14:textId="47B390AA" w:rsidR="006964C2" w:rsidRDefault="00A81C5D" w:rsidP="0044024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and you get</w:t>
      </w:r>
    </w:p>
    <w:p w14:paraId="0A3150BB" w14:textId="77777777" w:rsidR="00A81C5D" w:rsidRPr="0088011B" w:rsidRDefault="00A81C5D" w:rsidP="0088011B">
      <w:pPr>
        <w:spacing w:after="0"/>
        <w:jc w:val="both"/>
        <w:rPr>
          <w:rFonts w:ascii="Consolas" w:eastAsiaTheme="minorEastAsia" w:hAnsi="Consolas" w:cs="Times New Roman"/>
          <w:sz w:val="20"/>
          <w:szCs w:val="20"/>
        </w:rPr>
      </w:pPr>
      <w:r w:rsidRPr="0088011B">
        <w:rPr>
          <w:rFonts w:ascii="Consolas" w:eastAsiaTheme="minorEastAsia" w:hAnsi="Consolas" w:cs="Times New Roman"/>
          <w:sz w:val="20"/>
          <w:szCs w:val="20"/>
        </w:rPr>
        <w:t>Uncertainty of the parameters (in terms of standard deviation)</w:t>
      </w:r>
    </w:p>
    <w:p w14:paraId="4EC19403" w14:textId="6B2670B9" w:rsidR="00A81C5D" w:rsidRDefault="00A81C5D" w:rsidP="00D255F0">
      <w:pPr>
        <w:spacing w:after="360"/>
        <w:jc w:val="both"/>
        <w:rPr>
          <w:rFonts w:ascii="Consolas" w:eastAsiaTheme="minorEastAsia" w:hAnsi="Consolas" w:cs="Times New Roman"/>
          <w:sz w:val="20"/>
          <w:szCs w:val="20"/>
        </w:rPr>
      </w:pPr>
      <w:r w:rsidRPr="0088011B">
        <w:rPr>
          <w:rFonts w:ascii="Consolas" w:eastAsiaTheme="minorEastAsia" w:hAnsi="Consolas" w:cs="Times New Roman"/>
          <w:sz w:val="20"/>
          <w:szCs w:val="20"/>
        </w:rPr>
        <w:t xml:space="preserve">0.014136  </w:t>
      </w:r>
      <w:r w:rsidR="0088011B">
        <w:rPr>
          <w:rFonts w:ascii="Consolas" w:eastAsiaTheme="minorEastAsia" w:hAnsi="Consolas" w:cs="Times New Roman"/>
          <w:sz w:val="20"/>
          <w:szCs w:val="20"/>
        </w:rPr>
        <w:t xml:space="preserve"> </w:t>
      </w:r>
      <w:r w:rsidRPr="0088011B">
        <w:rPr>
          <w:rFonts w:ascii="Consolas" w:eastAsiaTheme="minorEastAsia" w:hAnsi="Consolas" w:cs="Times New Roman"/>
          <w:sz w:val="20"/>
          <w:szCs w:val="20"/>
        </w:rPr>
        <w:t>0.00069961</w:t>
      </w:r>
      <w:r w:rsidR="007770D6">
        <w:rPr>
          <w:rFonts w:ascii="Consolas" w:eastAsiaTheme="minorEastAsia" w:hAnsi="Consolas" w:cs="Times New Roman"/>
          <w:sz w:val="20"/>
          <w:szCs w:val="20"/>
        </w:rPr>
        <w:t xml:space="preserve"> </w:t>
      </w:r>
    </w:p>
    <w:sdt>
      <w:sdtPr>
        <w:rPr>
          <w:rFonts w:asciiTheme="majorHAnsi" w:eastAsiaTheme="minorHAnsi" w:hAnsiTheme="majorHAnsi" w:cstheme="minorBidi"/>
          <w:b w:val="0"/>
          <w:color w:val="auto"/>
          <w:sz w:val="22"/>
          <w:szCs w:val="22"/>
        </w:rPr>
        <w:id w:val="1950969691"/>
        <w:docPartObj>
          <w:docPartGallery w:val="Bibliographies"/>
          <w:docPartUnique/>
        </w:docPartObj>
      </w:sdtPr>
      <w:sdtContent>
        <w:p w14:paraId="2574AE8C" w14:textId="3EFB7E74" w:rsidR="007770D6" w:rsidRDefault="007770D6" w:rsidP="007770D6">
          <w:pPr>
            <w:pStyle w:val="Heading1"/>
            <w:numPr>
              <w:ilvl w:val="0"/>
              <w:numId w:val="0"/>
            </w:numPr>
            <w:spacing w:after="160"/>
            <w:ind w:left="360" w:hanging="360"/>
          </w:pPr>
          <w:r>
            <w:t>References</w:t>
          </w:r>
        </w:p>
        <w:sdt>
          <w:sdtPr>
            <w:rPr>
              <w:rFonts w:asciiTheme="majorHAnsi" w:hAnsiTheme="majorHAnsi" w:cstheme="minorBidi"/>
              <w:noProof w:val="0"/>
            </w:rPr>
            <w:id w:val="-573587230"/>
            <w:bibliography/>
          </w:sdtPr>
          <w:sdtContent>
            <w:p w14:paraId="22153C04" w14:textId="77777777" w:rsidR="007D6210" w:rsidRPr="007D6210" w:rsidRDefault="007770D6" w:rsidP="007D6210">
              <w:pPr>
                <w:pStyle w:val="EndNoteBibliography"/>
                <w:spacing w:after="0"/>
                <w:ind w:left="720" w:hanging="720"/>
              </w:pPr>
              <w:r w:rsidRPr="003F2510">
                <w:rPr>
                  <w:rFonts w:ascii="Times New Roman" w:hAnsi="Times New Roman" w:cs="Times New Roman"/>
                  <w:noProof w:val="0"/>
                </w:rPr>
                <w:fldChar w:fldCharType="begin"/>
              </w:r>
              <w:r w:rsidRPr="003F2510">
                <w:rPr>
                  <w:rFonts w:ascii="Times New Roman" w:hAnsi="Times New Roman" w:cs="Times New Roman"/>
                  <w:noProof w:val="0"/>
                </w:rPr>
                <w:instrText xml:space="preserve"> ADDIN EN.REFLIST </w:instrText>
              </w:r>
              <w:r w:rsidRPr="003F2510">
                <w:rPr>
                  <w:rFonts w:ascii="Times New Roman" w:hAnsi="Times New Roman" w:cs="Times New Roman"/>
                  <w:noProof w:val="0"/>
                </w:rPr>
                <w:fldChar w:fldCharType="separate"/>
              </w:r>
              <w:r w:rsidR="007D6210" w:rsidRPr="007D6210">
                <w:t xml:space="preserve">2004. High-resolution record of Northern Hemisphere climate extending into the last interglacial period. Nature </w:t>
              </w:r>
              <w:r w:rsidR="007D6210" w:rsidRPr="007D6210">
                <w:rPr>
                  <w:b/>
                </w:rPr>
                <w:t>431</w:t>
              </w:r>
              <w:r w:rsidR="007D6210" w:rsidRPr="007D6210">
                <w:t>:147-151.</w:t>
              </w:r>
            </w:p>
            <w:p w14:paraId="4ED773F0" w14:textId="77777777" w:rsidR="007D6210" w:rsidRPr="007D6210" w:rsidRDefault="007D6210" w:rsidP="007D6210">
              <w:pPr>
                <w:pStyle w:val="EndNoteBibliography"/>
                <w:spacing w:after="0"/>
                <w:ind w:left="720" w:hanging="720"/>
              </w:pPr>
              <w:r w:rsidRPr="007D6210">
                <w:t xml:space="preserve">Aït‐Sahalia, Y. J. E. 2002. Maximum likelihood estimation of discretely sampled diffusions: a closed‐form approximation approach.  </w:t>
              </w:r>
              <w:r w:rsidRPr="007D6210">
                <w:rPr>
                  <w:b/>
                </w:rPr>
                <w:t>70</w:t>
              </w:r>
              <w:r w:rsidRPr="007D6210">
                <w:t>:223-262.</w:t>
              </w:r>
            </w:p>
            <w:p w14:paraId="7EE2F615" w14:textId="77777777" w:rsidR="007D6210" w:rsidRPr="007D6210" w:rsidRDefault="007D6210" w:rsidP="007D6210">
              <w:pPr>
                <w:pStyle w:val="EndNoteBibliography"/>
                <w:spacing w:after="0"/>
                <w:ind w:left="720" w:hanging="720"/>
              </w:pPr>
              <w:r w:rsidRPr="007D6210">
                <w:t xml:space="preserve">Arani, B. M., S. R. Carpenter, L. Lahti, E. H. Van Nes, and M. Scheffer. 2021. Exit time as a measure of ecological resilience. Science </w:t>
              </w:r>
              <w:r w:rsidRPr="007D6210">
                <w:rPr>
                  <w:b/>
                </w:rPr>
                <w:t>372</w:t>
              </w:r>
              <w:r w:rsidRPr="007D6210">
                <w:t>:eaay4895.</w:t>
              </w:r>
            </w:p>
            <w:p w14:paraId="2A38D486" w14:textId="77777777" w:rsidR="007D6210" w:rsidRPr="007D6210" w:rsidRDefault="007D6210" w:rsidP="007D6210">
              <w:pPr>
                <w:pStyle w:val="EndNoteBibliography"/>
                <w:spacing w:after="0"/>
                <w:ind w:left="720" w:hanging="720"/>
              </w:pPr>
              <w:r w:rsidRPr="007D6210">
                <w:t xml:space="preserve">Arani, B. M. S. 2019. Inferring ecosystem states and quantifying their resilience: linking theories to ecological data. Wageningen University </w:t>
              </w:r>
            </w:p>
            <w:p w14:paraId="1FE6F17E" w14:textId="77777777" w:rsidR="007D6210" w:rsidRPr="007D6210" w:rsidRDefault="007D6210" w:rsidP="007D6210">
              <w:pPr>
                <w:pStyle w:val="EndNoteBibliography"/>
                <w:spacing w:after="0"/>
                <w:ind w:left="720" w:hanging="720"/>
              </w:pPr>
              <w:r w:rsidRPr="007D6210">
                <w:t xml:space="preserve">Bakshi, G., and N. J. T. J. o. B. Ju. 2005. A Refinement to Aït‐Sahalia's (2002)“Maximum Likelihood Estimation of Discretely Sampled Diffusions: A Closed‐Form Approximation Approach”.  </w:t>
              </w:r>
              <w:r w:rsidRPr="007D6210">
                <w:rPr>
                  <w:b/>
                </w:rPr>
                <w:t>78</w:t>
              </w:r>
              <w:r w:rsidRPr="007D6210">
                <w:t>:2037-2052.</w:t>
              </w:r>
            </w:p>
            <w:p w14:paraId="7B2A0506" w14:textId="77777777" w:rsidR="007D6210" w:rsidRPr="007D6210" w:rsidRDefault="007D6210" w:rsidP="007D6210">
              <w:pPr>
                <w:pStyle w:val="EndNoteBibliography"/>
                <w:spacing w:after="0"/>
                <w:ind w:left="720" w:hanging="720"/>
              </w:pPr>
              <w:r w:rsidRPr="007D6210">
                <w:t xml:space="preserve">Broersen, P. M. 2003. Automatic Time Series Identification Spectral Analysis with MATLAB Toolbox ARMASA. IFAC Proceedings Volumes </w:t>
              </w:r>
              <w:r w:rsidRPr="007D6210">
                <w:rPr>
                  <w:b/>
                </w:rPr>
                <w:t>36</w:t>
              </w:r>
              <w:r w:rsidRPr="007D6210">
                <w:t>:1435-1440.</w:t>
              </w:r>
            </w:p>
            <w:p w14:paraId="09DCE85A" w14:textId="77777777" w:rsidR="007D6210" w:rsidRPr="007D6210" w:rsidRDefault="007D6210" w:rsidP="007D6210">
              <w:pPr>
                <w:pStyle w:val="EndNoteBibliography"/>
                <w:spacing w:after="0"/>
                <w:ind w:left="720" w:hanging="720"/>
              </w:pPr>
              <w:r w:rsidRPr="007D6210">
                <w:t xml:space="preserve">Carpenter, S. R., B. M. Arani, P. C. Hanson, M. Scheffer, E. H. Stanley, and E. Van Nes. 2020. Stochastic dynamics of Cyanobacteria in long‐term high‐frequency observations of a eutrophic lake. Limnology and Oceanography Letters </w:t>
              </w:r>
              <w:r w:rsidRPr="007D6210">
                <w:rPr>
                  <w:b/>
                </w:rPr>
                <w:t>5</w:t>
              </w:r>
              <w:r w:rsidRPr="007D6210">
                <w:t>:331-336.</w:t>
              </w:r>
            </w:p>
            <w:p w14:paraId="2C427624" w14:textId="77777777" w:rsidR="007D6210" w:rsidRPr="007D6210" w:rsidRDefault="007D6210" w:rsidP="007D6210">
              <w:pPr>
                <w:pStyle w:val="EndNoteBibliography"/>
                <w:spacing w:after="0"/>
                <w:ind w:left="720" w:hanging="720"/>
              </w:pPr>
              <w:r w:rsidRPr="007D6210">
                <w:t xml:space="preserve">Dansgaard, W., S. J. Johnsen, H. B. Clausen, D. Dahl-Jensen, N. S. Gundestrup, C. U. Hammer, C. S. Hvidberg, J. P. Steffensen, A. Sveinbjörnsdottir, and J. Jouzel. 1993. Evidence for general instability of past climate from a 250-kyr ice-core record. Nature </w:t>
              </w:r>
              <w:r w:rsidRPr="007D6210">
                <w:rPr>
                  <w:b/>
                </w:rPr>
                <w:t>364</w:t>
              </w:r>
              <w:r w:rsidRPr="007D6210">
                <w:t>:218-220.</w:t>
              </w:r>
            </w:p>
            <w:p w14:paraId="09D95FD0" w14:textId="77777777" w:rsidR="007D6210" w:rsidRPr="007D6210" w:rsidRDefault="007D6210" w:rsidP="007D6210">
              <w:pPr>
                <w:pStyle w:val="EndNoteBibliography"/>
                <w:spacing w:after="0"/>
                <w:ind w:left="720" w:hanging="720"/>
              </w:pPr>
              <w:r w:rsidRPr="007D6210">
                <w:t xml:space="preserve">Dickey, D. A., and W. A. J. J. o. t. A. s. a. Fuller. 1979. Distribution of the estimators for autoregressive time series with a unit root.  </w:t>
              </w:r>
              <w:r w:rsidRPr="007D6210">
                <w:rPr>
                  <w:b/>
                </w:rPr>
                <w:t>74</w:t>
              </w:r>
              <w:r w:rsidRPr="007D6210">
                <w:t>:427-431.</w:t>
              </w:r>
            </w:p>
            <w:p w14:paraId="126E9343" w14:textId="77777777" w:rsidR="007D6210" w:rsidRPr="007D6210" w:rsidRDefault="007D6210" w:rsidP="007D6210">
              <w:pPr>
                <w:pStyle w:val="EndNoteBibliography"/>
                <w:spacing w:after="0"/>
                <w:ind w:left="720" w:hanging="720"/>
              </w:pPr>
              <w:r w:rsidRPr="007D6210">
                <w:lastRenderedPageBreak/>
                <w:t>Einstein, A. J. I. o. t. t. o. t. B. m. 1905. On the movement of small particles suspended in a stationary liquid demanded by the molecular-kinetic theory of heat (English translation, 1956).</w:t>
              </w:r>
            </w:p>
            <w:p w14:paraId="5D4F95C0" w14:textId="77777777" w:rsidR="007D6210" w:rsidRPr="007D6210" w:rsidRDefault="007D6210" w:rsidP="007D6210">
              <w:pPr>
                <w:pStyle w:val="EndNoteBibliography"/>
                <w:spacing w:after="0"/>
                <w:ind w:left="720" w:hanging="720"/>
              </w:pPr>
              <w:r w:rsidRPr="007D6210">
                <w:t xml:space="preserve">Friedrich, R., J. Peinke, M. Sahimi, and M. R. R. J. P. R. Tabar. 2011. Approaching complexity by stochastic methods: From biological systems to turbulence.  </w:t>
              </w:r>
              <w:r w:rsidRPr="007D6210">
                <w:rPr>
                  <w:b/>
                </w:rPr>
                <w:t>506</w:t>
              </w:r>
              <w:r w:rsidRPr="007D6210">
                <w:t>:87-162.</w:t>
              </w:r>
            </w:p>
            <w:p w14:paraId="4DE60C4E" w14:textId="77777777" w:rsidR="007D6210" w:rsidRPr="007D6210" w:rsidRDefault="007D6210" w:rsidP="007D6210">
              <w:pPr>
                <w:pStyle w:val="EndNoteBibliography"/>
                <w:spacing w:after="0"/>
                <w:ind w:left="720" w:hanging="720"/>
              </w:pPr>
              <w:r w:rsidRPr="007D6210">
                <w:t xml:space="preserve">Honisch, C., and R. J. P. R. E. Friedrich. 2011. Estimation of Kramers-Moyal coefficients at low sampling rates.  </w:t>
              </w:r>
              <w:r w:rsidRPr="007D6210">
                <w:rPr>
                  <w:b/>
                </w:rPr>
                <w:t>83</w:t>
              </w:r>
              <w:r w:rsidRPr="007D6210">
                <w:t>:066701.</w:t>
              </w:r>
            </w:p>
            <w:p w14:paraId="0D930B66" w14:textId="77777777" w:rsidR="007D6210" w:rsidRPr="007D6210" w:rsidRDefault="007D6210" w:rsidP="007D6210">
              <w:pPr>
                <w:pStyle w:val="EndNoteBibliography"/>
                <w:spacing w:after="0"/>
                <w:ind w:left="720" w:hanging="720"/>
              </w:pPr>
              <w:r w:rsidRPr="007D6210">
                <w:t>Koziel, S., and L. Leifsson. 2013. Surrogate-based modeling and optimization. Springer.</w:t>
              </w:r>
            </w:p>
            <w:p w14:paraId="24577993" w14:textId="77777777" w:rsidR="007D6210" w:rsidRPr="007D6210" w:rsidRDefault="007D6210" w:rsidP="007D6210">
              <w:pPr>
                <w:pStyle w:val="EndNoteBibliography"/>
                <w:spacing w:after="0"/>
                <w:ind w:left="720" w:hanging="720"/>
              </w:pPr>
              <w:r w:rsidRPr="007D6210">
                <w:t xml:space="preserve">Kwasniok, F., and G. Lohmann. 2009. Deriving dynamical models from paleoclimatic records: Application to glacial millennial-scale climate variability. Physical Review E </w:t>
              </w:r>
              <w:r w:rsidRPr="007D6210">
                <w:rPr>
                  <w:b/>
                </w:rPr>
                <w:t>80</w:t>
              </w:r>
              <w:r w:rsidRPr="007D6210">
                <w:t>:066104.</w:t>
              </w:r>
            </w:p>
            <w:p w14:paraId="041D28E3" w14:textId="77777777" w:rsidR="007D6210" w:rsidRPr="007D6210" w:rsidRDefault="007D6210" w:rsidP="007D6210">
              <w:pPr>
                <w:pStyle w:val="EndNoteBibliography"/>
                <w:spacing w:after="0"/>
                <w:ind w:left="720" w:hanging="720"/>
              </w:pPr>
              <w:r w:rsidRPr="007D6210">
                <w:t>Magnuson, J. J., S. R. Carpenter, and E. H. Stanley. 2023. North Temperate Lakes LTER: High Frequency Data: Meteorological, Dissolved Oxygen, Chlorophyll, Phycocyanin-Lake Mendota Buoy 2006-current.</w:t>
              </w:r>
            </w:p>
            <w:p w14:paraId="2E35752F" w14:textId="77777777" w:rsidR="007D6210" w:rsidRPr="007D6210" w:rsidRDefault="007D6210" w:rsidP="007D6210">
              <w:pPr>
                <w:pStyle w:val="EndNoteBibliography"/>
                <w:spacing w:after="0"/>
                <w:ind w:left="720" w:hanging="720"/>
              </w:pPr>
              <w:r w:rsidRPr="007D6210">
                <w:t xml:space="preserve">May, R. M. 1977. Thresholds and breakpoints in ecosystems with a multiplicity of stable states. Nature </w:t>
              </w:r>
              <w:r w:rsidRPr="007D6210">
                <w:rPr>
                  <w:b/>
                </w:rPr>
                <w:t>269</w:t>
              </w:r>
              <w:r w:rsidRPr="007D6210">
                <w:t>:471-477.</w:t>
              </w:r>
            </w:p>
            <w:p w14:paraId="6DFADD6F" w14:textId="77777777" w:rsidR="007D6210" w:rsidRPr="007D6210" w:rsidRDefault="007D6210" w:rsidP="007D6210">
              <w:pPr>
                <w:pStyle w:val="EndNoteBibliography"/>
                <w:spacing w:after="0"/>
                <w:ind w:left="720" w:hanging="720"/>
              </w:pPr>
              <w:r w:rsidRPr="007D6210">
                <w:t xml:space="preserve">Mirjalili, S., S. M. Mirjalili, and A. J. A. i. e. s. Lewis. 2014. Grey wolf optimizer.  </w:t>
              </w:r>
              <w:r w:rsidRPr="007D6210">
                <w:rPr>
                  <w:b/>
                </w:rPr>
                <w:t>69</w:t>
              </w:r>
              <w:r w:rsidRPr="007D6210">
                <w:t>:46-61.</w:t>
              </w:r>
            </w:p>
            <w:p w14:paraId="01C2BA5B" w14:textId="77777777" w:rsidR="007D6210" w:rsidRPr="007D6210" w:rsidRDefault="007D6210" w:rsidP="007D6210">
              <w:pPr>
                <w:pStyle w:val="EndNoteBibliography"/>
                <w:spacing w:after="0"/>
                <w:ind w:left="720" w:hanging="720"/>
              </w:pPr>
              <w:r w:rsidRPr="007D6210">
                <w:t>MS Arani, B., S. R. Carpenter, E. H. van Nes, I. A. van de Leemput, C. Xu, P. G. Lind, and M. Scheffer. 2024. Stochastic regimes can hide the attractors in data, reconstruction algorithms can reveal them. bioRxiv:2024.2002. 2017.580797.</w:t>
              </w:r>
            </w:p>
            <w:p w14:paraId="192F2B8B" w14:textId="77777777" w:rsidR="007D6210" w:rsidRPr="007D6210" w:rsidRDefault="007D6210" w:rsidP="007D6210">
              <w:pPr>
                <w:pStyle w:val="EndNoteBibliography"/>
                <w:spacing w:after="0"/>
                <w:ind w:left="720" w:hanging="720"/>
              </w:pPr>
              <w:r w:rsidRPr="007D6210">
                <w:t xml:space="preserve">Nadimi-Shahraki, M. H., S. Taghian, and S. Mirjalili. 2021. An improved grey wolf optimizer for solving engineering problems. Expert Systems with Applications </w:t>
              </w:r>
              <w:r w:rsidRPr="007D6210">
                <w:rPr>
                  <w:b/>
                </w:rPr>
                <w:t>166</w:t>
              </w:r>
              <w:r w:rsidRPr="007D6210">
                <w:t>:113917.</w:t>
              </w:r>
            </w:p>
            <w:p w14:paraId="21B88786" w14:textId="77777777" w:rsidR="007D6210" w:rsidRPr="007D6210" w:rsidRDefault="007D6210" w:rsidP="007D6210">
              <w:pPr>
                <w:pStyle w:val="EndNoteBibliography"/>
                <w:spacing w:after="0"/>
                <w:ind w:left="720" w:hanging="720"/>
              </w:pPr>
              <w:r w:rsidRPr="007D6210">
                <w:t>Rinn, P., P. G. Lind, M. Wächter, and J. J. a. p. a. Peinke. 2016. The Langevin Approach: An R Package for Modeling Markov Processes.</w:t>
              </w:r>
            </w:p>
            <w:p w14:paraId="679078D8" w14:textId="77777777" w:rsidR="007D6210" w:rsidRPr="007D6210" w:rsidRDefault="007D6210" w:rsidP="007D6210">
              <w:pPr>
                <w:pStyle w:val="EndNoteBibliography"/>
                <w:ind w:left="720" w:hanging="720"/>
              </w:pPr>
              <w:r w:rsidRPr="007D6210">
                <w:t xml:space="preserve">Siegert, S., and R. J. P. R. E. Friedrich. 2001. Modeling of nonlinear Lévy processes by data analysis.  </w:t>
              </w:r>
              <w:r w:rsidRPr="007D6210">
                <w:rPr>
                  <w:b/>
                </w:rPr>
                <w:t>64</w:t>
              </w:r>
              <w:r w:rsidRPr="007D6210">
                <w:t>:041107.</w:t>
              </w:r>
            </w:p>
            <w:p w14:paraId="0858EAC8" w14:textId="43B3E622" w:rsidR="007770D6" w:rsidRDefault="007770D6" w:rsidP="007770D6">
              <w:r w:rsidRPr="003F2510">
                <w:rPr>
                  <w:rFonts w:ascii="Times New Roman" w:hAnsi="Times New Roman" w:cs="Times New Roman"/>
                </w:rPr>
                <w:fldChar w:fldCharType="end"/>
              </w:r>
            </w:p>
          </w:sdtContent>
        </w:sdt>
      </w:sdtContent>
    </w:sdt>
    <w:p w14:paraId="6EB7E13A" w14:textId="77777777" w:rsidR="00E90CB5" w:rsidRPr="00591686" w:rsidRDefault="00E90CB5" w:rsidP="0044024A">
      <w:pPr>
        <w:spacing w:after="120"/>
        <w:jc w:val="both"/>
        <w:rPr>
          <w:rFonts w:ascii="Consolas" w:eastAsia="Times New Roman" w:hAnsi="Consolas" w:cs="Times New Roman"/>
          <w:sz w:val="20"/>
          <w:szCs w:val="20"/>
        </w:rPr>
      </w:pPr>
    </w:p>
    <w:p w14:paraId="771C9568" w14:textId="1E9CA4A1" w:rsidR="00F51C47" w:rsidRPr="00591686" w:rsidRDefault="00F51C47" w:rsidP="0044024A">
      <w:pPr>
        <w:spacing w:after="120"/>
        <w:jc w:val="both"/>
        <w:rPr>
          <w:rFonts w:ascii="Consolas" w:eastAsia="Times New Roman" w:hAnsi="Consolas" w:cs="Times New Roman"/>
          <w:sz w:val="20"/>
          <w:szCs w:val="20"/>
        </w:rPr>
      </w:pPr>
    </w:p>
    <w:p w14:paraId="4D81C034" w14:textId="77777777" w:rsidR="00446A6A" w:rsidRPr="00591686" w:rsidRDefault="00446A6A"/>
    <w:p w14:paraId="51657440" w14:textId="335E53D9" w:rsidR="00A910AD" w:rsidRPr="00591686" w:rsidRDefault="00A910AD"/>
    <w:sectPr w:rsidR="00A910AD" w:rsidRPr="00591686" w:rsidSect="00B4498F">
      <w:footerReference w:type="default" r:id="rId49"/>
      <w:pgSz w:w="12240" w:h="15840"/>
      <w:pgMar w:top="1417" w:right="1417" w:bottom="1417" w:left="1417"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FBF93" w14:textId="77777777" w:rsidR="007F64D9" w:rsidRDefault="007F64D9" w:rsidP="00D255F0">
      <w:pPr>
        <w:spacing w:after="0" w:line="240" w:lineRule="auto"/>
      </w:pPr>
      <w:r>
        <w:separator/>
      </w:r>
    </w:p>
  </w:endnote>
  <w:endnote w:type="continuationSeparator" w:id="0">
    <w:p w14:paraId="0AC976FF" w14:textId="77777777" w:rsidR="007F64D9" w:rsidRDefault="007F64D9" w:rsidP="00D25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2676538"/>
      <w:docPartObj>
        <w:docPartGallery w:val="Page Numbers (Bottom of Page)"/>
        <w:docPartUnique/>
      </w:docPartObj>
    </w:sdtPr>
    <w:sdtEndPr>
      <w:rPr>
        <w:noProof/>
      </w:rPr>
    </w:sdtEndPr>
    <w:sdtContent>
      <w:p w14:paraId="6DDE27E0" w14:textId="14F33977" w:rsidR="00406DE0" w:rsidRDefault="00406DE0">
        <w:pPr>
          <w:pStyle w:val="Footer"/>
          <w:jc w:val="right"/>
        </w:pPr>
        <w:r>
          <w:fldChar w:fldCharType="begin"/>
        </w:r>
        <w:r>
          <w:instrText xml:space="preserve"> PAGE   \* MERGEFORMAT </w:instrText>
        </w:r>
        <w:r>
          <w:fldChar w:fldCharType="separate"/>
        </w:r>
        <w:r w:rsidR="007E01CD">
          <w:rPr>
            <w:noProof/>
          </w:rPr>
          <w:t>35</w:t>
        </w:r>
        <w:r>
          <w:rPr>
            <w:noProof/>
          </w:rPr>
          <w:fldChar w:fldCharType="end"/>
        </w:r>
      </w:p>
    </w:sdtContent>
  </w:sdt>
  <w:p w14:paraId="71717D4F" w14:textId="77777777" w:rsidR="00406DE0" w:rsidRDefault="00406DE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B9AEAD" w14:textId="77777777" w:rsidR="007F64D9" w:rsidRDefault="007F64D9" w:rsidP="00D255F0">
      <w:pPr>
        <w:spacing w:after="0" w:line="240" w:lineRule="auto"/>
      </w:pPr>
      <w:r>
        <w:separator/>
      </w:r>
    </w:p>
  </w:footnote>
  <w:footnote w:type="continuationSeparator" w:id="0">
    <w:p w14:paraId="3E22DAA3" w14:textId="77777777" w:rsidR="007F64D9" w:rsidRDefault="007F64D9" w:rsidP="00D255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10FC4"/>
    <w:multiLevelType w:val="multilevel"/>
    <w:tmpl w:val="1202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A60444"/>
    <w:multiLevelType w:val="hybridMultilevel"/>
    <w:tmpl w:val="913AE06E"/>
    <w:lvl w:ilvl="0" w:tplc="8FDA49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E4A2D"/>
    <w:multiLevelType w:val="hybridMultilevel"/>
    <w:tmpl w:val="41720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36737"/>
    <w:multiLevelType w:val="hybridMultilevel"/>
    <w:tmpl w:val="F2961F08"/>
    <w:lvl w:ilvl="0" w:tplc="A184AD8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5046DC"/>
    <w:multiLevelType w:val="hybridMultilevel"/>
    <w:tmpl w:val="1640D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0B5BEF"/>
    <w:multiLevelType w:val="hybridMultilevel"/>
    <w:tmpl w:val="9794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A2028"/>
    <w:multiLevelType w:val="hybridMultilevel"/>
    <w:tmpl w:val="8986486C"/>
    <w:lvl w:ilvl="0" w:tplc="4CC225A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5C0A0E"/>
    <w:multiLevelType w:val="hybridMultilevel"/>
    <w:tmpl w:val="F2961F08"/>
    <w:lvl w:ilvl="0" w:tplc="A184AD8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24348A"/>
    <w:multiLevelType w:val="multilevel"/>
    <w:tmpl w:val="01A0974E"/>
    <w:lvl w:ilvl="0">
      <w:start w:val="1"/>
      <w:numFmt w:val="decimal"/>
      <w:pStyle w:val="Heading1"/>
      <w:lvlText w:val="%1."/>
      <w:lvlJc w:val="left"/>
      <w:pPr>
        <w:ind w:left="360" w:hanging="360"/>
      </w:pPr>
      <w:rPr>
        <w:rFonts w:ascii="Times New Roman" w:hAnsi="Times New Roman" w:hint="default"/>
        <w:b/>
        <w:bCs/>
        <w:color w:val="000000" w:themeColor="text1"/>
        <w:sz w:val="22"/>
        <w:szCs w:val="22"/>
      </w:rPr>
    </w:lvl>
    <w:lvl w:ilvl="1">
      <w:start w:val="3"/>
      <w:numFmt w:val="decimal"/>
      <w:pStyle w:val="Heading2"/>
      <w:lvlText w:val="%1.%2"/>
      <w:lvlJc w:val="left"/>
      <w:pPr>
        <w:ind w:left="162" w:hanging="162"/>
      </w:pPr>
      <w:rPr>
        <w:rFonts w:ascii="Times New Roman" w:hAnsi="Times New Roman" w:hint="default"/>
        <w:color w:val="000000" w:themeColor="text1"/>
      </w:rPr>
    </w:lvl>
    <w:lvl w:ilvl="2">
      <w:start w:val="1"/>
      <w:numFmt w:val="lowerRoman"/>
      <w:lvlText w:val="%3)"/>
      <w:lvlJc w:val="left"/>
      <w:pPr>
        <w:ind w:left="104" w:hanging="284"/>
      </w:pPr>
      <w:rPr>
        <w:rFonts w:hint="default"/>
      </w:rPr>
    </w:lvl>
    <w:lvl w:ilvl="3">
      <w:start w:val="1"/>
      <w:numFmt w:val="decimal"/>
      <w:lvlText w:val="(%4)"/>
      <w:lvlJc w:val="left"/>
      <w:pPr>
        <w:ind w:left="104" w:hanging="284"/>
      </w:pPr>
      <w:rPr>
        <w:rFonts w:hint="default"/>
      </w:rPr>
    </w:lvl>
    <w:lvl w:ilvl="4">
      <w:start w:val="1"/>
      <w:numFmt w:val="lowerLetter"/>
      <w:lvlText w:val="(%5)"/>
      <w:lvlJc w:val="left"/>
      <w:pPr>
        <w:ind w:left="104" w:hanging="284"/>
      </w:pPr>
      <w:rPr>
        <w:rFonts w:hint="default"/>
      </w:rPr>
    </w:lvl>
    <w:lvl w:ilvl="5">
      <w:start w:val="1"/>
      <w:numFmt w:val="lowerRoman"/>
      <w:lvlText w:val="(%6)"/>
      <w:lvlJc w:val="left"/>
      <w:pPr>
        <w:ind w:left="104" w:hanging="284"/>
      </w:pPr>
      <w:rPr>
        <w:rFonts w:hint="default"/>
      </w:rPr>
    </w:lvl>
    <w:lvl w:ilvl="6">
      <w:start w:val="1"/>
      <w:numFmt w:val="decimal"/>
      <w:lvlText w:val="%7."/>
      <w:lvlJc w:val="left"/>
      <w:pPr>
        <w:ind w:left="104" w:hanging="284"/>
      </w:pPr>
      <w:rPr>
        <w:rFonts w:hint="default"/>
      </w:rPr>
    </w:lvl>
    <w:lvl w:ilvl="7">
      <w:start w:val="1"/>
      <w:numFmt w:val="lowerLetter"/>
      <w:lvlText w:val="%8."/>
      <w:lvlJc w:val="left"/>
      <w:pPr>
        <w:ind w:left="104" w:hanging="284"/>
      </w:pPr>
      <w:rPr>
        <w:rFonts w:hint="default"/>
      </w:rPr>
    </w:lvl>
    <w:lvl w:ilvl="8">
      <w:start w:val="1"/>
      <w:numFmt w:val="lowerRoman"/>
      <w:lvlText w:val="%9."/>
      <w:lvlJc w:val="left"/>
      <w:pPr>
        <w:ind w:left="104" w:hanging="284"/>
      </w:pPr>
      <w:rPr>
        <w:rFonts w:hint="default"/>
      </w:rPr>
    </w:lvl>
  </w:abstractNum>
  <w:abstractNum w:abstractNumId="9" w15:restartNumberingAfterBreak="0">
    <w:nsid w:val="636854AC"/>
    <w:multiLevelType w:val="hybridMultilevel"/>
    <w:tmpl w:val="2A289536"/>
    <w:lvl w:ilvl="0" w:tplc="B386AF1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0D24D0"/>
    <w:multiLevelType w:val="hybridMultilevel"/>
    <w:tmpl w:val="891EC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C629B6"/>
    <w:multiLevelType w:val="hybridMultilevel"/>
    <w:tmpl w:val="8A60E7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4177B0"/>
    <w:multiLevelType w:val="hybridMultilevel"/>
    <w:tmpl w:val="41720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B50B63"/>
    <w:multiLevelType w:val="hybridMultilevel"/>
    <w:tmpl w:val="9794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295048"/>
    <w:multiLevelType w:val="hybridMultilevel"/>
    <w:tmpl w:val="486CB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13"/>
  </w:num>
  <w:num w:numId="4">
    <w:abstractNumId w:val="5"/>
  </w:num>
  <w:num w:numId="5">
    <w:abstractNumId w:val="12"/>
  </w:num>
  <w:num w:numId="6">
    <w:abstractNumId w:val="0"/>
  </w:num>
  <w:num w:numId="7">
    <w:abstractNumId w:val="9"/>
  </w:num>
  <w:num w:numId="8">
    <w:abstractNumId w:val="6"/>
  </w:num>
  <w:num w:numId="9">
    <w:abstractNumId w:val="1"/>
  </w:num>
  <w:num w:numId="10">
    <w:abstractNumId w:val="7"/>
  </w:num>
  <w:num w:numId="11">
    <w:abstractNumId w:val="14"/>
  </w:num>
  <w:num w:numId="12">
    <w:abstractNumId w:val="2"/>
  </w:num>
  <w:num w:numId="13">
    <w:abstractNumId w:val="3"/>
  </w:num>
  <w:num w:numId="14">
    <w:abstractNumId w:val="4"/>
  </w:num>
  <w:num w:numId="15">
    <w:abstractNumId w:val="8"/>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8"/>
    <w:lvlOverride w:ilvl="0">
      <w:startOverride w:val="1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8"/>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abak">
    <w15:presenceInfo w15:providerId="None" w15:userId="Bab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 Light&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adv2x5z6w0asfefwau5e0ah92xsaz9p5fz9&quot;&gt;EndNote X9&lt;record-ids&gt;&lt;item&gt;22&lt;/item&gt;&lt;item&gt;24&lt;/item&gt;&lt;item&gt;31&lt;/item&gt;&lt;item&gt;41&lt;/item&gt;&lt;item&gt;51&lt;/item&gt;&lt;item&gt;52&lt;/item&gt;&lt;item&gt;53&lt;/item&gt;&lt;item&gt;54&lt;/item&gt;&lt;item&gt;63&lt;/item&gt;&lt;item&gt;66&lt;/item&gt;&lt;item&gt;67&lt;/item&gt;&lt;item&gt;71&lt;/item&gt;&lt;item&gt;73&lt;/item&gt;&lt;item&gt;84&lt;/item&gt;&lt;item&gt;85&lt;/item&gt;&lt;item&gt;87&lt;/item&gt;&lt;item&gt;88&lt;/item&gt;&lt;/record-ids&gt;&lt;/item&gt;&lt;/Libraries&gt;"/>
  </w:docVars>
  <w:rsids>
    <w:rsidRoot w:val="00250D69"/>
    <w:rsid w:val="0000200A"/>
    <w:rsid w:val="00002107"/>
    <w:rsid w:val="00003612"/>
    <w:rsid w:val="00006140"/>
    <w:rsid w:val="00006239"/>
    <w:rsid w:val="00006680"/>
    <w:rsid w:val="000068BF"/>
    <w:rsid w:val="00006E73"/>
    <w:rsid w:val="000106D1"/>
    <w:rsid w:val="00010EA1"/>
    <w:rsid w:val="0001261A"/>
    <w:rsid w:val="00012B09"/>
    <w:rsid w:val="000133A8"/>
    <w:rsid w:val="00013711"/>
    <w:rsid w:val="00013B13"/>
    <w:rsid w:val="000148EC"/>
    <w:rsid w:val="00014F07"/>
    <w:rsid w:val="000153F0"/>
    <w:rsid w:val="000154BB"/>
    <w:rsid w:val="0001646A"/>
    <w:rsid w:val="00017118"/>
    <w:rsid w:val="0001747D"/>
    <w:rsid w:val="00017A79"/>
    <w:rsid w:val="00020167"/>
    <w:rsid w:val="000207FC"/>
    <w:rsid w:val="00022248"/>
    <w:rsid w:val="00022A30"/>
    <w:rsid w:val="00023001"/>
    <w:rsid w:val="00023332"/>
    <w:rsid w:val="000235E5"/>
    <w:rsid w:val="00023A44"/>
    <w:rsid w:val="00026FA1"/>
    <w:rsid w:val="00032F7D"/>
    <w:rsid w:val="0003342B"/>
    <w:rsid w:val="000342AF"/>
    <w:rsid w:val="00034561"/>
    <w:rsid w:val="00034CAB"/>
    <w:rsid w:val="00034F92"/>
    <w:rsid w:val="00036D64"/>
    <w:rsid w:val="00037861"/>
    <w:rsid w:val="000405FE"/>
    <w:rsid w:val="00040D11"/>
    <w:rsid w:val="00041647"/>
    <w:rsid w:val="00043160"/>
    <w:rsid w:val="00044051"/>
    <w:rsid w:val="00044454"/>
    <w:rsid w:val="00045B3B"/>
    <w:rsid w:val="000462C3"/>
    <w:rsid w:val="000467C9"/>
    <w:rsid w:val="00047758"/>
    <w:rsid w:val="00047ACE"/>
    <w:rsid w:val="00050805"/>
    <w:rsid w:val="000508C8"/>
    <w:rsid w:val="00050E51"/>
    <w:rsid w:val="000515CF"/>
    <w:rsid w:val="00051914"/>
    <w:rsid w:val="0005353C"/>
    <w:rsid w:val="00053D24"/>
    <w:rsid w:val="000565FA"/>
    <w:rsid w:val="00057EA4"/>
    <w:rsid w:val="00060CBC"/>
    <w:rsid w:val="00062170"/>
    <w:rsid w:val="0006231F"/>
    <w:rsid w:val="00062738"/>
    <w:rsid w:val="000636D4"/>
    <w:rsid w:val="000639C4"/>
    <w:rsid w:val="0006470B"/>
    <w:rsid w:val="00064D88"/>
    <w:rsid w:val="00065C6F"/>
    <w:rsid w:val="00066133"/>
    <w:rsid w:val="00066862"/>
    <w:rsid w:val="00066C02"/>
    <w:rsid w:val="0006722A"/>
    <w:rsid w:val="0006744D"/>
    <w:rsid w:val="00070C29"/>
    <w:rsid w:val="00070C37"/>
    <w:rsid w:val="00070C83"/>
    <w:rsid w:val="00072D0B"/>
    <w:rsid w:val="0007344F"/>
    <w:rsid w:val="0007371B"/>
    <w:rsid w:val="00074FC8"/>
    <w:rsid w:val="00076D5F"/>
    <w:rsid w:val="00080064"/>
    <w:rsid w:val="0008059F"/>
    <w:rsid w:val="00080E57"/>
    <w:rsid w:val="00081B13"/>
    <w:rsid w:val="000840FE"/>
    <w:rsid w:val="000854D7"/>
    <w:rsid w:val="00090F98"/>
    <w:rsid w:val="00091CD0"/>
    <w:rsid w:val="00091DDC"/>
    <w:rsid w:val="00092142"/>
    <w:rsid w:val="000934A5"/>
    <w:rsid w:val="00093FF2"/>
    <w:rsid w:val="000A03E4"/>
    <w:rsid w:val="000A200C"/>
    <w:rsid w:val="000A2A4D"/>
    <w:rsid w:val="000A2B88"/>
    <w:rsid w:val="000A2DC4"/>
    <w:rsid w:val="000A305C"/>
    <w:rsid w:val="000A4013"/>
    <w:rsid w:val="000A48E5"/>
    <w:rsid w:val="000A4C85"/>
    <w:rsid w:val="000A5BF6"/>
    <w:rsid w:val="000A7295"/>
    <w:rsid w:val="000B128A"/>
    <w:rsid w:val="000B1D10"/>
    <w:rsid w:val="000B1F72"/>
    <w:rsid w:val="000B2755"/>
    <w:rsid w:val="000B2C8F"/>
    <w:rsid w:val="000B2CC3"/>
    <w:rsid w:val="000B3017"/>
    <w:rsid w:val="000B3316"/>
    <w:rsid w:val="000B3A97"/>
    <w:rsid w:val="000B47C6"/>
    <w:rsid w:val="000B6119"/>
    <w:rsid w:val="000B67BA"/>
    <w:rsid w:val="000B692A"/>
    <w:rsid w:val="000B6E52"/>
    <w:rsid w:val="000B735B"/>
    <w:rsid w:val="000B7A34"/>
    <w:rsid w:val="000C191A"/>
    <w:rsid w:val="000C26FA"/>
    <w:rsid w:val="000C33D4"/>
    <w:rsid w:val="000C4B12"/>
    <w:rsid w:val="000C5502"/>
    <w:rsid w:val="000C57B7"/>
    <w:rsid w:val="000C7411"/>
    <w:rsid w:val="000C7639"/>
    <w:rsid w:val="000D00F9"/>
    <w:rsid w:val="000D0981"/>
    <w:rsid w:val="000D0DD9"/>
    <w:rsid w:val="000D1169"/>
    <w:rsid w:val="000D3514"/>
    <w:rsid w:val="000D37BE"/>
    <w:rsid w:val="000D46BD"/>
    <w:rsid w:val="000D6555"/>
    <w:rsid w:val="000D6CA4"/>
    <w:rsid w:val="000D7F3A"/>
    <w:rsid w:val="000E1183"/>
    <w:rsid w:val="000E1BC4"/>
    <w:rsid w:val="000E2991"/>
    <w:rsid w:val="000E2C21"/>
    <w:rsid w:val="000E43DC"/>
    <w:rsid w:val="000E441A"/>
    <w:rsid w:val="000E7A38"/>
    <w:rsid w:val="000F22A7"/>
    <w:rsid w:val="000F22F0"/>
    <w:rsid w:val="000F2B94"/>
    <w:rsid w:val="000F2E92"/>
    <w:rsid w:val="000F36CE"/>
    <w:rsid w:val="000F6284"/>
    <w:rsid w:val="000F6920"/>
    <w:rsid w:val="000F6E49"/>
    <w:rsid w:val="000F75F5"/>
    <w:rsid w:val="000F7F18"/>
    <w:rsid w:val="00101E02"/>
    <w:rsid w:val="001042BF"/>
    <w:rsid w:val="00105FDD"/>
    <w:rsid w:val="00110CE3"/>
    <w:rsid w:val="00111C91"/>
    <w:rsid w:val="00112088"/>
    <w:rsid w:val="0011289E"/>
    <w:rsid w:val="001128B2"/>
    <w:rsid w:val="00112CB1"/>
    <w:rsid w:val="0011495A"/>
    <w:rsid w:val="00115E4B"/>
    <w:rsid w:val="00116E3B"/>
    <w:rsid w:val="00116EBA"/>
    <w:rsid w:val="0012099D"/>
    <w:rsid w:val="001221BE"/>
    <w:rsid w:val="00122506"/>
    <w:rsid w:val="001239CA"/>
    <w:rsid w:val="00125267"/>
    <w:rsid w:val="0012666E"/>
    <w:rsid w:val="00127787"/>
    <w:rsid w:val="00130C33"/>
    <w:rsid w:val="00130F72"/>
    <w:rsid w:val="001313CC"/>
    <w:rsid w:val="00131E4D"/>
    <w:rsid w:val="001326F6"/>
    <w:rsid w:val="00135C27"/>
    <w:rsid w:val="001372B4"/>
    <w:rsid w:val="001374C9"/>
    <w:rsid w:val="00137D76"/>
    <w:rsid w:val="00140B2F"/>
    <w:rsid w:val="00140EAA"/>
    <w:rsid w:val="00141290"/>
    <w:rsid w:val="0014516E"/>
    <w:rsid w:val="00145F46"/>
    <w:rsid w:val="00146106"/>
    <w:rsid w:val="00146876"/>
    <w:rsid w:val="00147B03"/>
    <w:rsid w:val="00150246"/>
    <w:rsid w:val="0015061D"/>
    <w:rsid w:val="00150D9C"/>
    <w:rsid w:val="001511B7"/>
    <w:rsid w:val="00153708"/>
    <w:rsid w:val="00154D8D"/>
    <w:rsid w:val="00155649"/>
    <w:rsid w:val="00155A7F"/>
    <w:rsid w:val="00155AC4"/>
    <w:rsid w:val="00156E34"/>
    <w:rsid w:val="001573F7"/>
    <w:rsid w:val="00157F1E"/>
    <w:rsid w:val="00160781"/>
    <w:rsid w:val="00160E7E"/>
    <w:rsid w:val="0016248C"/>
    <w:rsid w:val="00164877"/>
    <w:rsid w:val="00165717"/>
    <w:rsid w:val="00165D66"/>
    <w:rsid w:val="00166118"/>
    <w:rsid w:val="00166544"/>
    <w:rsid w:val="00166A5E"/>
    <w:rsid w:val="00170C09"/>
    <w:rsid w:val="001712BC"/>
    <w:rsid w:val="00171A30"/>
    <w:rsid w:val="001740EB"/>
    <w:rsid w:val="00174ADE"/>
    <w:rsid w:val="00174BD3"/>
    <w:rsid w:val="00174DD6"/>
    <w:rsid w:val="00175095"/>
    <w:rsid w:val="0018107D"/>
    <w:rsid w:val="001810DA"/>
    <w:rsid w:val="00183E6F"/>
    <w:rsid w:val="00183E80"/>
    <w:rsid w:val="001857BE"/>
    <w:rsid w:val="00185A28"/>
    <w:rsid w:val="00185A2C"/>
    <w:rsid w:val="00186069"/>
    <w:rsid w:val="00187F51"/>
    <w:rsid w:val="00190F5D"/>
    <w:rsid w:val="00192B04"/>
    <w:rsid w:val="00192BFE"/>
    <w:rsid w:val="001936CA"/>
    <w:rsid w:val="00193E1A"/>
    <w:rsid w:val="00195851"/>
    <w:rsid w:val="00195DA1"/>
    <w:rsid w:val="00196F7D"/>
    <w:rsid w:val="001A0558"/>
    <w:rsid w:val="001A0E30"/>
    <w:rsid w:val="001A303B"/>
    <w:rsid w:val="001A3618"/>
    <w:rsid w:val="001A5CCF"/>
    <w:rsid w:val="001A7F99"/>
    <w:rsid w:val="001B0FE4"/>
    <w:rsid w:val="001B2714"/>
    <w:rsid w:val="001B29C4"/>
    <w:rsid w:val="001B3456"/>
    <w:rsid w:val="001B34E4"/>
    <w:rsid w:val="001B67FD"/>
    <w:rsid w:val="001C0688"/>
    <w:rsid w:val="001C1E18"/>
    <w:rsid w:val="001C260F"/>
    <w:rsid w:val="001C41D0"/>
    <w:rsid w:val="001C4BAE"/>
    <w:rsid w:val="001C5FC1"/>
    <w:rsid w:val="001C6E87"/>
    <w:rsid w:val="001C774A"/>
    <w:rsid w:val="001D06FF"/>
    <w:rsid w:val="001D120E"/>
    <w:rsid w:val="001D1404"/>
    <w:rsid w:val="001D1AEE"/>
    <w:rsid w:val="001D3298"/>
    <w:rsid w:val="001D59FA"/>
    <w:rsid w:val="001D6279"/>
    <w:rsid w:val="001D62D7"/>
    <w:rsid w:val="001D74C2"/>
    <w:rsid w:val="001E07BA"/>
    <w:rsid w:val="001E259D"/>
    <w:rsid w:val="001E3FAF"/>
    <w:rsid w:val="001E4098"/>
    <w:rsid w:val="001E51C2"/>
    <w:rsid w:val="001E5C41"/>
    <w:rsid w:val="001E640A"/>
    <w:rsid w:val="001E6DE8"/>
    <w:rsid w:val="001F0125"/>
    <w:rsid w:val="001F1894"/>
    <w:rsid w:val="001F2158"/>
    <w:rsid w:val="001F29AB"/>
    <w:rsid w:val="001F4F10"/>
    <w:rsid w:val="001F5D2F"/>
    <w:rsid w:val="001F791B"/>
    <w:rsid w:val="0020116F"/>
    <w:rsid w:val="00201F31"/>
    <w:rsid w:val="002028C0"/>
    <w:rsid w:val="00203575"/>
    <w:rsid w:val="00204208"/>
    <w:rsid w:val="00204BA0"/>
    <w:rsid w:val="0020566B"/>
    <w:rsid w:val="00205735"/>
    <w:rsid w:val="00205CAF"/>
    <w:rsid w:val="00205D64"/>
    <w:rsid w:val="002064A6"/>
    <w:rsid w:val="002102C5"/>
    <w:rsid w:val="00210886"/>
    <w:rsid w:val="002110C1"/>
    <w:rsid w:val="002120D0"/>
    <w:rsid w:val="00214D80"/>
    <w:rsid w:val="00215965"/>
    <w:rsid w:val="00217376"/>
    <w:rsid w:val="00221305"/>
    <w:rsid w:val="00221421"/>
    <w:rsid w:val="00221A51"/>
    <w:rsid w:val="00222E15"/>
    <w:rsid w:val="0022380B"/>
    <w:rsid w:val="0022413F"/>
    <w:rsid w:val="00226002"/>
    <w:rsid w:val="00226B2A"/>
    <w:rsid w:val="0023145D"/>
    <w:rsid w:val="00232712"/>
    <w:rsid w:val="00234385"/>
    <w:rsid w:val="002349CA"/>
    <w:rsid w:val="0023533D"/>
    <w:rsid w:val="00235F4C"/>
    <w:rsid w:val="002362FD"/>
    <w:rsid w:val="00240488"/>
    <w:rsid w:val="002432C1"/>
    <w:rsid w:val="00243580"/>
    <w:rsid w:val="00243843"/>
    <w:rsid w:val="00245556"/>
    <w:rsid w:val="0024592B"/>
    <w:rsid w:val="00246512"/>
    <w:rsid w:val="002476F8"/>
    <w:rsid w:val="00247757"/>
    <w:rsid w:val="00250332"/>
    <w:rsid w:val="0025089A"/>
    <w:rsid w:val="00250D69"/>
    <w:rsid w:val="002515AA"/>
    <w:rsid w:val="0025252B"/>
    <w:rsid w:val="00252597"/>
    <w:rsid w:val="002527A4"/>
    <w:rsid w:val="00254D1D"/>
    <w:rsid w:val="00256D39"/>
    <w:rsid w:val="00257675"/>
    <w:rsid w:val="00261333"/>
    <w:rsid w:val="00261FC8"/>
    <w:rsid w:val="00262233"/>
    <w:rsid w:val="0026255A"/>
    <w:rsid w:val="00264A09"/>
    <w:rsid w:val="00265976"/>
    <w:rsid w:val="00266A25"/>
    <w:rsid w:val="00267FC7"/>
    <w:rsid w:val="00270C04"/>
    <w:rsid w:val="00270D5B"/>
    <w:rsid w:val="00270E0A"/>
    <w:rsid w:val="002713DD"/>
    <w:rsid w:val="00271668"/>
    <w:rsid w:val="002717BA"/>
    <w:rsid w:val="00272741"/>
    <w:rsid w:val="00272A99"/>
    <w:rsid w:val="0027517E"/>
    <w:rsid w:val="002752E5"/>
    <w:rsid w:val="002756C1"/>
    <w:rsid w:val="002769B8"/>
    <w:rsid w:val="00277475"/>
    <w:rsid w:val="002776FA"/>
    <w:rsid w:val="00277C53"/>
    <w:rsid w:val="0028084B"/>
    <w:rsid w:val="00282E3C"/>
    <w:rsid w:val="0028311C"/>
    <w:rsid w:val="002865DA"/>
    <w:rsid w:val="0028721F"/>
    <w:rsid w:val="00287688"/>
    <w:rsid w:val="00287980"/>
    <w:rsid w:val="0029211E"/>
    <w:rsid w:val="0029319A"/>
    <w:rsid w:val="002941A1"/>
    <w:rsid w:val="00297053"/>
    <w:rsid w:val="00297CBA"/>
    <w:rsid w:val="00297E52"/>
    <w:rsid w:val="002A0370"/>
    <w:rsid w:val="002A08EC"/>
    <w:rsid w:val="002A1842"/>
    <w:rsid w:val="002A3672"/>
    <w:rsid w:val="002A3C92"/>
    <w:rsid w:val="002A3D11"/>
    <w:rsid w:val="002A7851"/>
    <w:rsid w:val="002A7F3C"/>
    <w:rsid w:val="002B1064"/>
    <w:rsid w:val="002B2596"/>
    <w:rsid w:val="002B3C71"/>
    <w:rsid w:val="002B71AF"/>
    <w:rsid w:val="002B7BE0"/>
    <w:rsid w:val="002C204D"/>
    <w:rsid w:val="002C2D8C"/>
    <w:rsid w:val="002C4D41"/>
    <w:rsid w:val="002C52F0"/>
    <w:rsid w:val="002D2486"/>
    <w:rsid w:val="002D2540"/>
    <w:rsid w:val="002D42BE"/>
    <w:rsid w:val="002D4488"/>
    <w:rsid w:val="002D4DAC"/>
    <w:rsid w:val="002D57B1"/>
    <w:rsid w:val="002D5FEB"/>
    <w:rsid w:val="002D74AC"/>
    <w:rsid w:val="002D7AC9"/>
    <w:rsid w:val="002E01CF"/>
    <w:rsid w:val="002E17D3"/>
    <w:rsid w:val="002E226B"/>
    <w:rsid w:val="002E57EC"/>
    <w:rsid w:val="002E59CF"/>
    <w:rsid w:val="002E65EF"/>
    <w:rsid w:val="002F03EA"/>
    <w:rsid w:val="002F1040"/>
    <w:rsid w:val="002F1C41"/>
    <w:rsid w:val="002F4E04"/>
    <w:rsid w:val="002F5577"/>
    <w:rsid w:val="002F7016"/>
    <w:rsid w:val="002F7ADC"/>
    <w:rsid w:val="00300828"/>
    <w:rsid w:val="00300B48"/>
    <w:rsid w:val="00301C26"/>
    <w:rsid w:val="00302798"/>
    <w:rsid w:val="00303DA9"/>
    <w:rsid w:val="003054BC"/>
    <w:rsid w:val="00305C1A"/>
    <w:rsid w:val="00306ABA"/>
    <w:rsid w:val="00310373"/>
    <w:rsid w:val="0031061F"/>
    <w:rsid w:val="003106C8"/>
    <w:rsid w:val="00311CB4"/>
    <w:rsid w:val="00313BD3"/>
    <w:rsid w:val="0031474E"/>
    <w:rsid w:val="00314F1A"/>
    <w:rsid w:val="00315017"/>
    <w:rsid w:val="0031684F"/>
    <w:rsid w:val="00317220"/>
    <w:rsid w:val="0031766A"/>
    <w:rsid w:val="00320358"/>
    <w:rsid w:val="00320D97"/>
    <w:rsid w:val="00321238"/>
    <w:rsid w:val="003221C7"/>
    <w:rsid w:val="00322932"/>
    <w:rsid w:val="003259E2"/>
    <w:rsid w:val="00325CFD"/>
    <w:rsid w:val="00325DBE"/>
    <w:rsid w:val="003268A4"/>
    <w:rsid w:val="0032767D"/>
    <w:rsid w:val="0033006F"/>
    <w:rsid w:val="00330C8B"/>
    <w:rsid w:val="003335EA"/>
    <w:rsid w:val="003356A8"/>
    <w:rsid w:val="00337735"/>
    <w:rsid w:val="0034751E"/>
    <w:rsid w:val="0035131A"/>
    <w:rsid w:val="00351336"/>
    <w:rsid w:val="003524E2"/>
    <w:rsid w:val="00352E93"/>
    <w:rsid w:val="00353F72"/>
    <w:rsid w:val="00354857"/>
    <w:rsid w:val="00354BC4"/>
    <w:rsid w:val="00355A78"/>
    <w:rsid w:val="00356DF9"/>
    <w:rsid w:val="003610FF"/>
    <w:rsid w:val="00361A8A"/>
    <w:rsid w:val="0036286F"/>
    <w:rsid w:val="00364361"/>
    <w:rsid w:val="00365048"/>
    <w:rsid w:val="00365A00"/>
    <w:rsid w:val="00365C62"/>
    <w:rsid w:val="00367C51"/>
    <w:rsid w:val="00370A9D"/>
    <w:rsid w:val="00370EDF"/>
    <w:rsid w:val="00372604"/>
    <w:rsid w:val="00372C9F"/>
    <w:rsid w:val="00374B8E"/>
    <w:rsid w:val="00374F8C"/>
    <w:rsid w:val="00375469"/>
    <w:rsid w:val="0037559E"/>
    <w:rsid w:val="00376656"/>
    <w:rsid w:val="003805A8"/>
    <w:rsid w:val="00380A91"/>
    <w:rsid w:val="00383D9F"/>
    <w:rsid w:val="00384F7C"/>
    <w:rsid w:val="0038613D"/>
    <w:rsid w:val="003861A4"/>
    <w:rsid w:val="00386632"/>
    <w:rsid w:val="00386917"/>
    <w:rsid w:val="00386CBB"/>
    <w:rsid w:val="0038769D"/>
    <w:rsid w:val="00387D9E"/>
    <w:rsid w:val="00390F2D"/>
    <w:rsid w:val="00391216"/>
    <w:rsid w:val="00391514"/>
    <w:rsid w:val="0039457B"/>
    <w:rsid w:val="00394BEA"/>
    <w:rsid w:val="003950E1"/>
    <w:rsid w:val="00396BD0"/>
    <w:rsid w:val="00396E92"/>
    <w:rsid w:val="003977AD"/>
    <w:rsid w:val="003A0442"/>
    <w:rsid w:val="003A3F3E"/>
    <w:rsid w:val="003A5152"/>
    <w:rsid w:val="003A52DD"/>
    <w:rsid w:val="003A55B0"/>
    <w:rsid w:val="003A627C"/>
    <w:rsid w:val="003A6E39"/>
    <w:rsid w:val="003A7AB1"/>
    <w:rsid w:val="003B1272"/>
    <w:rsid w:val="003B1EC6"/>
    <w:rsid w:val="003B2633"/>
    <w:rsid w:val="003B36BF"/>
    <w:rsid w:val="003B45A9"/>
    <w:rsid w:val="003B5C09"/>
    <w:rsid w:val="003C0B83"/>
    <w:rsid w:val="003C155A"/>
    <w:rsid w:val="003C25FD"/>
    <w:rsid w:val="003C3469"/>
    <w:rsid w:val="003C3796"/>
    <w:rsid w:val="003C4A2D"/>
    <w:rsid w:val="003C5580"/>
    <w:rsid w:val="003D0385"/>
    <w:rsid w:val="003D08B1"/>
    <w:rsid w:val="003D121B"/>
    <w:rsid w:val="003D1DE4"/>
    <w:rsid w:val="003D20B9"/>
    <w:rsid w:val="003D3261"/>
    <w:rsid w:val="003D46E4"/>
    <w:rsid w:val="003D5825"/>
    <w:rsid w:val="003D5CAF"/>
    <w:rsid w:val="003E0178"/>
    <w:rsid w:val="003E0FE8"/>
    <w:rsid w:val="003E11DB"/>
    <w:rsid w:val="003E2641"/>
    <w:rsid w:val="003E28EB"/>
    <w:rsid w:val="003E4771"/>
    <w:rsid w:val="003E603B"/>
    <w:rsid w:val="003E7412"/>
    <w:rsid w:val="003E7576"/>
    <w:rsid w:val="003E762B"/>
    <w:rsid w:val="003E77A7"/>
    <w:rsid w:val="003F003F"/>
    <w:rsid w:val="003F00FB"/>
    <w:rsid w:val="003F1D71"/>
    <w:rsid w:val="003F2050"/>
    <w:rsid w:val="003F22FD"/>
    <w:rsid w:val="003F2510"/>
    <w:rsid w:val="003F2B27"/>
    <w:rsid w:val="003F3324"/>
    <w:rsid w:val="003F4098"/>
    <w:rsid w:val="003F681D"/>
    <w:rsid w:val="003F712B"/>
    <w:rsid w:val="003F771E"/>
    <w:rsid w:val="003F778D"/>
    <w:rsid w:val="00402C52"/>
    <w:rsid w:val="004059C6"/>
    <w:rsid w:val="00405B2B"/>
    <w:rsid w:val="00406338"/>
    <w:rsid w:val="00406DE0"/>
    <w:rsid w:val="004077E6"/>
    <w:rsid w:val="0041076E"/>
    <w:rsid w:val="00410F42"/>
    <w:rsid w:val="00414503"/>
    <w:rsid w:val="004151B2"/>
    <w:rsid w:val="00417D22"/>
    <w:rsid w:val="00420D86"/>
    <w:rsid w:val="00421BC3"/>
    <w:rsid w:val="00422828"/>
    <w:rsid w:val="00422972"/>
    <w:rsid w:val="00423A02"/>
    <w:rsid w:val="00423EF5"/>
    <w:rsid w:val="00424640"/>
    <w:rsid w:val="00424E51"/>
    <w:rsid w:val="0042550D"/>
    <w:rsid w:val="00427F9E"/>
    <w:rsid w:val="0043207C"/>
    <w:rsid w:val="00432A01"/>
    <w:rsid w:val="004343EC"/>
    <w:rsid w:val="0043639A"/>
    <w:rsid w:val="004374FB"/>
    <w:rsid w:val="004376B7"/>
    <w:rsid w:val="0044024A"/>
    <w:rsid w:val="0044084C"/>
    <w:rsid w:val="00440F08"/>
    <w:rsid w:val="004422B4"/>
    <w:rsid w:val="004425D9"/>
    <w:rsid w:val="00442652"/>
    <w:rsid w:val="00442EA4"/>
    <w:rsid w:val="00444DF6"/>
    <w:rsid w:val="0044561A"/>
    <w:rsid w:val="00446590"/>
    <w:rsid w:val="00446A6A"/>
    <w:rsid w:val="00446FAC"/>
    <w:rsid w:val="00447ACD"/>
    <w:rsid w:val="00447B70"/>
    <w:rsid w:val="00450792"/>
    <w:rsid w:val="00450FC9"/>
    <w:rsid w:val="004513BD"/>
    <w:rsid w:val="00451C04"/>
    <w:rsid w:val="0045244F"/>
    <w:rsid w:val="004526ED"/>
    <w:rsid w:val="00452F94"/>
    <w:rsid w:val="0045391F"/>
    <w:rsid w:val="0045571A"/>
    <w:rsid w:val="00455B81"/>
    <w:rsid w:val="00455D57"/>
    <w:rsid w:val="00456901"/>
    <w:rsid w:val="00456A86"/>
    <w:rsid w:val="00456EA1"/>
    <w:rsid w:val="00457081"/>
    <w:rsid w:val="00457733"/>
    <w:rsid w:val="00457CE3"/>
    <w:rsid w:val="00457FFD"/>
    <w:rsid w:val="0046154E"/>
    <w:rsid w:val="00461A69"/>
    <w:rsid w:val="0046277A"/>
    <w:rsid w:val="00463C60"/>
    <w:rsid w:val="00464571"/>
    <w:rsid w:val="00464B06"/>
    <w:rsid w:val="0046518F"/>
    <w:rsid w:val="00467938"/>
    <w:rsid w:val="00467BD1"/>
    <w:rsid w:val="00470638"/>
    <w:rsid w:val="0047068A"/>
    <w:rsid w:val="00470F52"/>
    <w:rsid w:val="00471C26"/>
    <w:rsid w:val="00472684"/>
    <w:rsid w:val="004729A3"/>
    <w:rsid w:val="00474E06"/>
    <w:rsid w:val="00474E7C"/>
    <w:rsid w:val="00475C45"/>
    <w:rsid w:val="00475C4E"/>
    <w:rsid w:val="004762C4"/>
    <w:rsid w:val="00476DFA"/>
    <w:rsid w:val="004770E4"/>
    <w:rsid w:val="004779FB"/>
    <w:rsid w:val="004833D4"/>
    <w:rsid w:val="00483B7A"/>
    <w:rsid w:val="00486190"/>
    <w:rsid w:val="00486917"/>
    <w:rsid w:val="00487DC7"/>
    <w:rsid w:val="00490340"/>
    <w:rsid w:val="004904EB"/>
    <w:rsid w:val="00490D56"/>
    <w:rsid w:val="0049154D"/>
    <w:rsid w:val="00492449"/>
    <w:rsid w:val="00492A5B"/>
    <w:rsid w:val="00492FC1"/>
    <w:rsid w:val="0049384B"/>
    <w:rsid w:val="004943D7"/>
    <w:rsid w:val="004A0EB8"/>
    <w:rsid w:val="004A2030"/>
    <w:rsid w:val="004A6323"/>
    <w:rsid w:val="004A6517"/>
    <w:rsid w:val="004A69B4"/>
    <w:rsid w:val="004A6CDF"/>
    <w:rsid w:val="004A7C6B"/>
    <w:rsid w:val="004B031C"/>
    <w:rsid w:val="004B1794"/>
    <w:rsid w:val="004B1FC6"/>
    <w:rsid w:val="004B1FE3"/>
    <w:rsid w:val="004B268F"/>
    <w:rsid w:val="004B30FD"/>
    <w:rsid w:val="004B323B"/>
    <w:rsid w:val="004B6BA7"/>
    <w:rsid w:val="004B7182"/>
    <w:rsid w:val="004B7D3C"/>
    <w:rsid w:val="004B7E64"/>
    <w:rsid w:val="004C00D5"/>
    <w:rsid w:val="004C0502"/>
    <w:rsid w:val="004C0E8A"/>
    <w:rsid w:val="004C1287"/>
    <w:rsid w:val="004C1B49"/>
    <w:rsid w:val="004C1D11"/>
    <w:rsid w:val="004C1E81"/>
    <w:rsid w:val="004C2802"/>
    <w:rsid w:val="004C40EB"/>
    <w:rsid w:val="004C4489"/>
    <w:rsid w:val="004C4B6F"/>
    <w:rsid w:val="004C4F98"/>
    <w:rsid w:val="004C540D"/>
    <w:rsid w:val="004C55D8"/>
    <w:rsid w:val="004C5E36"/>
    <w:rsid w:val="004C6389"/>
    <w:rsid w:val="004C673E"/>
    <w:rsid w:val="004C6E1E"/>
    <w:rsid w:val="004C772B"/>
    <w:rsid w:val="004D1617"/>
    <w:rsid w:val="004D2168"/>
    <w:rsid w:val="004D2559"/>
    <w:rsid w:val="004D2D05"/>
    <w:rsid w:val="004D3459"/>
    <w:rsid w:val="004D3FD8"/>
    <w:rsid w:val="004D49C8"/>
    <w:rsid w:val="004D4BAA"/>
    <w:rsid w:val="004D5E26"/>
    <w:rsid w:val="004D643E"/>
    <w:rsid w:val="004D66BE"/>
    <w:rsid w:val="004D6D8E"/>
    <w:rsid w:val="004E23B6"/>
    <w:rsid w:val="004E3F27"/>
    <w:rsid w:val="004E4196"/>
    <w:rsid w:val="004E605A"/>
    <w:rsid w:val="004E687D"/>
    <w:rsid w:val="004E6B40"/>
    <w:rsid w:val="004E7C82"/>
    <w:rsid w:val="004F0610"/>
    <w:rsid w:val="004F0A9B"/>
    <w:rsid w:val="004F1964"/>
    <w:rsid w:val="004F326B"/>
    <w:rsid w:val="004F458B"/>
    <w:rsid w:val="004F5222"/>
    <w:rsid w:val="004F5548"/>
    <w:rsid w:val="004F5C17"/>
    <w:rsid w:val="004F6D3A"/>
    <w:rsid w:val="004F73C1"/>
    <w:rsid w:val="00506397"/>
    <w:rsid w:val="005077D3"/>
    <w:rsid w:val="00507878"/>
    <w:rsid w:val="00507D3C"/>
    <w:rsid w:val="00507EDC"/>
    <w:rsid w:val="0051036D"/>
    <w:rsid w:val="005110B0"/>
    <w:rsid w:val="00511929"/>
    <w:rsid w:val="00511D4D"/>
    <w:rsid w:val="00512753"/>
    <w:rsid w:val="00512823"/>
    <w:rsid w:val="00514D46"/>
    <w:rsid w:val="00515059"/>
    <w:rsid w:val="00515617"/>
    <w:rsid w:val="005200A1"/>
    <w:rsid w:val="00520B76"/>
    <w:rsid w:val="00520F91"/>
    <w:rsid w:val="005213A2"/>
    <w:rsid w:val="00524371"/>
    <w:rsid w:val="00524C06"/>
    <w:rsid w:val="00526022"/>
    <w:rsid w:val="00526EF4"/>
    <w:rsid w:val="005278D1"/>
    <w:rsid w:val="00527B6C"/>
    <w:rsid w:val="005310EF"/>
    <w:rsid w:val="00531EF1"/>
    <w:rsid w:val="00533F6F"/>
    <w:rsid w:val="00534934"/>
    <w:rsid w:val="00535366"/>
    <w:rsid w:val="005400E0"/>
    <w:rsid w:val="005401D3"/>
    <w:rsid w:val="00543A3F"/>
    <w:rsid w:val="00544CDF"/>
    <w:rsid w:val="00545E4F"/>
    <w:rsid w:val="00552213"/>
    <w:rsid w:val="0055263E"/>
    <w:rsid w:val="00554393"/>
    <w:rsid w:val="00554A71"/>
    <w:rsid w:val="005551DF"/>
    <w:rsid w:val="005561BE"/>
    <w:rsid w:val="00557534"/>
    <w:rsid w:val="00557D5F"/>
    <w:rsid w:val="0056019D"/>
    <w:rsid w:val="00562491"/>
    <w:rsid w:val="005626AD"/>
    <w:rsid w:val="0056276C"/>
    <w:rsid w:val="00562BC0"/>
    <w:rsid w:val="005633F9"/>
    <w:rsid w:val="0056356C"/>
    <w:rsid w:val="00564002"/>
    <w:rsid w:val="00567B8A"/>
    <w:rsid w:val="00567DFB"/>
    <w:rsid w:val="005711F5"/>
    <w:rsid w:val="00574DA6"/>
    <w:rsid w:val="0057612B"/>
    <w:rsid w:val="00576B1B"/>
    <w:rsid w:val="00576E1B"/>
    <w:rsid w:val="00576F9F"/>
    <w:rsid w:val="00577364"/>
    <w:rsid w:val="00581890"/>
    <w:rsid w:val="0058388F"/>
    <w:rsid w:val="00583FD4"/>
    <w:rsid w:val="00584002"/>
    <w:rsid w:val="00584A72"/>
    <w:rsid w:val="005853EC"/>
    <w:rsid w:val="00590629"/>
    <w:rsid w:val="00590D7C"/>
    <w:rsid w:val="00591686"/>
    <w:rsid w:val="0059220A"/>
    <w:rsid w:val="00592E5B"/>
    <w:rsid w:val="005934AB"/>
    <w:rsid w:val="00595859"/>
    <w:rsid w:val="00595CAD"/>
    <w:rsid w:val="00595EB7"/>
    <w:rsid w:val="005963A9"/>
    <w:rsid w:val="00596C7B"/>
    <w:rsid w:val="00596F37"/>
    <w:rsid w:val="00597D38"/>
    <w:rsid w:val="005A004A"/>
    <w:rsid w:val="005A24D5"/>
    <w:rsid w:val="005A2C7E"/>
    <w:rsid w:val="005A2EA9"/>
    <w:rsid w:val="005A31FC"/>
    <w:rsid w:val="005A4318"/>
    <w:rsid w:val="005A4F56"/>
    <w:rsid w:val="005A5094"/>
    <w:rsid w:val="005A6E80"/>
    <w:rsid w:val="005B1138"/>
    <w:rsid w:val="005B19F7"/>
    <w:rsid w:val="005B29F9"/>
    <w:rsid w:val="005B2DDD"/>
    <w:rsid w:val="005B3075"/>
    <w:rsid w:val="005B4595"/>
    <w:rsid w:val="005B45CF"/>
    <w:rsid w:val="005B6824"/>
    <w:rsid w:val="005B7B3E"/>
    <w:rsid w:val="005C00E2"/>
    <w:rsid w:val="005C1AE6"/>
    <w:rsid w:val="005C4ACE"/>
    <w:rsid w:val="005C5456"/>
    <w:rsid w:val="005C6520"/>
    <w:rsid w:val="005C6910"/>
    <w:rsid w:val="005C72CF"/>
    <w:rsid w:val="005C7C71"/>
    <w:rsid w:val="005C7DB7"/>
    <w:rsid w:val="005D12F3"/>
    <w:rsid w:val="005D1391"/>
    <w:rsid w:val="005D1FB9"/>
    <w:rsid w:val="005D29B4"/>
    <w:rsid w:val="005D29DD"/>
    <w:rsid w:val="005D447A"/>
    <w:rsid w:val="005D4576"/>
    <w:rsid w:val="005D4D56"/>
    <w:rsid w:val="005D510D"/>
    <w:rsid w:val="005D6B26"/>
    <w:rsid w:val="005D6D48"/>
    <w:rsid w:val="005D7F77"/>
    <w:rsid w:val="005E0C7B"/>
    <w:rsid w:val="005E2135"/>
    <w:rsid w:val="005E2600"/>
    <w:rsid w:val="005E331A"/>
    <w:rsid w:val="005E37B2"/>
    <w:rsid w:val="005E4E2A"/>
    <w:rsid w:val="005E5ADE"/>
    <w:rsid w:val="005E5AFC"/>
    <w:rsid w:val="005E7063"/>
    <w:rsid w:val="005E79F6"/>
    <w:rsid w:val="005F0F92"/>
    <w:rsid w:val="005F3199"/>
    <w:rsid w:val="005F42CB"/>
    <w:rsid w:val="005F5351"/>
    <w:rsid w:val="005F6A19"/>
    <w:rsid w:val="005F7453"/>
    <w:rsid w:val="005F760B"/>
    <w:rsid w:val="005F76AD"/>
    <w:rsid w:val="005F7956"/>
    <w:rsid w:val="005F7E1E"/>
    <w:rsid w:val="005F7FD6"/>
    <w:rsid w:val="00602812"/>
    <w:rsid w:val="00603683"/>
    <w:rsid w:val="006036EE"/>
    <w:rsid w:val="00603768"/>
    <w:rsid w:val="00604F6A"/>
    <w:rsid w:val="00605DA1"/>
    <w:rsid w:val="00606590"/>
    <w:rsid w:val="006069E2"/>
    <w:rsid w:val="006074AC"/>
    <w:rsid w:val="0061001C"/>
    <w:rsid w:val="006109B1"/>
    <w:rsid w:val="0061261E"/>
    <w:rsid w:val="0061282A"/>
    <w:rsid w:val="00612CA3"/>
    <w:rsid w:val="00613AC6"/>
    <w:rsid w:val="00613D4F"/>
    <w:rsid w:val="00614358"/>
    <w:rsid w:val="006161C0"/>
    <w:rsid w:val="006163F9"/>
    <w:rsid w:val="0061741D"/>
    <w:rsid w:val="006175C0"/>
    <w:rsid w:val="006212A2"/>
    <w:rsid w:val="0062182F"/>
    <w:rsid w:val="00621C6B"/>
    <w:rsid w:val="00621CE4"/>
    <w:rsid w:val="00622B81"/>
    <w:rsid w:val="00623116"/>
    <w:rsid w:val="00624582"/>
    <w:rsid w:val="0062514C"/>
    <w:rsid w:val="0062589C"/>
    <w:rsid w:val="0062645C"/>
    <w:rsid w:val="00630675"/>
    <w:rsid w:val="00630A15"/>
    <w:rsid w:val="006315D7"/>
    <w:rsid w:val="00632657"/>
    <w:rsid w:val="00632AAA"/>
    <w:rsid w:val="00635B0F"/>
    <w:rsid w:val="006364BE"/>
    <w:rsid w:val="00636E64"/>
    <w:rsid w:val="0063705D"/>
    <w:rsid w:val="006371CA"/>
    <w:rsid w:val="00637E90"/>
    <w:rsid w:val="0064192C"/>
    <w:rsid w:val="00641F7A"/>
    <w:rsid w:val="00642884"/>
    <w:rsid w:val="00645724"/>
    <w:rsid w:val="00645BA5"/>
    <w:rsid w:val="00646681"/>
    <w:rsid w:val="00651AA2"/>
    <w:rsid w:val="00652413"/>
    <w:rsid w:val="00653783"/>
    <w:rsid w:val="00653D48"/>
    <w:rsid w:val="0065449C"/>
    <w:rsid w:val="0065489D"/>
    <w:rsid w:val="0065498C"/>
    <w:rsid w:val="00657773"/>
    <w:rsid w:val="00657834"/>
    <w:rsid w:val="00657A77"/>
    <w:rsid w:val="00660414"/>
    <w:rsid w:val="00660507"/>
    <w:rsid w:val="00660631"/>
    <w:rsid w:val="00661087"/>
    <w:rsid w:val="006618D0"/>
    <w:rsid w:val="00661EF2"/>
    <w:rsid w:val="00662F0C"/>
    <w:rsid w:val="006634B8"/>
    <w:rsid w:val="00663573"/>
    <w:rsid w:val="0066559C"/>
    <w:rsid w:val="00666975"/>
    <w:rsid w:val="00670FAB"/>
    <w:rsid w:val="00671276"/>
    <w:rsid w:val="006718FC"/>
    <w:rsid w:val="006724BA"/>
    <w:rsid w:val="00672B0E"/>
    <w:rsid w:val="006730D0"/>
    <w:rsid w:val="00673903"/>
    <w:rsid w:val="00673EB1"/>
    <w:rsid w:val="006751A9"/>
    <w:rsid w:val="00675CE9"/>
    <w:rsid w:val="006767E4"/>
    <w:rsid w:val="00676A8E"/>
    <w:rsid w:val="00676CB2"/>
    <w:rsid w:val="006770B2"/>
    <w:rsid w:val="006802D4"/>
    <w:rsid w:val="00681977"/>
    <w:rsid w:val="00681DA7"/>
    <w:rsid w:val="0068226C"/>
    <w:rsid w:val="006824F9"/>
    <w:rsid w:val="006832EF"/>
    <w:rsid w:val="0068396F"/>
    <w:rsid w:val="00684539"/>
    <w:rsid w:val="00687E2A"/>
    <w:rsid w:val="00690121"/>
    <w:rsid w:val="00690C78"/>
    <w:rsid w:val="00691222"/>
    <w:rsid w:val="0069126C"/>
    <w:rsid w:val="0069283B"/>
    <w:rsid w:val="0069526B"/>
    <w:rsid w:val="006964C2"/>
    <w:rsid w:val="00696863"/>
    <w:rsid w:val="006A087D"/>
    <w:rsid w:val="006A0F89"/>
    <w:rsid w:val="006A3297"/>
    <w:rsid w:val="006A79B7"/>
    <w:rsid w:val="006B20BD"/>
    <w:rsid w:val="006B22EF"/>
    <w:rsid w:val="006B2421"/>
    <w:rsid w:val="006B28BC"/>
    <w:rsid w:val="006B4339"/>
    <w:rsid w:val="006B4442"/>
    <w:rsid w:val="006B5266"/>
    <w:rsid w:val="006B55C6"/>
    <w:rsid w:val="006C1545"/>
    <w:rsid w:val="006C2E32"/>
    <w:rsid w:val="006C3B8F"/>
    <w:rsid w:val="006C6486"/>
    <w:rsid w:val="006C73EC"/>
    <w:rsid w:val="006D006A"/>
    <w:rsid w:val="006D053B"/>
    <w:rsid w:val="006D17C8"/>
    <w:rsid w:val="006D26E1"/>
    <w:rsid w:val="006D30EF"/>
    <w:rsid w:val="006D3833"/>
    <w:rsid w:val="006D41C1"/>
    <w:rsid w:val="006D4499"/>
    <w:rsid w:val="006D61D0"/>
    <w:rsid w:val="006E072E"/>
    <w:rsid w:val="006E0920"/>
    <w:rsid w:val="006E1E43"/>
    <w:rsid w:val="006E3C40"/>
    <w:rsid w:val="006E40C0"/>
    <w:rsid w:val="006E4490"/>
    <w:rsid w:val="006E4791"/>
    <w:rsid w:val="006E5627"/>
    <w:rsid w:val="006E5989"/>
    <w:rsid w:val="006E6D8A"/>
    <w:rsid w:val="006E79D3"/>
    <w:rsid w:val="006F0364"/>
    <w:rsid w:val="006F0429"/>
    <w:rsid w:val="006F1F4B"/>
    <w:rsid w:val="006F498D"/>
    <w:rsid w:val="006F49DC"/>
    <w:rsid w:val="006F539B"/>
    <w:rsid w:val="006F6159"/>
    <w:rsid w:val="006F7630"/>
    <w:rsid w:val="006F7CD8"/>
    <w:rsid w:val="00704E10"/>
    <w:rsid w:val="00705049"/>
    <w:rsid w:val="007059F4"/>
    <w:rsid w:val="0070713B"/>
    <w:rsid w:val="00707479"/>
    <w:rsid w:val="007078AA"/>
    <w:rsid w:val="00712246"/>
    <w:rsid w:val="007139EB"/>
    <w:rsid w:val="00715B64"/>
    <w:rsid w:val="00716210"/>
    <w:rsid w:val="007207F6"/>
    <w:rsid w:val="00720A03"/>
    <w:rsid w:val="00721B01"/>
    <w:rsid w:val="007241CE"/>
    <w:rsid w:val="00724DD6"/>
    <w:rsid w:val="00727C6E"/>
    <w:rsid w:val="00727D68"/>
    <w:rsid w:val="0073038F"/>
    <w:rsid w:val="00733BAA"/>
    <w:rsid w:val="00735496"/>
    <w:rsid w:val="00736B55"/>
    <w:rsid w:val="007370DB"/>
    <w:rsid w:val="007377DC"/>
    <w:rsid w:val="00741248"/>
    <w:rsid w:val="00746118"/>
    <w:rsid w:val="00751252"/>
    <w:rsid w:val="00751412"/>
    <w:rsid w:val="00751CE6"/>
    <w:rsid w:val="00751F82"/>
    <w:rsid w:val="00753430"/>
    <w:rsid w:val="0075405E"/>
    <w:rsid w:val="00756146"/>
    <w:rsid w:val="007609D4"/>
    <w:rsid w:val="00761A82"/>
    <w:rsid w:val="00761EA3"/>
    <w:rsid w:val="007620E7"/>
    <w:rsid w:val="00762962"/>
    <w:rsid w:val="00762C47"/>
    <w:rsid w:val="007642AC"/>
    <w:rsid w:val="007642C9"/>
    <w:rsid w:val="00766EEC"/>
    <w:rsid w:val="00767112"/>
    <w:rsid w:val="0076714B"/>
    <w:rsid w:val="00767D84"/>
    <w:rsid w:val="00770EB8"/>
    <w:rsid w:val="007720F2"/>
    <w:rsid w:val="00772A57"/>
    <w:rsid w:val="0077431B"/>
    <w:rsid w:val="00775ADF"/>
    <w:rsid w:val="00776343"/>
    <w:rsid w:val="00776F87"/>
    <w:rsid w:val="007770D6"/>
    <w:rsid w:val="00780109"/>
    <w:rsid w:val="00780903"/>
    <w:rsid w:val="00781523"/>
    <w:rsid w:val="007818D6"/>
    <w:rsid w:val="00781FFB"/>
    <w:rsid w:val="00783582"/>
    <w:rsid w:val="00787252"/>
    <w:rsid w:val="00787A68"/>
    <w:rsid w:val="00791B2B"/>
    <w:rsid w:val="00791C6C"/>
    <w:rsid w:val="00792F22"/>
    <w:rsid w:val="00793BB5"/>
    <w:rsid w:val="007965B7"/>
    <w:rsid w:val="007965FB"/>
    <w:rsid w:val="007968F5"/>
    <w:rsid w:val="007A0F02"/>
    <w:rsid w:val="007A1A11"/>
    <w:rsid w:val="007A1D4F"/>
    <w:rsid w:val="007A30B6"/>
    <w:rsid w:val="007A354E"/>
    <w:rsid w:val="007A6193"/>
    <w:rsid w:val="007A6209"/>
    <w:rsid w:val="007A7958"/>
    <w:rsid w:val="007B1AED"/>
    <w:rsid w:val="007B1CC2"/>
    <w:rsid w:val="007B2127"/>
    <w:rsid w:val="007B3C70"/>
    <w:rsid w:val="007B3D41"/>
    <w:rsid w:val="007B4B89"/>
    <w:rsid w:val="007B5A5F"/>
    <w:rsid w:val="007B5D50"/>
    <w:rsid w:val="007B6855"/>
    <w:rsid w:val="007C04A1"/>
    <w:rsid w:val="007C06CF"/>
    <w:rsid w:val="007C12BB"/>
    <w:rsid w:val="007C2074"/>
    <w:rsid w:val="007C23D7"/>
    <w:rsid w:val="007C3898"/>
    <w:rsid w:val="007C4B7D"/>
    <w:rsid w:val="007D019A"/>
    <w:rsid w:val="007D0886"/>
    <w:rsid w:val="007D0F41"/>
    <w:rsid w:val="007D11C8"/>
    <w:rsid w:val="007D5ADE"/>
    <w:rsid w:val="007D6210"/>
    <w:rsid w:val="007D78DA"/>
    <w:rsid w:val="007D7A46"/>
    <w:rsid w:val="007D7C4D"/>
    <w:rsid w:val="007E01CD"/>
    <w:rsid w:val="007E0D4F"/>
    <w:rsid w:val="007E43D5"/>
    <w:rsid w:val="007E442A"/>
    <w:rsid w:val="007E45CF"/>
    <w:rsid w:val="007E464E"/>
    <w:rsid w:val="007E4C2E"/>
    <w:rsid w:val="007E527D"/>
    <w:rsid w:val="007E5F42"/>
    <w:rsid w:val="007E6081"/>
    <w:rsid w:val="007E6109"/>
    <w:rsid w:val="007E6ABA"/>
    <w:rsid w:val="007E6FB4"/>
    <w:rsid w:val="007F04FC"/>
    <w:rsid w:val="007F0F9E"/>
    <w:rsid w:val="007F2A9D"/>
    <w:rsid w:val="007F33F5"/>
    <w:rsid w:val="007F39FC"/>
    <w:rsid w:val="007F4059"/>
    <w:rsid w:val="007F475F"/>
    <w:rsid w:val="007F64D9"/>
    <w:rsid w:val="007F7448"/>
    <w:rsid w:val="007F7F20"/>
    <w:rsid w:val="00800AE8"/>
    <w:rsid w:val="00800CCF"/>
    <w:rsid w:val="00801001"/>
    <w:rsid w:val="00801B08"/>
    <w:rsid w:val="0080260A"/>
    <w:rsid w:val="00802D84"/>
    <w:rsid w:val="008037AC"/>
    <w:rsid w:val="0080425F"/>
    <w:rsid w:val="008043E8"/>
    <w:rsid w:val="008047A7"/>
    <w:rsid w:val="00805A0B"/>
    <w:rsid w:val="008065FE"/>
    <w:rsid w:val="00807339"/>
    <w:rsid w:val="008102C9"/>
    <w:rsid w:val="00810794"/>
    <w:rsid w:val="0081148C"/>
    <w:rsid w:val="00811515"/>
    <w:rsid w:val="00812532"/>
    <w:rsid w:val="00812CD1"/>
    <w:rsid w:val="00813C29"/>
    <w:rsid w:val="00815364"/>
    <w:rsid w:val="008211A5"/>
    <w:rsid w:val="00821D40"/>
    <w:rsid w:val="00822D76"/>
    <w:rsid w:val="00823C78"/>
    <w:rsid w:val="00824DC4"/>
    <w:rsid w:val="008267A9"/>
    <w:rsid w:val="0083010B"/>
    <w:rsid w:val="00830605"/>
    <w:rsid w:val="00830886"/>
    <w:rsid w:val="00831B26"/>
    <w:rsid w:val="00831BDD"/>
    <w:rsid w:val="008321EC"/>
    <w:rsid w:val="00834542"/>
    <w:rsid w:val="008356BF"/>
    <w:rsid w:val="00836C7B"/>
    <w:rsid w:val="00836EF6"/>
    <w:rsid w:val="0083709B"/>
    <w:rsid w:val="00841B19"/>
    <w:rsid w:val="00842486"/>
    <w:rsid w:val="008447A3"/>
    <w:rsid w:val="00844D8D"/>
    <w:rsid w:val="0084616D"/>
    <w:rsid w:val="00846744"/>
    <w:rsid w:val="00851D88"/>
    <w:rsid w:val="0085285F"/>
    <w:rsid w:val="008533DA"/>
    <w:rsid w:val="00856315"/>
    <w:rsid w:val="00856C26"/>
    <w:rsid w:val="0085701D"/>
    <w:rsid w:val="008577B7"/>
    <w:rsid w:val="00860242"/>
    <w:rsid w:val="0086063B"/>
    <w:rsid w:val="00860712"/>
    <w:rsid w:val="008614E6"/>
    <w:rsid w:val="008616B5"/>
    <w:rsid w:val="00862B3B"/>
    <w:rsid w:val="00863114"/>
    <w:rsid w:val="00863F03"/>
    <w:rsid w:val="00864B34"/>
    <w:rsid w:val="0086523D"/>
    <w:rsid w:val="0086581A"/>
    <w:rsid w:val="00866146"/>
    <w:rsid w:val="00866946"/>
    <w:rsid w:val="00866CB8"/>
    <w:rsid w:val="00867CCF"/>
    <w:rsid w:val="00870214"/>
    <w:rsid w:val="00871E59"/>
    <w:rsid w:val="0087646C"/>
    <w:rsid w:val="00876F2F"/>
    <w:rsid w:val="00876FD5"/>
    <w:rsid w:val="0088011B"/>
    <w:rsid w:val="008818F6"/>
    <w:rsid w:val="008820D4"/>
    <w:rsid w:val="00884AF0"/>
    <w:rsid w:val="00884FA5"/>
    <w:rsid w:val="00885D95"/>
    <w:rsid w:val="0088674F"/>
    <w:rsid w:val="00890E49"/>
    <w:rsid w:val="008928A6"/>
    <w:rsid w:val="00893360"/>
    <w:rsid w:val="0089455B"/>
    <w:rsid w:val="00894C81"/>
    <w:rsid w:val="008956DA"/>
    <w:rsid w:val="00895CC7"/>
    <w:rsid w:val="00896EFF"/>
    <w:rsid w:val="008972DF"/>
    <w:rsid w:val="008A0960"/>
    <w:rsid w:val="008A110E"/>
    <w:rsid w:val="008A1AB9"/>
    <w:rsid w:val="008A349E"/>
    <w:rsid w:val="008A361E"/>
    <w:rsid w:val="008A4148"/>
    <w:rsid w:val="008A611D"/>
    <w:rsid w:val="008A61EB"/>
    <w:rsid w:val="008A7554"/>
    <w:rsid w:val="008A7630"/>
    <w:rsid w:val="008A7CF2"/>
    <w:rsid w:val="008B01F7"/>
    <w:rsid w:val="008B09DC"/>
    <w:rsid w:val="008B1675"/>
    <w:rsid w:val="008B1F60"/>
    <w:rsid w:val="008B3914"/>
    <w:rsid w:val="008B3FC2"/>
    <w:rsid w:val="008B611C"/>
    <w:rsid w:val="008B611D"/>
    <w:rsid w:val="008B63F1"/>
    <w:rsid w:val="008B752B"/>
    <w:rsid w:val="008B7546"/>
    <w:rsid w:val="008C0462"/>
    <w:rsid w:val="008C1969"/>
    <w:rsid w:val="008C240D"/>
    <w:rsid w:val="008C42D3"/>
    <w:rsid w:val="008C4847"/>
    <w:rsid w:val="008C50FD"/>
    <w:rsid w:val="008C5C56"/>
    <w:rsid w:val="008C6999"/>
    <w:rsid w:val="008D04D8"/>
    <w:rsid w:val="008D211D"/>
    <w:rsid w:val="008D2743"/>
    <w:rsid w:val="008D29AA"/>
    <w:rsid w:val="008D2ED3"/>
    <w:rsid w:val="008D65BD"/>
    <w:rsid w:val="008E2B6E"/>
    <w:rsid w:val="008E4843"/>
    <w:rsid w:val="008E4FD2"/>
    <w:rsid w:val="008E5439"/>
    <w:rsid w:val="008E59D1"/>
    <w:rsid w:val="008E72CE"/>
    <w:rsid w:val="008E7B9E"/>
    <w:rsid w:val="008F1895"/>
    <w:rsid w:val="008F1D74"/>
    <w:rsid w:val="008F395B"/>
    <w:rsid w:val="008F43B2"/>
    <w:rsid w:val="008F5C91"/>
    <w:rsid w:val="008F5E9F"/>
    <w:rsid w:val="008F71F1"/>
    <w:rsid w:val="008F7435"/>
    <w:rsid w:val="008F75CB"/>
    <w:rsid w:val="008F7845"/>
    <w:rsid w:val="008F7EC1"/>
    <w:rsid w:val="00900901"/>
    <w:rsid w:val="00900D9E"/>
    <w:rsid w:val="009011CA"/>
    <w:rsid w:val="0090207B"/>
    <w:rsid w:val="00902748"/>
    <w:rsid w:val="00905164"/>
    <w:rsid w:val="00905BBC"/>
    <w:rsid w:val="00905E9F"/>
    <w:rsid w:val="00910896"/>
    <w:rsid w:val="0091114B"/>
    <w:rsid w:val="00911591"/>
    <w:rsid w:val="009116D4"/>
    <w:rsid w:val="00911D43"/>
    <w:rsid w:val="00911FEC"/>
    <w:rsid w:val="00913834"/>
    <w:rsid w:val="00914394"/>
    <w:rsid w:val="00914649"/>
    <w:rsid w:val="00914CF4"/>
    <w:rsid w:val="00914D6B"/>
    <w:rsid w:val="00915740"/>
    <w:rsid w:val="00917769"/>
    <w:rsid w:val="00920C5C"/>
    <w:rsid w:val="0092259B"/>
    <w:rsid w:val="009237F3"/>
    <w:rsid w:val="00923B02"/>
    <w:rsid w:val="00923B5A"/>
    <w:rsid w:val="00927417"/>
    <w:rsid w:val="0092774C"/>
    <w:rsid w:val="00927902"/>
    <w:rsid w:val="00927ECE"/>
    <w:rsid w:val="0093064D"/>
    <w:rsid w:val="009307E1"/>
    <w:rsid w:val="009324D0"/>
    <w:rsid w:val="00934123"/>
    <w:rsid w:val="00935112"/>
    <w:rsid w:val="00935B9F"/>
    <w:rsid w:val="0093760A"/>
    <w:rsid w:val="00937CF7"/>
    <w:rsid w:val="00942038"/>
    <w:rsid w:val="00944475"/>
    <w:rsid w:val="00944828"/>
    <w:rsid w:val="00944D80"/>
    <w:rsid w:val="00945FC8"/>
    <w:rsid w:val="0094690A"/>
    <w:rsid w:val="009517C5"/>
    <w:rsid w:val="0095216C"/>
    <w:rsid w:val="009521C7"/>
    <w:rsid w:val="009530EE"/>
    <w:rsid w:val="0095341B"/>
    <w:rsid w:val="009600A1"/>
    <w:rsid w:val="009604A9"/>
    <w:rsid w:val="00961A36"/>
    <w:rsid w:val="00962AA8"/>
    <w:rsid w:val="00963369"/>
    <w:rsid w:val="00963DE1"/>
    <w:rsid w:val="0096458D"/>
    <w:rsid w:val="00964DB8"/>
    <w:rsid w:val="0096577C"/>
    <w:rsid w:val="00965802"/>
    <w:rsid w:val="00966ADD"/>
    <w:rsid w:val="0097097A"/>
    <w:rsid w:val="00970EFC"/>
    <w:rsid w:val="00973D5C"/>
    <w:rsid w:val="00974817"/>
    <w:rsid w:val="00975320"/>
    <w:rsid w:val="0097776E"/>
    <w:rsid w:val="00980064"/>
    <w:rsid w:val="00980C81"/>
    <w:rsid w:val="00981458"/>
    <w:rsid w:val="00981C1F"/>
    <w:rsid w:val="0098401A"/>
    <w:rsid w:val="0098498A"/>
    <w:rsid w:val="0098632E"/>
    <w:rsid w:val="00987947"/>
    <w:rsid w:val="009900AD"/>
    <w:rsid w:val="00991BCB"/>
    <w:rsid w:val="00992695"/>
    <w:rsid w:val="00994509"/>
    <w:rsid w:val="00997E73"/>
    <w:rsid w:val="009A02AA"/>
    <w:rsid w:val="009A1BFD"/>
    <w:rsid w:val="009A2762"/>
    <w:rsid w:val="009A29EA"/>
    <w:rsid w:val="009A2AD5"/>
    <w:rsid w:val="009A5799"/>
    <w:rsid w:val="009A57C2"/>
    <w:rsid w:val="009A79D6"/>
    <w:rsid w:val="009B09BC"/>
    <w:rsid w:val="009B0F1F"/>
    <w:rsid w:val="009B2F6B"/>
    <w:rsid w:val="009B3104"/>
    <w:rsid w:val="009B390D"/>
    <w:rsid w:val="009B39A4"/>
    <w:rsid w:val="009B3BAC"/>
    <w:rsid w:val="009B5FAD"/>
    <w:rsid w:val="009B6DC1"/>
    <w:rsid w:val="009B7509"/>
    <w:rsid w:val="009B7F6E"/>
    <w:rsid w:val="009C1E02"/>
    <w:rsid w:val="009C2302"/>
    <w:rsid w:val="009C2E27"/>
    <w:rsid w:val="009C3499"/>
    <w:rsid w:val="009C63B9"/>
    <w:rsid w:val="009C726D"/>
    <w:rsid w:val="009C7CEA"/>
    <w:rsid w:val="009C7E03"/>
    <w:rsid w:val="009D19A0"/>
    <w:rsid w:val="009D266D"/>
    <w:rsid w:val="009D38CC"/>
    <w:rsid w:val="009D4578"/>
    <w:rsid w:val="009D7310"/>
    <w:rsid w:val="009E082A"/>
    <w:rsid w:val="009E18E4"/>
    <w:rsid w:val="009E1D79"/>
    <w:rsid w:val="009E292B"/>
    <w:rsid w:val="009E3B97"/>
    <w:rsid w:val="009E4AC8"/>
    <w:rsid w:val="009E6F74"/>
    <w:rsid w:val="009E7D35"/>
    <w:rsid w:val="009F05A4"/>
    <w:rsid w:val="009F08A5"/>
    <w:rsid w:val="009F0FB9"/>
    <w:rsid w:val="009F1E5E"/>
    <w:rsid w:val="009F39DE"/>
    <w:rsid w:val="009F4821"/>
    <w:rsid w:val="009F4A3C"/>
    <w:rsid w:val="009F5650"/>
    <w:rsid w:val="009F6C97"/>
    <w:rsid w:val="009F708D"/>
    <w:rsid w:val="009F7F26"/>
    <w:rsid w:val="00A00920"/>
    <w:rsid w:val="00A01416"/>
    <w:rsid w:val="00A01F9E"/>
    <w:rsid w:val="00A022C0"/>
    <w:rsid w:val="00A02974"/>
    <w:rsid w:val="00A03810"/>
    <w:rsid w:val="00A03820"/>
    <w:rsid w:val="00A03D5B"/>
    <w:rsid w:val="00A04D30"/>
    <w:rsid w:val="00A056C9"/>
    <w:rsid w:val="00A067A5"/>
    <w:rsid w:val="00A13FBC"/>
    <w:rsid w:val="00A153BF"/>
    <w:rsid w:val="00A16258"/>
    <w:rsid w:val="00A1691A"/>
    <w:rsid w:val="00A21519"/>
    <w:rsid w:val="00A22C87"/>
    <w:rsid w:val="00A23D44"/>
    <w:rsid w:val="00A249EB"/>
    <w:rsid w:val="00A259BE"/>
    <w:rsid w:val="00A26EA6"/>
    <w:rsid w:val="00A27E6B"/>
    <w:rsid w:val="00A30A40"/>
    <w:rsid w:val="00A31BE4"/>
    <w:rsid w:val="00A33E5A"/>
    <w:rsid w:val="00A33F46"/>
    <w:rsid w:val="00A34EF3"/>
    <w:rsid w:val="00A35411"/>
    <w:rsid w:val="00A35C4D"/>
    <w:rsid w:val="00A36205"/>
    <w:rsid w:val="00A364CC"/>
    <w:rsid w:val="00A36D7F"/>
    <w:rsid w:val="00A37BBC"/>
    <w:rsid w:val="00A4055F"/>
    <w:rsid w:val="00A40728"/>
    <w:rsid w:val="00A41946"/>
    <w:rsid w:val="00A41CA3"/>
    <w:rsid w:val="00A421FB"/>
    <w:rsid w:val="00A43866"/>
    <w:rsid w:val="00A43D6F"/>
    <w:rsid w:val="00A45562"/>
    <w:rsid w:val="00A45608"/>
    <w:rsid w:val="00A45778"/>
    <w:rsid w:val="00A457AF"/>
    <w:rsid w:val="00A46599"/>
    <w:rsid w:val="00A500CD"/>
    <w:rsid w:val="00A50D1D"/>
    <w:rsid w:val="00A50F71"/>
    <w:rsid w:val="00A53BC2"/>
    <w:rsid w:val="00A5460E"/>
    <w:rsid w:val="00A551C6"/>
    <w:rsid w:val="00A55A60"/>
    <w:rsid w:val="00A5671E"/>
    <w:rsid w:val="00A57212"/>
    <w:rsid w:val="00A61CDF"/>
    <w:rsid w:val="00A63B32"/>
    <w:rsid w:val="00A6460F"/>
    <w:rsid w:val="00A64E25"/>
    <w:rsid w:val="00A6513A"/>
    <w:rsid w:val="00A655E2"/>
    <w:rsid w:val="00A66CAF"/>
    <w:rsid w:val="00A7431B"/>
    <w:rsid w:val="00A756C6"/>
    <w:rsid w:val="00A75FA3"/>
    <w:rsid w:val="00A762D2"/>
    <w:rsid w:val="00A77515"/>
    <w:rsid w:val="00A776F5"/>
    <w:rsid w:val="00A80563"/>
    <w:rsid w:val="00A81701"/>
    <w:rsid w:val="00A81C5D"/>
    <w:rsid w:val="00A83FCD"/>
    <w:rsid w:val="00A8497C"/>
    <w:rsid w:val="00A86174"/>
    <w:rsid w:val="00A8750B"/>
    <w:rsid w:val="00A875BF"/>
    <w:rsid w:val="00A87D78"/>
    <w:rsid w:val="00A906C7"/>
    <w:rsid w:val="00A910AD"/>
    <w:rsid w:val="00A91312"/>
    <w:rsid w:val="00A913B7"/>
    <w:rsid w:val="00A91E1E"/>
    <w:rsid w:val="00A93567"/>
    <w:rsid w:val="00A9360A"/>
    <w:rsid w:val="00A9570A"/>
    <w:rsid w:val="00A95B70"/>
    <w:rsid w:val="00A95BB3"/>
    <w:rsid w:val="00A968EE"/>
    <w:rsid w:val="00A9716B"/>
    <w:rsid w:val="00AA0860"/>
    <w:rsid w:val="00AA3493"/>
    <w:rsid w:val="00AA36C9"/>
    <w:rsid w:val="00AA3EA0"/>
    <w:rsid w:val="00AA47EF"/>
    <w:rsid w:val="00AA5387"/>
    <w:rsid w:val="00AA55FD"/>
    <w:rsid w:val="00AA6387"/>
    <w:rsid w:val="00AA749B"/>
    <w:rsid w:val="00AB4EE6"/>
    <w:rsid w:val="00AB574B"/>
    <w:rsid w:val="00AB5F28"/>
    <w:rsid w:val="00AB6172"/>
    <w:rsid w:val="00AB7633"/>
    <w:rsid w:val="00AC0AF3"/>
    <w:rsid w:val="00AC39CA"/>
    <w:rsid w:val="00AC5D82"/>
    <w:rsid w:val="00AC69BF"/>
    <w:rsid w:val="00AD394D"/>
    <w:rsid w:val="00AD41BB"/>
    <w:rsid w:val="00AE0777"/>
    <w:rsid w:val="00AE0E3A"/>
    <w:rsid w:val="00AE11BA"/>
    <w:rsid w:val="00AE1208"/>
    <w:rsid w:val="00AE29C8"/>
    <w:rsid w:val="00AE3B35"/>
    <w:rsid w:val="00AE5B02"/>
    <w:rsid w:val="00AE7CAE"/>
    <w:rsid w:val="00AF121A"/>
    <w:rsid w:val="00AF2B27"/>
    <w:rsid w:val="00AF4523"/>
    <w:rsid w:val="00AF4C57"/>
    <w:rsid w:val="00AF4CBD"/>
    <w:rsid w:val="00AF50A8"/>
    <w:rsid w:val="00AF5236"/>
    <w:rsid w:val="00AF76B8"/>
    <w:rsid w:val="00B02E57"/>
    <w:rsid w:val="00B03BD4"/>
    <w:rsid w:val="00B070DD"/>
    <w:rsid w:val="00B077F9"/>
    <w:rsid w:val="00B11473"/>
    <w:rsid w:val="00B1458F"/>
    <w:rsid w:val="00B161FA"/>
    <w:rsid w:val="00B17DFB"/>
    <w:rsid w:val="00B17EA5"/>
    <w:rsid w:val="00B21056"/>
    <w:rsid w:val="00B22B24"/>
    <w:rsid w:val="00B22DCE"/>
    <w:rsid w:val="00B255EA"/>
    <w:rsid w:val="00B25AE0"/>
    <w:rsid w:val="00B314AC"/>
    <w:rsid w:val="00B33551"/>
    <w:rsid w:val="00B33A8D"/>
    <w:rsid w:val="00B33D37"/>
    <w:rsid w:val="00B345CF"/>
    <w:rsid w:val="00B3507C"/>
    <w:rsid w:val="00B36403"/>
    <w:rsid w:val="00B368A1"/>
    <w:rsid w:val="00B405CF"/>
    <w:rsid w:val="00B4070F"/>
    <w:rsid w:val="00B418ED"/>
    <w:rsid w:val="00B41DCC"/>
    <w:rsid w:val="00B424B3"/>
    <w:rsid w:val="00B42613"/>
    <w:rsid w:val="00B43074"/>
    <w:rsid w:val="00B438C1"/>
    <w:rsid w:val="00B44570"/>
    <w:rsid w:val="00B4498F"/>
    <w:rsid w:val="00B45469"/>
    <w:rsid w:val="00B45FA9"/>
    <w:rsid w:val="00B4632E"/>
    <w:rsid w:val="00B46839"/>
    <w:rsid w:val="00B47A32"/>
    <w:rsid w:val="00B502C5"/>
    <w:rsid w:val="00B5076C"/>
    <w:rsid w:val="00B50DE5"/>
    <w:rsid w:val="00B5132E"/>
    <w:rsid w:val="00B52107"/>
    <w:rsid w:val="00B5227D"/>
    <w:rsid w:val="00B534CB"/>
    <w:rsid w:val="00B54492"/>
    <w:rsid w:val="00B54E61"/>
    <w:rsid w:val="00B55CFD"/>
    <w:rsid w:val="00B5640C"/>
    <w:rsid w:val="00B60228"/>
    <w:rsid w:val="00B60D2E"/>
    <w:rsid w:val="00B6225D"/>
    <w:rsid w:val="00B632F5"/>
    <w:rsid w:val="00B6487E"/>
    <w:rsid w:val="00B718CD"/>
    <w:rsid w:val="00B71D69"/>
    <w:rsid w:val="00B74E36"/>
    <w:rsid w:val="00B75C2A"/>
    <w:rsid w:val="00B7796C"/>
    <w:rsid w:val="00B80128"/>
    <w:rsid w:val="00B8022E"/>
    <w:rsid w:val="00B80511"/>
    <w:rsid w:val="00B82276"/>
    <w:rsid w:val="00B8273B"/>
    <w:rsid w:val="00B8329B"/>
    <w:rsid w:val="00B843FB"/>
    <w:rsid w:val="00B86E89"/>
    <w:rsid w:val="00B9184D"/>
    <w:rsid w:val="00B924B1"/>
    <w:rsid w:val="00B931C5"/>
    <w:rsid w:val="00B93727"/>
    <w:rsid w:val="00B9403D"/>
    <w:rsid w:val="00B94F77"/>
    <w:rsid w:val="00B954D5"/>
    <w:rsid w:val="00B95A69"/>
    <w:rsid w:val="00BA054A"/>
    <w:rsid w:val="00BA10CB"/>
    <w:rsid w:val="00BA1786"/>
    <w:rsid w:val="00BA1BD8"/>
    <w:rsid w:val="00BA2ABE"/>
    <w:rsid w:val="00BA3943"/>
    <w:rsid w:val="00BA47C3"/>
    <w:rsid w:val="00BA6035"/>
    <w:rsid w:val="00BA607E"/>
    <w:rsid w:val="00BA6607"/>
    <w:rsid w:val="00BA6693"/>
    <w:rsid w:val="00BA7D51"/>
    <w:rsid w:val="00BB4F8C"/>
    <w:rsid w:val="00BB5572"/>
    <w:rsid w:val="00BB5AED"/>
    <w:rsid w:val="00BB5EC8"/>
    <w:rsid w:val="00BB7EA8"/>
    <w:rsid w:val="00BC0C61"/>
    <w:rsid w:val="00BC1FA1"/>
    <w:rsid w:val="00BC2FBA"/>
    <w:rsid w:val="00BC3E2F"/>
    <w:rsid w:val="00BC3F8B"/>
    <w:rsid w:val="00BC4F06"/>
    <w:rsid w:val="00BC539B"/>
    <w:rsid w:val="00BC6E75"/>
    <w:rsid w:val="00BC6FFF"/>
    <w:rsid w:val="00BC73A6"/>
    <w:rsid w:val="00BC7FEE"/>
    <w:rsid w:val="00BD00D7"/>
    <w:rsid w:val="00BD048E"/>
    <w:rsid w:val="00BD27C2"/>
    <w:rsid w:val="00BD31E5"/>
    <w:rsid w:val="00BD38E6"/>
    <w:rsid w:val="00BD40A9"/>
    <w:rsid w:val="00BD443B"/>
    <w:rsid w:val="00BD54B6"/>
    <w:rsid w:val="00BD6C5A"/>
    <w:rsid w:val="00BE026D"/>
    <w:rsid w:val="00BE08BB"/>
    <w:rsid w:val="00BE1588"/>
    <w:rsid w:val="00BE3905"/>
    <w:rsid w:val="00BE5075"/>
    <w:rsid w:val="00BE5486"/>
    <w:rsid w:val="00BE6901"/>
    <w:rsid w:val="00BE794A"/>
    <w:rsid w:val="00BE7AF5"/>
    <w:rsid w:val="00BF274F"/>
    <w:rsid w:val="00BF3599"/>
    <w:rsid w:val="00BF385E"/>
    <w:rsid w:val="00BF4965"/>
    <w:rsid w:val="00BF5663"/>
    <w:rsid w:val="00BF57EE"/>
    <w:rsid w:val="00C00943"/>
    <w:rsid w:val="00C011E5"/>
    <w:rsid w:val="00C01284"/>
    <w:rsid w:val="00C034C3"/>
    <w:rsid w:val="00C03E6A"/>
    <w:rsid w:val="00C040AD"/>
    <w:rsid w:val="00C06516"/>
    <w:rsid w:val="00C0747C"/>
    <w:rsid w:val="00C07E62"/>
    <w:rsid w:val="00C107A2"/>
    <w:rsid w:val="00C11CA8"/>
    <w:rsid w:val="00C13B6B"/>
    <w:rsid w:val="00C143B0"/>
    <w:rsid w:val="00C14CED"/>
    <w:rsid w:val="00C15EBA"/>
    <w:rsid w:val="00C16074"/>
    <w:rsid w:val="00C1616F"/>
    <w:rsid w:val="00C1680C"/>
    <w:rsid w:val="00C16C31"/>
    <w:rsid w:val="00C17B0A"/>
    <w:rsid w:val="00C219EF"/>
    <w:rsid w:val="00C22BB6"/>
    <w:rsid w:val="00C252E4"/>
    <w:rsid w:val="00C25838"/>
    <w:rsid w:val="00C27989"/>
    <w:rsid w:val="00C311EE"/>
    <w:rsid w:val="00C316DB"/>
    <w:rsid w:val="00C33FAA"/>
    <w:rsid w:val="00C34B0B"/>
    <w:rsid w:val="00C35BF4"/>
    <w:rsid w:val="00C35FF3"/>
    <w:rsid w:val="00C36746"/>
    <w:rsid w:val="00C3681C"/>
    <w:rsid w:val="00C37709"/>
    <w:rsid w:val="00C37869"/>
    <w:rsid w:val="00C42801"/>
    <w:rsid w:val="00C42F46"/>
    <w:rsid w:val="00C43CAE"/>
    <w:rsid w:val="00C43F3B"/>
    <w:rsid w:val="00C44911"/>
    <w:rsid w:val="00C45102"/>
    <w:rsid w:val="00C4627C"/>
    <w:rsid w:val="00C46A25"/>
    <w:rsid w:val="00C46EE7"/>
    <w:rsid w:val="00C51D3B"/>
    <w:rsid w:val="00C52895"/>
    <w:rsid w:val="00C548CB"/>
    <w:rsid w:val="00C567A8"/>
    <w:rsid w:val="00C56C77"/>
    <w:rsid w:val="00C56E92"/>
    <w:rsid w:val="00C579F0"/>
    <w:rsid w:val="00C60A1D"/>
    <w:rsid w:val="00C60AB0"/>
    <w:rsid w:val="00C60EC4"/>
    <w:rsid w:val="00C6140C"/>
    <w:rsid w:val="00C6279F"/>
    <w:rsid w:val="00C62F15"/>
    <w:rsid w:val="00C636A8"/>
    <w:rsid w:val="00C646AF"/>
    <w:rsid w:val="00C65608"/>
    <w:rsid w:val="00C65AD5"/>
    <w:rsid w:val="00C70001"/>
    <w:rsid w:val="00C7038F"/>
    <w:rsid w:val="00C70A26"/>
    <w:rsid w:val="00C7246D"/>
    <w:rsid w:val="00C7267C"/>
    <w:rsid w:val="00C73197"/>
    <w:rsid w:val="00C73898"/>
    <w:rsid w:val="00C77070"/>
    <w:rsid w:val="00C775BC"/>
    <w:rsid w:val="00C77AED"/>
    <w:rsid w:val="00C81177"/>
    <w:rsid w:val="00C81944"/>
    <w:rsid w:val="00C85181"/>
    <w:rsid w:val="00C8528F"/>
    <w:rsid w:val="00C85581"/>
    <w:rsid w:val="00C85740"/>
    <w:rsid w:val="00C8620C"/>
    <w:rsid w:val="00C86325"/>
    <w:rsid w:val="00C8669B"/>
    <w:rsid w:val="00C86C2B"/>
    <w:rsid w:val="00C86EAE"/>
    <w:rsid w:val="00C90E74"/>
    <w:rsid w:val="00C90F74"/>
    <w:rsid w:val="00C928AC"/>
    <w:rsid w:val="00C95EEE"/>
    <w:rsid w:val="00C9715A"/>
    <w:rsid w:val="00CA0E81"/>
    <w:rsid w:val="00CA13F1"/>
    <w:rsid w:val="00CA18B7"/>
    <w:rsid w:val="00CA1F0A"/>
    <w:rsid w:val="00CA297E"/>
    <w:rsid w:val="00CA30AA"/>
    <w:rsid w:val="00CA3635"/>
    <w:rsid w:val="00CA3AB6"/>
    <w:rsid w:val="00CA62C4"/>
    <w:rsid w:val="00CA6380"/>
    <w:rsid w:val="00CA6C83"/>
    <w:rsid w:val="00CB0E56"/>
    <w:rsid w:val="00CB1DB2"/>
    <w:rsid w:val="00CB2F0D"/>
    <w:rsid w:val="00CB3906"/>
    <w:rsid w:val="00CC14D0"/>
    <w:rsid w:val="00CC154A"/>
    <w:rsid w:val="00CC1FD0"/>
    <w:rsid w:val="00CC22AC"/>
    <w:rsid w:val="00CC39C4"/>
    <w:rsid w:val="00CC589C"/>
    <w:rsid w:val="00CC6610"/>
    <w:rsid w:val="00CC678A"/>
    <w:rsid w:val="00CC74B7"/>
    <w:rsid w:val="00CC7722"/>
    <w:rsid w:val="00CC7AE1"/>
    <w:rsid w:val="00CC7E25"/>
    <w:rsid w:val="00CD0B2B"/>
    <w:rsid w:val="00CD11D4"/>
    <w:rsid w:val="00CD2FA5"/>
    <w:rsid w:val="00CD47C0"/>
    <w:rsid w:val="00CD7735"/>
    <w:rsid w:val="00CE0682"/>
    <w:rsid w:val="00CE2353"/>
    <w:rsid w:val="00CE2C7C"/>
    <w:rsid w:val="00CE4263"/>
    <w:rsid w:val="00CE4CFE"/>
    <w:rsid w:val="00CE502C"/>
    <w:rsid w:val="00CE64A6"/>
    <w:rsid w:val="00CE6E77"/>
    <w:rsid w:val="00CE7525"/>
    <w:rsid w:val="00CE78C8"/>
    <w:rsid w:val="00CE7DB0"/>
    <w:rsid w:val="00CF03C8"/>
    <w:rsid w:val="00CF0A41"/>
    <w:rsid w:val="00CF1C69"/>
    <w:rsid w:val="00CF2425"/>
    <w:rsid w:val="00CF2650"/>
    <w:rsid w:val="00CF33C6"/>
    <w:rsid w:val="00CF3955"/>
    <w:rsid w:val="00CF4291"/>
    <w:rsid w:val="00D0128F"/>
    <w:rsid w:val="00D03DA5"/>
    <w:rsid w:val="00D07310"/>
    <w:rsid w:val="00D07A16"/>
    <w:rsid w:val="00D1210E"/>
    <w:rsid w:val="00D13DFD"/>
    <w:rsid w:val="00D144DB"/>
    <w:rsid w:val="00D15B2B"/>
    <w:rsid w:val="00D16006"/>
    <w:rsid w:val="00D20039"/>
    <w:rsid w:val="00D20A8E"/>
    <w:rsid w:val="00D225AB"/>
    <w:rsid w:val="00D234D7"/>
    <w:rsid w:val="00D236AF"/>
    <w:rsid w:val="00D255F0"/>
    <w:rsid w:val="00D25B74"/>
    <w:rsid w:val="00D25BC4"/>
    <w:rsid w:val="00D25D51"/>
    <w:rsid w:val="00D25F82"/>
    <w:rsid w:val="00D26403"/>
    <w:rsid w:val="00D279C0"/>
    <w:rsid w:val="00D31919"/>
    <w:rsid w:val="00D3492E"/>
    <w:rsid w:val="00D35E04"/>
    <w:rsid w:val="00D361BB"/>
    <w:rsid w:val="00D36F02"/>
    <w:rsid w:val="00D36F41"/>
    <w:rsid w:val="00D40622"/>
    <w:rsid w:val="00D413D8"/>
    <w:rsid w:val="00D42239"/>
    <w:rsid w:val="00D43737"/>
    <w:rsid w:val="00D44364"/>
    <w:rsid w:val="00D44426"/>
    <w:rsid w:val="00D44B94"/>
    <w:rsid w:val="00D46C89"/>
    <w:rsid w:val="00D50120"/>
    <w:rsid w:val="00D512B6"/>
    <w:rsid w:val="00D519BB"/>
    <w:rsid w:val="00D51E5A"/>
    <w:rsid w:val="00D52825"/>
    <w:rsid w:val="00D5340C"/>
    <w:rsid w:val="00D5424A"/>
    <w:rsid w:val="00D547E3"/>
    <w:rsid w:val="00D547F3"/>
    <w:rsid w:val="00D560FB"/>
    <w:rsid w:val="00D57B57"/>
    <w:rsid w:val="00D57E59"/>
    <w:rsid w:val="00D66EE2"/>
    <w:rsid w:val="00D70563"/>
    <w:rsid w:val="00D70E06"/>
    <w:rsid w:val="00D715E9"/>
    <w:rsid w:val="00D716CA"/>
    <w:rsid w:val="00D71DF1"/>
    <w:rsid w:val="00D72972"/>
    <w:rsid w:val="00D731B3"/>
    <w:rsid w:val="00D7331B"/>
    <w:rsid w:val="00D74D97"/>
    <w:rsid w:val="00D769D4"/>
    <w:rsid w:val="00D80A7C"/>
    <w:rsid w:val="00D80C4D"/>
    <w:rsid w:val="00D824AE"/>
    <w:rsid w:val="00D8275D"/>
    <w:rsid w:val="00D85110"/>
    <w:rsid w:val="00D8585F"/>
    <w:rsid w:val="00D8623B"/>
    <w:rsid w:val="00D87012"/>
    <w:rsid w:val="00D87C32"/>
    <w:rsid w:val="00D903AD"/>
    <w:rsid w:val="00D90780"/>
    <w:rsid w:val="00D90E44"/>
    <w:rsid w:val="00D911D3"/>
    <w:rsid w:val="00D914EC"/>
    <w:rsid w:val="00D926A1"/>
    <w:rsid w:val="00D92A7A"/>
    <w:rsid w:val="00D936BD"/>
    <w:rsid w:val="00D93D2E"/>
    <w:rsid w:val="00D95047"/>
    <w:rsid w:val="00D970E9"/>
    <w:rsid w:val="00D97243"/>
    <w:rsid w:val="00DA0185"/>
    <w:rsid w:val="00DA1ED9"/>
    <w:rsid w:val="00DA2D48"/>
    <w:rsid w:val="00DA52DB"/>
    <w:rsid w:val="00DA682B"/>
    <w:rsid w:val="00DA70BD"/>
    <w:rsid w:val="00DA7AA5"/>
    <w:rsid w:val="00DB047C"/>
    <w:rsid w:val="00DB1BEC"/>
    <w:rsid w:val="00DB2496"/>
    <w:rsid w:val="00DB26B2"/>
    <w:rsid w:val="00DB27AA"/>
    <w:rsid w:val="00DB2BB2"/>
    <w:rsid w:val="00DB70D2"/>
    <w:rsid w:val="00DB799C"/>
    <w:rsid w:val="00DB7AFF"/>
    <w:rsid w:val="00DC0479"/>
    <w:rsid w:val="00DC14E4"/>
    <w:rsid w:val="00DC2359"/>
    <w:rsid w:val="00DC3EA2"/>
    <w:rsid w:val="00DC5157"/>
    <w:rsid w:val="00DC6CF7"/>
    <w:rsid w:val="00DC7439"/>
    <w:rsid w:val="00DC7544"/>
    <w:rsid w:val="00DD0DCA"/>
    <w:rsid w:val="00DD0DF9"/>
    <w:rsid w:val="00DD27A1"/>
    <w:rsid w:val="00DD2D3C"/>
    <w:rsid w:val="00DD5171"/>
    <w:rsid w:val="00DD55AF"/>
    <w:rsid w:val="00DD57A2"/>
    <w:rsid w:val="00DD7258"/>
    <w:rsid w:val="00DD76A2"/>
    <w:rsid w:val="00DD7C74"/>
    <w:rsid w:val="00DE0E08"/>
    <w:rsid w:val="00DE29A6"/>
    <w:rsid w:val="00DE353C"/>
    <w:rsid w:val="00DE3BF9"/>
    <w:rsid w:val="00DE45D3"/>
    <w:rsid w:val="00DE63BF"/>
    <w:rsid w:val="00DE6C80"/>
    <w:rsid w:val="00DF0717"/>
    <w:rsid w:val="00DF0CD5"/>
    <w:rsid w:val="00DF0FFD"/>
    <w:rsid w:val="00DF109C"/>
    <w:rsid w:val="00DF3D74"/>
    <w:rsid w:val="00DF41C3"/>
    <w:rsid w:val="00DF578F"/>
    <w:rsid w:val="00DF699F"/>
    <w:rsid w:val="00DF7B20"/>
    <w:rsid w:val="00E00931"/>
    <w:rsid w:val="00E01A35"/>
    <w:rsid w:val="00E02FDD"/>
    <w:rsid w:val="00E04432"/>
    <w:rsid w:val="00E054B0"/>
    <w:rsid w:val="00E055AD"/>
    <w:rsid w:val="00E07EC2"/>
    <w:rsid w:val="00E10CD6"/>
    <w:rsid w:val="00E12037"/>
    <w:rsid w:val="00E137EA"/>
    <w:rsid w:val="00E13EE4"/>
    <w:rsid w:val="00E13F27"/>
    <w:rsid w:val="00E13F6B"/>
    <w:rsid w:val="00E147A9"/>
    <w:rsid w:val="00E14A66"/>
    <w:rsid w:val="00E15106"/>
    <w:rsid w:val="00E156D8"/>
    <w:rsid w:val="00E15D7B"/>
    <w:rsid w:val="00E15F63"/>
    <w:rsid w:val="00E17F13"/>
    <w:rsid w:val="00E21140"/>
    <w:rsid w:val="00E23DFF"/>
    <w:rsid w:val="00E248F3"/>
    <w:rsid w:val="00E254F6"/>
    <w:rsid w:val="00E2571B"/>
    <w:rsid w:val="00E2706B"/>
    <w:rsid w:val="00E27E88"/>
    <w:rsid w:val="00E30277"/>
    <w:rsid w:val="00E30686"/>
    <w:rsid w:val="00E328FC"/>
    <w:rsid w:val="00E3424D"/>
    <w:rsid w:val="00E344DA"/>
    <w:rsid w:val="00E34D18"/>
    <w:rsid w:val="00E35EFF"/>
    <w:rsid w:val="00E3623E"/>
    <w:rsid w:val="00E364C0"/>
    <w:rsid w:val="00E36508"/>
    <w:rsid w:val="00E37EBA"/>
    <w:rsid w:val="00E4164B"/>
    <w:rsid w:val="00E420B3"/>
    <w:rsid w:val="00E420BF"/>
    <w:rsid w:val="00E43102"/>
    <w:rsid w:val="00E43859"/>
    <w:rsid w:val="00E45E38"/>
    <w:rsid w:val="00E4664A"/>
    <w:rsid w:val="00E46868"/>
    <w:rsid w:val="00E511F9"/>
    <w:rsid w:val="00E51BC8"/>
    <w:rsid w:val="00E52916"/>
    <w:rsid w:val="00E53287"/>
    <w:rsid w:val="00E536D9"/>
    <w:rsid w:val="00E5399C"/>
    <w:rsid w:val="00E54028"/>
    <w:rsid w:val="00E542F2"/>
    <w:rsid w:val="00E55359"/>
    <w:rsid w:val="00E55D8C"/>
    <w:rsid w:val="00E56A72"/>
    <w:rsid w:val="00E5741E"/>
    <w:rsid w:val="00E60396"/>
    <w:rsid w:val="00E60878"/>
    <w:rsid w:val="00E628E2"/>
    <w:rsid w:val="00E62C58"/>
    <w:rsid w:val="00E62CA9"/>
    <w:rsid w:val="00E63705"/>
    <w:rsid w:val="00E65A1E"/>
    <w:rsid w:val="00E67264"/>
    <w:rsid w:val="00E67B67"/>
    <w:rsid w:val="00E67D1C"/>
    <w:rsid w:val="00E71874"/>
    <w:rsid w:val="00E72327"/>
    <w:rsid w:val="00E73343"/>
    <w:rsid w:val="00E73BFF"/>
    <w:rsid w:val="00E73D3F"/>
    <w:rsid w:val="00E75F5A"/>
    <w:rsid w:val="00E775CA"/>
    <w:rsid w:val="00E7797A"/>
    <w:rsid w:val="00E80052"/>
    <w:rsid w:val="00E805FA"/>
    <w:rsid w:val="00E8159B"/>
    <w:rsid w:val="00E82324"/>
    <w:rsid w:val="00E82982"/>
    <w:rsid w:val="00E82CDB"/>
    <w:rsid w:val="00E83980"/>
    <w:rsid w:val="00E83A95"/>
    <w:rsid w:val="00E84909"/>
    <w:rsid w:val="00E8502B"/>
    <w:rsid w:val="00E856DE"/>
    <w:rsid w:val="00E85EC6"/>
    <w:rsid w:val="00E86230"/>
    <w:rsid w:val="00E86DF4"/>
    <w:rsid w:val="00E90904"/>
    <w:rsid w:val="00E90CB5"/>
    <w:rsid w:val="00E93152"/>
    <w:rsid w:val="00EA00C2"/>
    <w:rsid w:val="00EA3199"/>
    <w:rsid w:val="00EA3DFD"/>
    <w:rsid w:val="00EA5817"/>
    <w:rsid w:val="00EA5F66"/>
    <w:rsid w:val="00EB0AED"/>
    <w:rsid w:val="00EB1790"/>
    <w:rsid w:val="00EB1974"/>
    <w:rsid w:val="00EB2AC8"/>
    <w:rsid w:val="00EB3948"/>
    <w:rsid w:val="00EB4737"/>
    <w:rsid w:val="00EB48D6"/>
    <w:rsid w:val="00EB5786"/>
    <w:rsid w:val="00EB65B1"/>
    <w:rsid w:val="00EB65ED"/>
    <w:rsid w:val="00EB738D"/>
    <w:rsid w:val="00EB7444"/>
    <w:rsid w:val="00EB7F7C"/>
    <w:rsid w:val="00EC0B54"/>
    <w:rsid w:val="00EC0E76"/>
    <w:rsid w:val="00EC0F41"/>
    <w:rsid w:val="00EC15CB"/>
    <w:rsid w:val="00EC4FEC"/>
    <w:rsid w:val="00EC5CB2"/>
    <w:rsid w:val="00EC62AC"/>
    <w:rsid w:val="00EC6984"/>
    <w:rsid w:val="00EC6BBA"/>
    <w:rsid w:val="00EC7037"/>
    <w:rsid w:val="00EC72B9"/>
    <w:rsid w:val="00EC7A56"/>
    <w:rsid w:val="00ED04C0"/>
    <w:rsid w:val="00ED1871"/>
    <w:rsid w:val="00ED33F0"/>
    <w:rsid w:val="00ED34D4"/>
    <w:rsid w:val="00ED38AD"/>
    <w:rsid w:val="00ED3906"/>
    <w:rsid w:val="00ED39A2"/>
    <w:rsid w:val="00ED3A30"/>
    <w:rsid w:val="00ED59DC"/>
    <w:rsid w:val="00ED62F7"/>
    <w:rsid w:val="00ED6B71"/>
    <w:rsid w:val="00ED758A"/>
    <w:rsid w:val="00EE19B8"/>
    <w:rsid w:val="00EE2F54"/>
    <w:rsid w:val="00EE3C65"/>
    <w:rsid w:val="00EE427F"/>
    <w:rsid w:val="00EE437D"/>
    <w:rsid w:val="00EE5567"/>
    <w:rsid w:val="00EE56F7"/>
    <w:rsid w:val="00EE6651"/>
    <w:rsid w:val="00EE7430"/>
    <w:rsid w:val="00EF1071"/>
    <w:rsid w:val="00EF4549"/>
    <w:rsid w:val="00EF4B7F"/>
    <w:rsid w:val="00EF52DD"/>
    <w:rsid w:val="00EF5F8B"/>
    <w:rsid w:val="00EF7D77"/>
    <w:rsid w:val="00F007D7"/>
    <w:rsid w:val="00F0350C"/>
    <w:rsid w:val="00F0412E"/>
    <w:rsid w:val="00F04865"/>
    <w:rsid w:val="00F04DED"/>
    <w:rsid w:val="00F053E6"/>
    <w:rsid w:val="00F05C4F"/>
    <w:rsid w:val="00F0680D"/>
    <w:rsid w:val="00F0718A"/>
    <w:rsid w:val="00F07A55"/>
    <w:rsid w:val="00F10574"/>
    <w:rsid w:val="00F13423"/>
    <w:rsid w:val="00F14443"/>
    <w:rsid w:val="00F14E73"/>
    <w:rsid w:val="00F15547"/>
    <w:rsid w:val="00F15D9B"/>
    <w:rsid w:val="00F168CA"/>
    <w:rsid w:val="00F17483"/>
    <w:rsid w:val="00F215F4"/>
    <w:rsid w:val="00F22A67"/>
    <w:rsid w:val="00F234ED"/>
    <w:rsid w:val="00F23FF1"/>
    <w:rsid w:val="00F24B5C"/>
    <w:rsid w:val="00F24DBA"/>
    <w:rsid w:val="00F25E6B"/>
    <w:rsid w:val="00F26E8F"/>
    <w:rsid w:val="00F26F05"/>
    <w:rsid w:val="00F2736A"/>
    <w:rsid w:val="00F30127"/>
    <w:rsid w:val="00F30515"/>
    <w:rsid w:val="00F30751"/>
    <w:rsid w:val="00F3154A"/>
    <w:rsid w:val="00F323FA"/>
    <w:rsid w:val="00F3259F"/>
    <w:rsid w:val="00F32A3D"/>
    <w:rsid w:val="00F34AC8"/>
    <w:rsid w:val="00F35C24"/>
    <w:rsid w:val="00F402E3"/>
    <w:rsid w:val="00F406F0"/>
    <w:rsid w:val="00F408D8"/>
    <w:rsid w:val="00F40D57"/>
    <w:rsid w:val="00F42068"/>
    <w:rsid w:val="00F42959"/>
    <w:rsid w:val="00F43169"/>
    <w:rsid w:val="00F45423"/>
    <w:rsid w:val="00F47117"/>
    <w:rsid w:val="00F472D1"/>
    <w:rsid w:val="00F479F2"/>
    <w:rsid w:val="00F47C09"/>
    <w:rsid w:val="00F47C81"/>
    <w:rsid w:val="00F51460"/>
    <w:rsid w:val="00F51C47"/>
    <w:rsid w:val="00F52704"/>
    <w:rsid w:val="00F53485"/>
    <w:rsid w:val="00F5453B"/>
    <w:rsid w:val="00F54F6D"/>
    <w:rsid w:val="00F55493"/>
    <w:rsid w:val="00F558B2"/>
    <w:rsid w:val="00F5592B"/>
    <w:rsid w:val="00F56D91"/>
    <w:rsid w:val="00F56FFF"/>
    <w:rsid w:val="00F603AA"/>
    <w:rsid w:val="00F61651"/>
    <w:rsid w:val="00F61966"/>
    <w:rsid w:val="00F630FA"/>
    <w:rsid w:val="00F63A4B"/>
    <w:rsid w:val="00F63E50"/>
    <w:rsid w:val="00F645C5"/>
    <w:rsid w:val="00F6617D"/>
    <w:rsid w:val="00F66E1F"/>
    <w:rsid w:val="00F677D7"/>
    <w:rsid w:val="00F705BE"/>
    <w:rsid w:val="00F7179B"/>
    <w:rsid w:val="00F71CEE"/>
    <w:rsid w:val="00F71D69"/>
    <w:rsid w:val="00F75C4D"/>
    <w:rsid w:val="00F75F56"/>
    <w:rsid w:val="00F76580"/>
    <w:rsid w:val="00F76677"/>
    <w:rsid w:val="00F77386"/>
    <w:rsid w:val="00F80F8D"/>
    <w:rsid w:val="00F813D3"/>
    <w:rsid w:val="00F81FF7"/>
    <w:rsid w:val="00F83032"/>
    <w:rsid w:val="00F83D27"/>
    <w:rsid w:val="00F84C88"/>
    <w:rsid w:val="00F8584C"/>
    <w:rsid w:val="00F85C85"/>
    <w:rsid w:val="00F87E54"/>
    <w:rsid w:val="00F904E3"/>
    <w:rsid w:val="00F90544"/>
    <w:rsid w:val="00F90BB2"/>
    <w:rsid w:val="00F90D7F"/>
    <w:rsid w:val="00F90E37"/>
    <w:rsid w:val="00F92D06"/>
    <w:rsid w:val="00F93427"/>
    <w:rsid w:val="00F94639"/>
    <w:rsid w:val="00F94C7D"/>
    <w:rsid w:val="00F94E19"/>
    <w:rsid w:val="00F970C7"/>
    <w:rsid w:val="00FA1C85"/>
    <w:rsid w:val="00FA2922"/>
    <w:rsid w:val="00FA2FD2"/>
    <w:rsid w:val="00FA359C"/>
    <w:rsid w:val="00FA50B0"/>
    <w:rsid w:val="00FA511F"/>
    <w:rsid w:val="00FA65E7"/>
    <w:rsid w:val="00FA6CF4"/>
    <w:rsid w:val="00FA6D0E"/>
    <w:rsid w:val="00FA75E8"/>
    <w:rsid w:val="00FB0314"/>
    <w:rsid w:val="00FB034A"/>
    <w:rsid w:val="00FB0494"/>
    <w:rsid w:val="00FB1BB9"/>
    <w:rsid w:val="00FB3C4B"/>
    <w:rsid w:val="00FB5E7A"/>
    <w:rsid w:val="00FB64B4"/>
    <w:rsid w:val="00FB7597"/>
    <w:rsid w:val="00FC0ECC"/>
    <w:rsid w:val="00FC245F"/>
    <w:rsid w:val="00FC2C04"/>
    <w:rsid w:val="00FC38EC"/>
    <w:rsid w:val="00FC4B93"/>
    <w:rsid w:val="00FC5115"/>
    <w:rsid w:val="00FC71B6"/>
    <w:rsid w:val="00FC7499"/>
    <w:rsid w:val="00FD0DDC"/>
    <w:rsid w:val="00FD0E58"/>
    <w:rsid w:val="00FD158F"/>
    <w:rsid w:val="00FD364B"/>
    <w:rsid w:val="00FD375C"/>
    <w:rsid w:val="00FD383C"/>
    <w:rsid w:val="00FD39AD"/>
    <w:rsid w:val="00FD3D6D"/>
    <w:rsid w:val="00FD443D"/>
    <w:rsid w:val="00FD5404"/>
    <w:rsid w:val="00FD633B"/>
    <w:rsid w:val="00FD63EA"/>
    <w:rsid w:val="00FD71CF"/>
    <w:rsid w:val="00FD7588"/>
    <w:rsid w:val="00FD7E4D"/>
    <w:rsid w:val="00FE01A2"/>
    <w:rsid w:val="00FE0319"/>
    <w:rsid w:val="00FE074B"/>
    <w:rsid w:val="00FE0A4F"/>
    <w:rsid w:val="00FE1920"/>
    <w:rsid w:val="00FE3345"/>
    <w:rsid w:val="00FE3CC7"/>
    <w:rsid w:val="00FE462F"/>
    <w:rsid w:val="00FE5165"/>
    <w:rsid w:val="00FE7BF2"/>
    <w:rsid w:val="00FF2250"/>
    <w:rsid w:val="00FF4993"/>
    <w:rsid w:val="00FF4A1D"/>
    <w:rsid w:val="00FF4CE5"/>
    <w:rsid w:val="00FF6CE8"/>
    <w:rsid w:val="00FF704F"/>
    <w:rsid w:val="00FF7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5663E"/>
  <w15:chartTrackingRefBased/>
  <w15:docId w15:val="{D2288121-45E7-440C-99B4-4225BB07A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0AD"/>
    <w:rPr>
      <w:rFonts w:asciiTheme="majorHAnsi" w:hAnsiTheme="majorHAnsi"/>
    </w:rPr>
  </w:style>
  <w:style w:type="paragraph" w:styleId="Heading1">
    <w:name w:val="heading 1"/>
    <w:basedOn w:val="Normal"/>
    <w:next w:val="Normal"/>
    <w:link w:val="Heading1Char"/>
    <w:uiPriority w:val="9"/>
    <w:qFormat/>
    <w:rsid w:val="00A910AD"/>
    <w:pPr>
      <w:keepNext/>
      <w:keepLines/>
      <w:numPr>
        <w:numId w:val="38"/>
      </w:numPr>
      <w:spacing w:before="240" w:after="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A910AD"/>
    <w:pPr>
      <w:keepNext/>
      <w:keepLines/>
      <w:numPr>
        <w:ilvl w:val="1"/>
        <w:numId w:val="38"/>
      </w:numPr>
      <w:spacing w:before="40" w:after="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2B1064"/>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0AD"/>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910AD"/>
    <w:rPr>
      <w:rFonts w:ascii="Times New Roman" w:eastAsiaTheme="majorEastAsia" w:hAnsi="Times New Roman" w:cstheme="majorBidi"/>
      <w:color w:val="000000" w:themeColor="text1"/>
      <w:sz w:val="26"/>
      <w:szCs w:val="26"/>
    </w:rPr>
  </w:style>
  <w:style w:type="paragraph" w:customStyle="1" w:styleId="EndNoteBibliographyTitle">
    <w:name w:val="EndNote Bibliography Title"/>
    <w:basedOn w:val="Normal"/>
    <w:link w:val="EndNoteBibliographyTitleChar"/>
    <w:rsid w:val="00446A6A"/>
    <w:pPr>
      <w:spacing w:after="0"/>
      <w:jc w:val="center"/>
    </w:pPr>
    <w:rPr>
      <w:rFonts w:ascii="Calibri Light" w:hAnsi="Calibri Light" w:cs="Calibri Light"/>
      <w:noProof/>
    </w:rPr>
  </w:style>
  <w:style w:type="character" w:customStyle="1" w:styleId="EndNoteBibliographyTitleChar">
    <w:name w:val="EndNote Bibliography Title Char"/>
    <w:basedOn w:val="DefaultParagraphFont"/>
    <w:link w:val="EndNoteBibliographyTitle"/>
    <w:rsid w:val="00446A6A"/>
    <w:rPr>
      <w:rFonts w:ascii="Calibri Light" w:hAnsi="Calibri Light" w:cs="Calibri Light"/>
      <w:noProof/>
    </w:rPr>
  </w:style>
  <w:style w:type="paragraph" w:customStyle="1" w:styleId="EndNoteBibliography">
    <w:name w:val="EndNote Bibliography"/>
    <w:basedOn w:val="Normal"/>
    <w:link w:val="EndNoteBibliographyChar"/>
    <w:rsid w:val="00446A6A"/>
    <w:pPr>
      <w:spacing w:line="240" w:lineRule="auto"/>
    </w:pPr>
    <w:rPr>
      <w:rFonts w:ascii="Calibri Light" w:hAnsi="Calibri Light" w:cs="Calibri Light"/>
      <w:noProof/>
    </w:rPr>
  </w:style>
  <w:style w:type="character" w:customStyle="1" w:styleId="EndNoteBibliographyChar">
    <w:name w:val="EndNote Bibliography Char"/>
    <w:basedOn w:val="DefaultParagraphFont"/>
    <w:link w:val="EndNoteBibliography"/>
    <w:rsid w:val="00446A6A"/>
    <w:rPr>
      <w:rFonts w:ascii="Calibri Light" w:hAnsi="Calibri Light" w:cs="Calibri Light"/>
      <w:noProof/>
    </w:rPr>
  </w:style>
  <w:style w:type="paragraph" w:styleId="ListParagraph">
    <w:name w:val="List Paragraph"/>
    <w:basedOn w:val="Normal"/>
    <w:uiPriority w:val="34"/>
    <w:qFormat/>
    <w:rsid w:val="00905164"/>
    <w:pPr>
      <w:ind w:left="720"/>
      <w:contextualSpacing/>
    </w:pPr>
  </w:style>
  <w:style w:type="table" w:styleId="TableGrid">
    <w:name w:val="Table Grid"/>
    <w:basedOn w:val="TableNormal"/>
    <w:uiPriority w:val="59"/>
    <w:rsid w:val="000F2B94"/>
    <w:pPr>
      <w:spacing w:after="0" w:line="240" w:lineRule="auto"/>
    </w:pPr>
    <w:rPr>
      <w:rFonts w:asciiTheme="majorHAnsi" w:hAnsiTheme="majorHAnsi"/>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7E03"/>
    <w:rPr>
      <w:color w:val="0563C1" w:themeColor="hyperlink"/>
      <w:u w:val="single"/>
    </w:rPr>
  </w:style>
  <w:style w:type="character" w:customStyle="1" w:styleId="UnresolvedMention">
    <w:name w:val="Unresolved Mention"/>
    <w:basedOn w:val="DefaultParagraphFont"/>
    <w:uiPriority w:val="99"/>
    <w:semiHidden/>
    <w:unhideWhenUsed/>
    <w:rsid w:val="009C7E03"/>
    <w:rPr>
      <w:color w:val="605E5C"/>
      <w:shd w:val="clear" w:color="auto" w:fill="E1DFDD"/>
    </w:rPr>
  </w:style>
  <w:style w:type="character" w:styleId="PlaceholderText">
    <w:name w:val="Placeholder Text"/>
    <w:basedOn w:val="DefaultParagraphFont"/>
    <w:uiPriority w:val="99"/>
    <w:semiHidden/>
    <w:rsid w:val="00185A28"/>
    <w:rPr>
      <w:color w:val="808080"/>
    </w:rPr>
  </w:style>
  <w:style w:type="character" w:styleId="CommentReference">
    <w:name w:val="annotation reference"/>
    <w:basedOn w:val="DefaultParagraphFont"/>
    <w:uiPriority w:val="99"/>
    <w:semiHidden/>
    <w:unhideWhenUsed/>
    <w:rsid w:val="00812CD1"/>
    <w:rPr>
      <w:sz w:val="16"/>
      <w:szCs w:val="16"/>
    </w:rPr>
  </w:style>
  <w:style w:type="paragraph" w:styleId="CommentText">
    <w:name w:val="annotation text"/>
    <w:basedOn w:val="Normal"/>
    <w:link w:val="CommentTextChar"/>
    <w:uiPriority w:val="99"/>
    <w:unhideWhenUsed/>
    <w:rsid w:val="00812CD1"/>
    <w:pPr>
      <w:spacing w:line="240" w:lineRule="auto"/>
    </w:pPr>
    <w:rPr>
      <w:sz w:val="20"/>
      <w:szCs w:val="20"/>
    </w:rPr>
  </w:style>
  <w:style w:type="character" w:customStyle="1" w:styleId="CommentTextChar">
    <w:name w:val="Comment Text Char"/>
    <w:basedOn w:val="DefaultParagraphFont"/>
    <w:link w:val="CommentText"/>
    <w:uiPriority w:val="99"/>
    <w:rsid w:val="00812CD1"/>
    <w:rPr>
      <w:rFonts w:asciiTheme="majorHAnsi" w:hAnsiTheme="majorHAnsi"/>
      <w:sz w:val="20"/>
      <w:szCs w:val="20"/>
    </w:rPr>
  </w:style>
  <w:style w:type="paragraph" w:styleId="NormalWeb">
    <w:name w:val="Normal (Web)"/>
    <w:basedOn w:val="Normal"/>
    <w:uiPriority w:val="99"/>
    <w:unhideWhenUsed/>
    <w:rsid w:val="001C0688"/>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8B7546"/>
    <w:pPr>
      <w:spacing w:after="0" w:line="240" w:lineRule="auto"/>
    </w:pPr>
    <w:rPr>
      <w:rFonts w:asciiTheme="majorHAnsi" w:hAnsiTheme="majorHAnsi"/>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521C7"/>
  </w:style>
  <w:style w:type="character" w:customStyle="1" w:styleId="mord">
    <w:name w:val="mord"/>
    <w:basedOn w:val="DefaultParagraphFont"/>
    <w:rsid w:val="009521C7"/>
  </w:style>
  <w:style w:type="character" w:customStyle="1" w:styleId="vlist-s">
    <w:name w:val="vlist-s"/>
    <w:basedOn w:val="DefaultParagraphFont"/>
    <w:rsid w:val="009521C7"/>
  </w:style>
  <w:style w:type="character" w:customStyle="1" w:styleId="mrel">
    <w:name w:val="mrel"/>
    <w:basedOn w:val="DefaultParagraphFont"/>
    <w:rsid w:val="001F0125"/>
  </w:style>
  <w:style w:type="character" w:customStyle="1" w:styleId="mop">
    <w:name w:val="mop"/>
    <w:basedOn w:val="DefaultParagraphFont"/>
    <w:rsid w:val="0058388F"/>
  </w:style>
  <w:style w:type="character" w:customStyle="1" w:styleId="mspace">
    <w:name w:val="mspace"/>
    <w:basedOn w:val="DefaultParagraphFont"/>
    <w:rsid w:val="0058388F"/>
  </w:style>
  <w:style w:type="character" w:customStyle="1" w:styleId="mopen">
    <w:name w:val="mopen"/>
    <w:basedOn w:val="DefaultParagraphFont"/>
    <w:rsid w:val="00905E9F"/>
  </w:style>
  <w:style w:type="character" w:customStyle="1" w:styleId="mpunct">
    <w:name w:val="mpunct"/>
    <w:basedOn w:val="DefaultParagraphFont"/>
    <w:rsid w:val="00905E9F"/>
  </w:style>
  <w:style w:type="character" w:customStyle="1" w:styleId="mclose">
    <w:name w:val="mclose"/>
    <w:basedOn w:val="DefaultParagraphFont"/>
    <w:rsid w:val="00905E9F"/>
  </w:style>
  <w:style w:type="character" w:customStyle="1" w:styleId="mbin">
    <w:name w:val="mbin"/>
    <w:basedOn w:val="DefaultParagraphFont"/>
    <w:rsid w:val="00297CBA"/>
  </w:style>
  <w:style w:type="paragraph" w:styleId="z-TopofForm">
    <w:name w:val="HTML Top of Form"/>
    <w:basedOn w:val="Normal"/>
    <w:next w:val="Normal"/>
    <w:link w:val="z-TopofFormChar"/>
    <w:hidden/>
    <w:uiPriority w:val="99"/>
    <w:unhideWhenUsed/>
    <w:rsid w:val="004F6D3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4F6D3A"/>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2B1064"/>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81FF7"/>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090F98"/>
    <w:rPr>
      <w:b/>
      <w:bCs/>
    </w:rPr>
  </w:style>
  <w:style w:type="character" w:customStyle="1" w:styleId="CommentSubjectChar">
    <w:name w:val="Comment Subject Char"/>
    <w:basedOn w:val="CommentTextChar"/>
    <w:link w:val="CommentSubject"/>
    <w:uiPriority w:val="99"/>
    <w:semiHidden/>
    <w:rsid w:val="00090F98"/>
    <w:rPr>
      <w:rFonts w:asciiTheme="majorHAnsi" w:hAnsiTheme="majorHAnsi"/>
      <w:b/>
      <w:bCs/>
      <w:sz w:val="20"/>
      <w:szCs w:val="20"/>
    </w:rPr>
  </w:style>
  <w:style w:type="paragraph" w:styleId="Revision">
    <w:name w:val="Revision"/>
    <w:hidden/>
    <w:uiPriority w:val="99"/>
    <w:semiHidden/>
    <w:rsid w:val="00090F98"/>
    <w:pPr>
      <w:spacing w:after="0" w:line="240" w:lineRule="auto"/>
    </w:pPr>
    <w:rPr>
      <w:rFonts w:asciiTheme="majorHAnsi" w:hAnsiTheme="majorHAnsi"/>
    </w:rPr>
  </w:style>
  <w:style w:type="paragraph" w:styleId="Caption">
    <w:name w:val="caption"/>
    <w:basedOn w:val="Normal"/>
    <w:next w:val="Normal"/>
    <w:uiPriority w:val="35"/>
    <w:unhideWhenUsed/>
    <w:qFormat/>
    <w:rsid w:val="000B2CC3"/>
    <w:pPr>
      <w:spacing w:after="200" w:line="240" w:lineRule="auto"/>
    </w:pPr>
    <w:rPr>
      <w:rFonts w:asciiTheme="minorHAnsi" w:hAnsiTheme="minorHAnsi"/>
      <w:i/>
      <w:iCs/>
      <w:color w:val="44546A" w:themeColor="text2"/>
      <w:sz w:val="18"/>
      <w:szCs w:val="18"/>
    </w:rPr>
  </w:style>
  <w:style w:type="paragraph" w:styleId="Header">
    <w:name w:val="header"/>
    <w:basedOn w:val="Normal"/>
    <w:link w:val="HeaderChar"/>
    <w:uiPriority w:val="99"/>
    <w:unhideWhenUsed/>
    <w:rsid w:val="00D255F0"/>
    <w:pPr>
      <w:tabs>
        <w:tab w:val="center" w:pos="4703"/>
        <w:tab w:val="right" w:pos="9406"/>
      </w:tabs>
      <w:spacing w:after="0" w:line="240" w:lineRule="auto"/>
    </w:pPr>
  </w:style>
  <w:style w:type="character" w:customStyle="1" w:styleId="HeaderChar">
    <w:name w:val="Header Char"/>
    <w:basedOn w:val="DefaultParagraphFont"/>
    <w:link w:val="Header"/>
    <w:uiPriority w:val="99"/>
    <w:rsid w:val="00D255F0"/>
    <w:rPr>
      <w:rFonts w:asciiTheme="majorHAnsi" w:hAnsiTheme="majorHAnsi"/>
    </w:rPr>
  </w:style>
  <w:style w:type="paragraph" w:styleId="Footer">
    <w:name w:val="footer"/>
    <w:basedOn w:val="Normal"/>
    <w:link w:val="FooterChar"/>
    <w:uiPriority w:val="99"/>
    <w:unhideWhenUsed/>
    <w:rsid w:val="00D255F0"/>
    <w:pPr>
      <w:tabs>
        <w:tab w:val="center" w:pos="4703"/>
        <w:tab w:val="right" w:pos="9406"/>
      </w:tabs>
      <w:spacing w:after="0" w:line="240" w:lineRule="auto"/>
    </w:pPr>
  </w:style>
  <w:style w:type="character" w:customStyle="1" w:styleId="FooterChar">
    <w:name w:val="Footer Char"/>
    <w:basedOn w:val="DefaultParagraphFont"/>
    <w:link w:val="Footer"/>
    <w:uiPriority w:val="99"/>
    <w:rsid w:val="00D255F0"/>
    <w:rPr>
      <w:rFonts w:asciiTheme="majorHAnsi" w:hAnsiTheme="majorHAnsi"/>
    </w:rPr>
  </w:style>
  <w:style w:type="character" w:styleId="LineNumber">
    <w:name w:val="line number"/>
    <w:basedOn w:val="DefaultParagraphFont"/>
    <w:uiPriority w:val="99"/>
    <w:semiHidden/>
    <w:unhideWhenUsed/>
    <w:rsid w:val="00B4498F"/>
  </w:style>
  <w:style w:type="paragraph" w:styleId="BalloonText">
    <w:name w:val="Balloon Text"/>
    <w:basedOn w:val="Normal"/>
    <w:link w:val="BalloonTextChar"/>
    <w:uiPriority w:val="99"/>
    <w:semiHidden/>
    <w:unhideWhenUsed/>
    <w:rsid w:val="007818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18D6"/>
    <w:rPr>
      <w:rFonts w:ascii="Segoe UI" w:hAnsi="Segoe UI" w:cs="Segoe UI"/>
      <w:sz w:val="18"/>
      <w:szCs w:val="18"/>
    </w:rPr>
  </w:style>
  <w:style w:type="character" w:styleId="Strong">
    <w:name w:val="Strong"/>
    <w:basedOn w:val="DefaultParagraphFont"/>
    <w:uiPriority w:val="22"/>
    <w:qFormat/>
    <w:rsid w:val="004E7C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488">
      <w:bodyDiv w:val="1"/>
      <w:marLeft w:val="0"/>
      <w:marRight w:val="0"/>
      <w:marTop w:val="0"/>
      <w:marBottom w:val="0"/>
      <w:divBdr>
        <w:top w:val="none" w:sz="0" w:space="0" w:color="auto"/>
        <w:left w:val="none" w:sz="0" w:space="0" w:color="auto"/>
        <w:bottom w:val="none" w:sz="0" w:space="0" w:color="auto"/>
        <w:right w:val="none" w:sz="0" w:space="0" w:color="auto"/>
      </w:divBdr>
      <w:divsChild>
        <w:div w:id="396172133">
          <w:marLeft w:val="0"/>
          <w:marRight w:val="0"/>
          <w:marTop w:val="0"/>
          <w:marBottom w:val="0"/>
          <w:divBdr>
            <w:top w:val="none" w:sz="0" w:space="0" w:color="auto"/>
            <w:left w:val="none" w:sz="0" w:space="0" w:color="auto"/>
            <w:bottom w:val="none" w:sz="0" w:space="0" w:color="auto"/>
            <w:right w:val="none" w:sz="0" w:space="0" w:color="auto"/>
          </w:divBdr>
          <w:divsChild>
            <w:div w:id="982848960">
              <w:marLeft w:val="0"/>
              <w:marRight w:val="0"/>
              <w:marTop w:val="0"/>
              <w:marBottom w:val="0"/>
              <w:divBdr>
                <w:top w:val="none" w:sz="0" w:space="0" w:color="auto"/>
                <w:left w:val="none" w:sz="0" w:space="0" w:color="auto"/>
                <w:bottom w:val="none" w:sz="0" w:space="0" w:color="auto"/>
                <w:right w:val="none" w:sz="0" w:space="0" w:color="auto"/>
              </w:divBdr>
            </w:div>
            <w:div w:id="138157294">
              <w:marLeft w:val="0"/>
              <w:marRight w:val="0"/>
              <w:marTop w:val="0"/>
              <w:marBottom w:val="0"/>
              <w:divBdr>
                <w:top w:val="none" w:sz="0" w:space="0" w:color="auto"/>
                <w:left w:val="none" w:sz="0" w:space="0" w:color="auto"/>
                <w:bottom w:val="none" w:sz="0" w:space="0" w:color="auto"/>
                <w:right w:val="none" w:sz="0" w:space="0" w:color="auto"/>
              </w:divBdr>
            </w:div>
            <w:div w:id="1750033360">
              <w:marLeft w:val="0"/>
              <w:marRight w:val="0"/>
              <w:marTop w:val="0"/>
              <w:marBottom w:val="0"/>
              <w:divBdr>
                <w:top w:val="none" w:sz="0" w:space="0" w:color="auto"/>
                <w:left w:val="none" w:sz="0" w:space="0" w:color="auto"/>
                <w:bottom w:val="none" w:sz="0" w:space="0" w:color="auto"/>
                <w:right w:val="none" w:sz="0" w:space="0" w:color="auto"/>
              </w:divBdr>
            </w:div>
            <w:div w:id="1059670602">
              <w:marLeft w:val="0"/>
              <w:marRight w:val="0"/>
              <w:marTop w:val="0"/>
              <w:marBottom w:val="0"/>
              <w:divBdr>
                <w:top w:val="none" w:sz="0" w:space="0" w:color="auto"/>
                <w:left w:val="none" w:sz="0" w:space="0" w:color="auto"/>
                <w:bottom w:val="none" w:sz="0" w:space="0" w:color="auto"/>
                <w:right w:val="none" w:sz="0" w:space="0" w:color="auto"/>
              </w:divBdr>
            </w:div>
            <w:div w:id="317458900">
              <w:marLeft w:val="0"/>
              <w:marRight w:val="0"/>
              <w:marTop w:val="0"/>
              <w:marBottom w:val="0"/>
              <w:divBdr>
                <w:top w:val="none" w:sz="0" w:space="0" w:color="auto"/>
                <w:left w:val="none" w:sz="0" w:space="0" w:color="auto"/>
                <w:bottom w:val="none" w:sz="0" w:space="0" w:color="auto"/>
                <w:right w:val="none" w:sz="0" w:space="0" w:color="auto"/>
              </w:divBdr>
            </w:div>
            <w:div w:id="431243917">
              <w:marLeft w:val="0"/>
              <w:marRight w:val="0"/>
              <w:marTop w:val="0"/>
              <w:marBottom w:val="0"/>
              <w:divBdr>
                <w:top w:val="none" w:sz="0" w:space="0" w:color="auto"/>
                <w:left w:val="none" w:sz="0" w:space="0" w:color="auto"/>
                <w:bottom w:val="none" w:sz="0" w:space="0" w:color="auto"/>
                <w:right w:val="none" w:sz="0" w:space="0" w:color="auto"/>
              </w:divBdr>
            </w:div>
            <w:div w:id="607127048">
              <w:marLeft w:val="0"/>
              <w:marRight w:val="0"/>
              <w:marTop w:val="0"/>
              <w:marBottom w:val="0"/>
              <w:divBdr>
                <w:top w:val="none" w:sz="0" w:space="0" w:color="auto"/>
                <w:left w:val="none" w:sz="0" w:space="0" w:color="auto"/>
                <w:bottom w:val="none" w:sz="0" w:space="0" w:color="auto"/>
                <w:right w:val="none" w:sz="0" w:space="0" w:color="auto"/>
              </w:divBdr>
            </w:div>
            <w:div w:id="1537161311">
              <w:marLeft w:val="0"/>
              <w:marRight w:val="0"/>
              <w:marTop w:val="0"/>
              <w:marBottom w:val="0"/>
              <w:divBdr>
                <w:top w:val="none" w:sz="0" w:space="0" w:color="auto"/>
                <w:left w:val="none" w:sz="0" w:space="0" w:color="auto"/>
                <w:bottom w:val="none" w:sz="0" w:space="0" w:color="auto"/>
                <w:right w:val="none" w:sz="0" w:space="0" w:color="auto"/>
              </w:divBdr>
            </w:div>
            <w:div w:id="105049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58">
      <w:bodyDiv w:val="1"/>
      <w:marLeft w:val="0"/>
      <w:marRight w:val="0"/>
      <w:marTop w:val="0"/>
      <w:marBottom w:val="0"/>
      <w:divBdr>
        <w:top w:val="none" w:sz="0" w:space="0" w:color="auto"/>
        <w:left w:val="none" w:sz="0" w:space="0" w:color="auto"/>
        <w:bottom w:val="none" w:sz="0" w:space="0" w:color="auto"/>
        <w:right w:val="none" w:sz="0" w:space="0" w:color="auto"/>
      </w:divBdr>
      <w:divsChild>
        <w:div w:id="189610819">
          <w:marLeft w:val="0"/>
          <w:marRight w:val="0"/>
          <w:marTop w:val="0"/>
          <w:marBottom w:val="0"/>
          <w:divBdr>
            <w:top w:val="none" w:sz="0" w:space="0" w:color="auto"/>
            <w:left w:val="none" w:sz="0" w:space="0" w:color="auto"/>
            <w:bottom w:val="none" w:sz="0" w:space="0" w:color="auto"/>
            <w:right w:val="none" w:sz="0" w:space="0" w:color="auto"/>
          </w:divBdr>
          <w:divsChild>
            <w:div w:id="1305238558">
              <w:marLeft w:val="0"/>
              <w:marRight w:val="0"/>
              <w:marTop w:val="0"/>
              <w:marBottom w:val="0"/>
              <w:divBdr>
                <w:top w:val="none" w:sz="0" w:space="0" w:color="auto"/>
                <w:left w:val="none" w:sz="0" w:space="0" w:color="auto"/>
                <w:bottom w:val="none" w:sz="0" w:space="0" w:color="auto"/>
                <w:right w:val="none" w:sz="0" w:space="0" w:color="auto"/>
              </w:divBdr>
            </w:div>
            <w:div w:id="466170516">
              <w:marLeft w:val="0"/>
              <w:marRight w:val="0"/>
              <w:marTop w:val="0"/>
              <w:marBottom w:val="0"/>
              <w:divBdr>
                <w:top w:val="none" w:sz="0" w:space="0" w:color="auto"/>
                <w:left w:val="none" w:sz="0" w:space="0" w:color="auto"/>
                <w:bottom w:val="none" w:sz="0" w:space="0" w:color="auto"/>
                <w:right w:val="none" w:sz="0" w:space="0" w:color="auto"/>
              </w:divBdr>
            </w:div>
            <w:div w:id="2043089468">
              <w:marLeft w:val="0"/>
              <w:marRight w:val="0"/>
              <w:marTop w:val="0"/>
              <w:marBottom w:val="0"/>
              <w:divBdr>
                <w:top w:val="none" w:sz="0" w:space="0" w:color="auto"/>
                <w:left w:val="none" w:sz="0" w:space="0" w:color="auto"/>
                <w:bottom w:val="none" w:sz="0" w:space="0" w:color="auto"/>
                <w:right w:val="none" w:sz="0" w:space="0" w:color="auto"/>
              </w:divBdr>
            </w:div>
            <w:div w:id="92091686">
              <w:marLeft w:val="0"/>
              <w:marRight w:val="0"/>
              <w:marTop w:val="0"/>
              <w:marBottom w:val="0"/>
              <w:divBdr>
                <w:top w:val="none" w:sz="0" w:space="0" w:color="auto"/>
                <w:left w:val="none" w:sz="0" w:space="0" w:color="auto"/>
                <w:bottom w:val="none" w:sz="0" w:space="0" w:color="auto"/>
                <w:right w:val="none" w:sz="0" w:space="0" w:color="auto"/>
              </w:divBdr>
            </w:div>
            <w:div w:id="2108227797">
              <w:marLeft w:val="0"/>
              <w:marRight w:val="0"/>
              <w:marTop w:val="0"/>
              <w:marBottom w:val="0"/>
              <w:divBdr>
                <w:top w:val="none" w:sz="0" w:space="0" w:color="auto"/>
                <w:left w:val="none" w:sz="0" w:space="0" w:color="auto"/>
                <w:bottom w:val="none" w:sz="0" w:space="0" w:color="auto"/>
                <w:right w:val="none" w:sz="0" w:space="0" w:color="auto"/>
              </w:divBdr>
            </w:div>
            <w:div w:id="19190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5995">
      <w:bodyDiv w:val="1"/>
      <w:marLeft w:val="0"/>
      <w:marRight w:val="0"/>
      <w:marTop w:val="0"/>
      <w:marBottom w:val="0"/>
      <w:divBdr>
        <w:top w:val="none" w:sz="0" w:space="0" w:color="auto"/>
        <w:left w:val="none" w:sz="0" w:space="0" w:color="auto"/>
        <w:bottom w:val="none" w:sz="0" w:space="0" w:color="auto"/>
        <w:right w:val="none" w:sz="0" w:space="0" w:color="auto"/>
      </w:divBdr>
      <w:divsChild>
        <w:div w:id="788822375">
          <w:marLeft w:val="0"/>
          <w:marRight w:val="0"/>
          <w:marTop w:val="0"/>
          <w:marBottom w:val="0"/>
          <w:divBdr>
            <w:top w:val="none" w:sz="0" w:space="0" w:color="auto"/>
            <w:left w:val="none" w:sz="0" w:space="0" w:color="auto"/>
            <w:bottom w:val="none" w:sz="0" w:space="0" w:color="auto"/>
            <w:right w:val="none" w:sz="0" w:space="0" w:color="auto"/>
          </w:divBdr>
          <w:divsChild>
            <w:div w:id="1508323529">
              <w:marLeft w:val="0"/>
              <w:marRight w:val="0"/>
              <w:marTop w:val="0"/>
              <w:marBottom w:val="0"/>
              <w:divBdr>
                <w:top w:val="none" w:sz="0" w:space="0" w:color="auto"/>
                <w:left w:val="none" w:sz="0" w:space="0" w:color="auto"/>
                <w:bottom w:val="none" w:sz="0" w:space="0" w:color="auto"/>
                <w:right w:val="none" w:sz="0" w:space="0" w:color="auto"/>
              </w:divBdr>
            </w:div>
            <w:div w:id="582181105">
              <w:marLeft w:val="0"/>
              <w:marRight w:val="0"/>
              <w:marTop w:val="0"/>
              <w:marBottom w:val="0"/>
              <w:divBdr>
                <w:top w:val="none" w:sz="0" w:space="0" w:color="auto"/>
                <w:left w:val="none" w:sz="0" w:space="0" w:color="auto"/>
                <w:bottom w:val="none" w:sz="0" w:space="0" w:color="auto"/>
                <w:right w:val="none" w:sz="0" w:space="0" w:color="auto"/>
              </w:divBdr>
            </w:div>
            <w:div w:id="781073340">
              <w:marLeft w:val="0"/>
              <w:marRight w:val="0"/>
              <w:marTop w:val="0"/>
              <w:marBottom w:val="0"/>
              <w:divBdr>
                <w:top w:val="none" w:sz="0" w:space="0" w:color="auto"/>
                <w:left w:val="none" w:sz="0" w:space="0" w:color="auto"/>
                <w:bottom w:val="none" w:sz="0" w:space="0" w:color="auto"/>
                <w:right w:val="none" w:sz="0" w:space="0" w:color="auto"/>
              </w:divBdr>
            </w:div>
            <w:div w:id="792792272">
              <w:marLeft w:val="0"/>
              <w:marRight w:val="0"/>
              <w:marTop w:val="0"/>
              <w:marBottom w:val="0"/>
              <w:divBdr>
                <w:top w:val="none" w:sz="0" w:space="0" w:color="auto"/>
                <w:left w:val="none" w:sz="0" w:space="0" w:color="auto"/>
                <w:bottom w:val="none" w:sz="0" w:space="0" w:color="auto"/>
                <w:right w:val="none" w:sz="0" w:space="0" w:color="auto"/>
              </w:divBdr>
            </w:div>
            <w:div w:id="36315476">
              <w:marLeft w:val="0"/>
              <w:marRight w:val="0"/>
              <w:marTop w:val="0"/>
              <w:marBottom w:val="0"/>
              <w:divBdr>
                <w:top w:val="none" w:sz="0" w:space="0" w:color="auto"/>
                <w:left w:val="none" w:sz="0" w:space="0" w:color="auto"/>
                <w:bottom w:val="none" w:sz="0" w:space="0" w:color="auto"/>
                <w:right w:val="none" w:sz="0" w:space="0" w:color="auto"/>
              </w:divBdr>
            </w:div>
            <w:div w:id="6429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4364">
      <w:bodyDiv w:val="1"/>
      <w:marLeft w:val="0"/>
      <w:marRight w:val="0"/>
      <w:marTop w:val="0"/>
      <w:marBottom w:val="0"/>
      <w:divBdr>
        <w:top w:val="none" w:sz="0" w:space="0" w:color="auto"/>
        <w:left w:val="none" w:sz="0" w:space="0" w:color="auto"/>
        <w:bottom w:val="none" w:sz="0" w:space="0" w:color="auto"/>
        <w:right w:val="none" w:sz="0" w:space="0" w:color="auto"/>
      </w:divBdr>
      <w:divsChild>
        <w:div w:id="1098216876">
          <w:marLeft w:val="0"/>
          <w:marRight w:val="0"/>
          <w:marTop w:val="0"/>
          <w:marBottom w:val="0"/>
          <w:divBdr>
            <w:top w:val="none" w:sz="0" w:space="0" w:color="auto"/>
            <w:left w:val="none" w:sz="0" w:space="0" w:color="auto"/>
            <w:bottom w:val="none" w:sz="0" w:space="0" w:color="auto"/>
            <w:right w:val="none" w:sz="0" w:space="0" w:color="auto"/>
          </w:divBdr>
          <w:divsChild>
            <w:div w:id="178589225">
              <w:marLeft w:val="0"/>
              <w:marRight w:val="0"/>
              <w:marTop w:val="0"/>
              <w:marBottom w:val="0"/>
              <w:divBdr>
                <w:top w:val="none" w:sz="0" w:space="0" w:color="auto"/>
                <w:left w:val="none" w:sz="0" w:space="0" w:color="auto"/>
                <w:bottom w:val="none" w:sz="0" w:space="0" w:color="auto"/>
                <w:right w:val="none" w:sz="0" w:space="0" w:color="auto"/>
              </w:divBdr>
            </w:div>
            <w:div w:id="1255361299">
              <w:marLeft w:val="0"/>
              <w:marRight w:val="0"/>
              <w:marTop w:val="0"/>
              <w:marBottom w:val="0"/>
              <w:divBdr>
                <w:top w:val="none" w:sz="0" w:space="0" w:color="auto"/>
                <w:left w:val="none" w:sz="0" w:space="0" w:color="auto"/>
                <w:bottom w:val="none" w:sz="0" w:space="0" w:color="auto"/>
                <w:right w:val="none" w:sz="0" w:space="0" w:color="auto"/>
              </w:divBdr>
            </w:div>
            <w:div w:id="86463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0630">
      <w:bodyDiv w:val="1"/>
      <w:marLeft w:val="0"/>
      <w:marRight w:val="0"/>
      <w:marTop w:val="0"/>
      <w:marBottom w:val="0"/>
      <w:divBdr>
        <w:top w:val="none" w:sz="0" w:space="0" w:color="auto"/>
        <w:left w:val="none" w:sz="0" w:space="0" w:color="auto"/>
        <w:bottom w:val="none" w:sz="0" w:space="0" w:color="auto"/>
        <w:right w:val="none" w:sz="0" w:space="0" w:color="auto"/>
      </w:divBdr>
      <w:divsChild>
        <w:div w:id="183708455">
          <w:marLeft w:val="0"/>
          <w:marRight w:val="0"/>
          <w:marTop w:val="0"/>
          <w:marBottom w:val="0"/>
          <w:divBdr>
            <w:top w:val="none" w:sz="0" w:space="0" w:color="auto"/>
            <w:left w:val="none" w:sz="0" w:space="0" w:color="auto"/>
            <w:bottom w:val="none" w:sz="0" w:space="0" w:color="auto"/>
            <w:right w:val="none" w:sz="0" w:space="0" w:color="auto"/>
          </w:divBdr>
          <w:divsChild>
            <w:div w:id="763763563">
              <w:marLeft w:val="0"/>
              <w:marRight w:val="0"/>
              <w:marTop w:val="0"/>
              <w:marBottom w:val="0"/>
              <w:divBdr>
                <w:top w:val="none" w:sz="0" w:space="0" w:color="auto"/>
                <w:left w:val="none" w:sz="0" w:space="0" w:color="auto"/>
                <w:bottom w:val="none" w:sz="0" w:space="0" w:color="auto"/>
                <w:right w:val="none" w:sz="0" w:space="0" w:color="auto"/>
              </w:divBdr>
            </w:div>
            <w:div w:id="1735424169">
              <w:marLeft w:val="0"/>
              <w:marRight w:val="0"/>
              <w:marTop w:val="0"/>
              <w:marBottom w:val="0"/>
              <w:divBdr>
                <w:top w:val="none" w:sz="0" w:space="0" w:color="auto"/>
                <w:left w:val="none" w:sz="0" w:space="0" w:color="auto"/>
                <w:bottom w:val="none" w:sz="0" w:space="0" w:color="auto"/>
                <w:right w:val="none" w:sz="0" w:space="0" w:color="auto"/>
              </w:divBdr>
            </w:div>
            <w:div w:id="367487417">
              <w:marLeft w:val="0"/>
              <w:marRight w:val="0"/>
              <w:marTop w:val="0"/>
              <w:marBottom w:val="0"/>
              <w:divBdr>
                <w:top w:val="none" w:sz="0" w:space="0" w:color="auto"/>
                <w:left w:val="none" w:sz="0" w:space="0" w:color="auto"/>
                <w:bottom w:val="none" w:sz="0" w:space="0" w:color="auto"/>
                <w:right w:val="none" w:sz="0" w:space="0" w:color="auto"/>
              </w:divBdr>
            </w:div>
            <w:div w:id="2124961829">
              <w:marLeft w:val="0"/>
              <w:marRight w:val="0"/>
              <w:marTop w:val="0"/>
              <w:marBottom w:val="0"/>
              <w:divBdr>
                <w:top w:val="none" w:sz="0" w:space="0" w:color="auto"/>
                <w:left w:val="none" w:sz="0" w:space="0" w:color="auto"/>
                <w:bottom w:val="none" w:sz="0" w:space="0" w:color="auto"/>
                <w:right w:val="none" w:sz="0" w:space="0" w:color="auto"/>
              </w:divBdr>
            </w:div>
            <w:div w:id="563180408">
              <w:marLeft w:val="0"/>
              <w:marRight w:val="0"/>
              <w:marTop w:val="0"/>
              <w:marBottom w:val="0"/>
              <w:divBdr>
                <w:top w:val="none" w:sz="0" w:space="0" w:color="auto"/>
                <w:left w:val="none" w:sz="0" w:space="0" w:color="auto"/>
                <w:bottom w:val="none" w:sz="0" w:space="0" w:color="auto"/>
                <w:right w:val="none" w:sz="0" w:space="0" w:color="auto"/>
              </w:divBdr>
            </w:div>
            <w:div w:id="19130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447">
      <w:bodyDiv w:val="1"/>
      <w:marLeft w:val="0"/>
      <w:marRight w:val="0"/>
      <w:marTop w:val="0"/>
      <w:marBottom w:val="0"/>
      <w:divBdr>
        <w:top w:val="none" w:sz="0" w:space="0" w:color="auto"/>
        <w:left w:val="none" w:sz="0" w:space="0" w:color="auto"/>
        <w:bottom w:val="none" w:sz="0" w:space="0" w:color="auto"/>
        <w:right w:val="none" w:sz="0" w:space="0" w:color="auto"/>
      </w:divBdr>
      <w:divsChild>
        <w:div w:id="1481536804">
          <w:marLeft w:val="0"/>
          <w:marRight w:val="0"/>
          <w:marTop w:val="0"/>
          <w:marBottom w:val="0"/>
          <w:divBdr>
            <w:top w:val="none" w:sz="0" w:space="0" w:color="auto"/>
            <w:left w:val="none" w:sz="0" w:space="0" w:color="auto"/>
            <w:bottom w:val="none" w:sz="0" w:space="0" w:color="auto"/>
            <w:right w:val="none" w:sz="0" w:space="0" w:color="auto"/>
          </w:divBdr>
          <w:divsChild>
            <w:div w:id="194077872">
              <w:marLeft w:val="0"/>
              <w:marRight w:val="0"/>
              <w:marTop w:val="0"/>
              <w:marBottom w:val="0"/>
              <w:divBdr>
                <w:top w:val="none" w:sz="0" w:space="0" w:color="auto"/>
                <w:left w:val="none" w:sz="0" w:space="0" w:color="auto"/>
                <w:bottom w:val="none" w:sz="0" w:space="0" w:color="auto"/>
                <w:right w:val="none" w:sz="0" w:space="0" w:color="auto"/>
              </w:divBdr>
            </w:div>
            <w:div w:id="1616324548">
              <w:marLeft w:val="0"/>
              <w:marRight w:val="0"/>
              <w:marTop w:val="0"/>
              <w:marBottom w:val="0"/>
              <w:divBdr>
                <w:top w:val="none" w:sz="0" w:space="0" w:color="auto"/>
                <w:left w:val="none" w:sz="0" w:space="0" w:color="auto"/>
                <w:bottom w:val="none" w:sz="0" w:space="0" w:color="auto"/>
                <w:right w:val="none" w:sz="0" w:space="0" w:color="auto"/>
              </w:divBdr>
            </w:div>
            <w:div w:id="80971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7954">
      <w:bodyDiv w:val="1"/>
      <w:marLeft w:val="0"/>
      <w:marRight w:val="0"/>
      <w:marTop w:val="0"/>
      <w:marBottom w:val="0"/>
      <w:divBdr>
        <w:top w:val="none" w:sz="0" w:space="0" w:color="auto"/>
        <w:left w:val="none" w:sz="0" w:space="0" w:color="auto"/>
        <w:bottom w:val="none" w:sz="0" w:space="0" w:color="auto"/>
        <w:right w:val="none" w:sz="0" w:space="0" w:color="auto"/>
      </w:divBdr>
      <w:divsChild>
        <w:div w:id="1872568763">
          <w:marLeft w:val="0"/>
          <w:marRight w:val="0"/>
          <w:marTop w:val="0"/>
          <w:marBottom w:val="0"/>
          <w:divBdr>
            <w:top w:val="none" w:sz="0" w:space="0" w:color="auto"/>
            <w:left w:val="none" w:sz="0" w:space="0" w:color="auto"/>
            <w:bottom w:val="none" w:sz="0" w:space="0" w:color="auto"/>
            <w:right w:val="none" w:sz="0" w:space="0" w:color="auto"/>
          </w:divBdr>
          <w:divsChild>
            <w:div w:id="216668332">
              <w:marLeft w:val="0"/>
              <w:marRight w:val="0"/>
              <w:marTop w:val="0"/>
              <w:marBottom w:val="0"/>
              <w:divBdr>
                <w:top w:val="none" w:sz="0" w:space="0" w:color="auto"/>
                <w:left w:val="none" w:sz="0" w:space="0" w:color="auto"/>
                <w:bottom w:val="none" w:sz="0" w:space="0" w:color="auto"/>
                <w:right w:val="none" w:sz="0" w:space="0" w:color="auto"/>
              </w:divBdr>
            </w:div>
            <w:div w:id="499660085">
              <w:marLeft w:val="0"/>
              <w:marRight w:val="0"/>
              <w:marTop w:val="0"/>
              <w:marBottom w:val="0"/>
              <w:divBdr>
                <w:top w:val="none" w:sz="0" w:space="0" w:color="auto"/>
                <w:left w:val="none" w:sz="0" w:space="0" w:color="auto"/>
                <w:bottom w:val="none" w:sz="0" w:space="0" w:color="auto"/>
                <w:right w:val="none" w:sz="0" w:space="0" w:color="auto"/>
              </w:divBdr>
            </w:div>
            <w:div w:id="152451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5234">
      <w:bodyDiv w:val="1"/>
      <w:marLeft w:val="0"/>
      <w:marRight w:val="0"/>
      <w:marTop w:val="0"/>
      <w:marBottom w:val="0"/>
      <w:divBdr>
        <w:top w:val="none" w:sz="0" w:space="0" w:color="auto"/>
        <w:left w:val="none" w:sz="0" w:space="0" w:color="auto"/>
        <w:bottom w:val="none" w:sz="0" w:space="0" w:color="auto"/>
        <w:right w:val="none" w:sz="0" w:space="0" w:color="auto"/>
      </w:divBdr>
      <w:divsChild>
        <w:div w:id="1062170378">
          <w:marLeft w:val="0"/>
          <w:marRight w:val="0"/>
          <w:marTop w:val="0"/>
          <w:marBottom w:val="0"/>
          <w:divBdr>
            <w:top w:val="none" w:sz="0" w:space="0" w:color="auto"/>
            <w:left w:val="none" w:sz="0" w:space="0" w:color="auto"/>
            <w:bottom w:val="none" w:sz="0" w:space="0" w:color="auto"/>
            <w:right w:val="none" w:sz="0" w:space="0" w:color="auto"/>
          </w:divBdr>
          <w:divsChild>
            <w:div w:id="854422226">
              <w:marLeft w:val="0"/>
              <w:marRight w:val="0"/>
              <w:marTop w:val="0"/>
              <w:marBottom w:val="0"/>
              <w:divBdr>
                <w:top w:val="none" w:sz="0" w:space="0" w:color="auto"/>
                <w:left w:val="none" w:sz="0" w:space="0" w:color="auto"/>
                <w:bottom w:val="none" w:sz="0" w:space="0" w:color="auto"/>
                <w:right w:val="none" w:sz="0" w:space="0" w:color="auto"/>
              </w:divBdr>
            </w:div>
            <w:div w:id="284628868">
              <w:marLeft w:val="0"/>
              <w:marRight w:val="0"/>
              <w:marTop w:val="0"/>
              <w:marBottom w:val="0"/>
              <w:divBdr>
                <w:top w:val="none" w:sz="0" w:space="0" w:color="auto"/>
                <w:left w:val="none" w:sz="0" w:space="0" w:color="auto"/>
                <w:bottom w:val="none" w:sz="0" w:space="0" w:color="auto"/>
                <w:right w:val="none" w:sz="0" w:space="0" w:color="auto"/>
              </w:divBdr>
            </w:div>
            <w:div w:id="560605531">
              <w:marLeft w:val="0"/>
              <w:marRight w:val="0"/>
              <w:marTop w:val="0"/>
              <w:marBottom w:val="0"/>
              <w:divBdr>
                <w:top w:val="none" w:sz="0" w:space="0" w:color="auto"/>
                <w:left w:val="none" w:sz="0" w:space="0" w:color="auto"/>
                <w:bottom w:val="none" w:sz="0" w:space="0" w:color="auto"/>
                <w:right w:val="none" w:sz="0" w:space="0" w:color="auto"/>
              </w:divBdr>
            </w:div>
            <w:div w:id="390926864">
              <w:marLeft w:val="0"/>
              <w:marRight w:val="0"/>
              <w:marTop w:val="0"/>
              <w:marBottom w:val="0"/>
              <w:divBdr>
                <w:top w:val="none" w:sz="0" w:space="0" w:color="auto"/>
                <w:left w:val="none" w:sz="0" w:space="0" w:color="auto"/>
                <w:bottom w:val="none" w:sz="0" w:space="0" w:color="auto"/>
                <w:right w:val="none" w:sz="0" w:space="0" w:color="auto"/>
              </w:divBdr>
            </w:div>
            <w:div w:id="9221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6987">
      <w:bodyDiv w:val="1"/>
      <w:marLeft w:val="0"/>
      <w:marRight w:val="0"/>
      <w:marTop w:val="0"/>
      <w:marBottom w:val="0"/>
      <w:divBdr>
        <w:top w:val="none" w:sz="0" w:space="0" w:color="auto"/>
        <w:left w:val="none" w:sz="0" w:space="0" w:color="auto"/>
        <w:bottom w:val="none" w:sz="0" w:space="0" w:color="auto"/>
        <w:right w:val="none" w:sz="0" w:space="0" w:color="auto"/>
      </w:divBdr>
    </w:div>
    <w:div w:id="178127633">
      <w:bodyDiv w:val="1"/>
      <w:marLeft w:val="0"/>
      <w:marRight w:val="0"/>
      <w:marTop w:val="0"/>
      <w:marBottom w:val="0"/>
      <w:divBdr>
        <w:top w:val="none" w:sz="0" w:space="0" w:color="auto"/>
        <w:left w:val="none" w:sz="0" w:space="0" w:color="auto"/>
        <w:bottom w:val="none" w:sz="0" w:space="0" w:color="auto"/>
        <w:right w:val="none" w:sz="0" w:space="0" w:color="auto"/>
      </w:divBdr>
    </w:div>
    <w:div w:id="191042949">
      <w:bodyDiv w:val="1"/>
      <w:marLeft w:val="0"/>
      <w:marRight w:val="0"/>
      <w:marTop w:val="0"/>
      <w:marBottom w:val="0"/>
      <w:divBdr>
        <w:top w:val="none" w:sz="0" w:space="0" w:color="auto"/>
        <w:left w:val="none" w:sz="0" w:space="0" w:color="auto"/>
        <w:bottom w:val="none" w:sz="0" w:space="0" w:color="auto"/>
        <w:right w:val="none" w:sz="0" w:space="0" w:color="auto"/>
      </w:divBdr>
      <w:divsChild>
        <w:div w:id="319892810">
          <w:marLeft w:val="0"/>
          <w:marRight w:val="0"/>
          <w:marTop w:val="0"/>
          <w:marBottom w:val="0"/>
          <w:divBdr>
            <w:top w:val="none" w:sz="0" w:space="0" w:color="auto"/>
            <w:left w:val="none" w:sz="0" w:space="0" w:color="auto"/>
            <w:bottom w:val="none" w:sz="0" w:space="0" w:color="auto"/>
            <w:right w:val="none" w:sz="0" w:space="0" w:color="auto"/>
          </w:divBdr>
          <w:divsChild>
            <w:div w:id="12527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321">
      <w:bodyDiv w:val="1"/>
      <w:marLeft w:val="0"/>
      <w:marRight w:val="0"/>
      <w:marTop w:val="0"/>
      <w:marBottom w:val="0"/>
      <w:divBdr>
        <w:top w:val="none" w:sz="0" w:space="0" w:color="auto"/>
        <w:left w:val="none" w:sz="0" w:space="0" w:color="auto"/>
        <w:bottom w:val="none" w:sz="0" w:space="0" w:color="auto"/>
        <w:right w:val="none" w:sz="0" w:space="0" w:color="auto"/>
      </w:divBdr>
      <w:divsChild>
        <w:div w:id="730614863">
          <w:marLeft w:val="0"/>
          <w:marRight w:val="0"/>
          <w:marTop w:val="0"/>
          <w:marBottom w:val="0"/>
          <w:divBdr>
            <w:top w:val="none" w:sz="0" w:space="0" w:color="auto"/>
            <w:left w:val="none" w:sz="0" w:space="0" w:color="auto"/>
            <w:bottom w:val="none" w:sz="0" w:space="0" w:color="auto"/>
            <w:right w:val="none" w:sz="0" w:space="0" w:color="auto"/>
          </w:divBdr>
          <w:divsChild>
            <w:div w:id="713047674">
              <w:marLeft w:val="0"/>
              <w:marRight w:val="0"/>
              <w:marTop w:val="0"/>
              <w:marBottom w:val="0"/>
              <w:divBdr>
                <w:top w:val="none" w:sz="0" w:space="0" w:color="auto"/>
                <w:left w:val="none" w:sz="0" w:space="0" w:color="auto"/>
                <w:bottom w:val="none" w:sz="0" w:space="0" w:color="auto"/>
                <w:right w:val="none" w:sz="0" w:space="0" w:color="auto"/>
              </w:divBdr>
            </w:div>
            <w:div w:id="1670908921">
              <w:marLeft w:val="0"/>
              <w:marRight w:val="0"/>
              <w:marTop w:val="0"/>
              <w:marBottom w:val="0"/>
              <w:divBdr>
                <w:top w:val="none" w:sz="0" w:space="0" w:color="auto"/>
                <w:left w:val="none" w:sz="0" w:space="0" w:color="auto"/>
                <w:bottom w:val="none" w:sz="0" w:space="0" w:color="auto"/>
                <w:right w:val="none" w:sz="0" w:space="0" w:color="auto"/>
              </w:divBdr>
            </w:div>
            <w:div w:id="1757092311">
              <w:marLeft w:val="0"/>
              <w:marRight w:val="0"/>
              <w:marTop w:val="0"/>
              <w:marBottom w:val="0"/>
              <w:divBdr>
                <w:top w:val="none" w:sz="0" w:space="0" w:color="auto"/>
                <w:left w:val="none" w:sz="0" w:space="0" w:color="auto"/>
                <w:bottom w:val="none" w:sz="0" w:space="0" w:color="auto"/>
                <w:right w:val="none" w:sz="0" w:space="0" w:color="auto"/>
              </w:divBdr>
            </w:div>
            <w:div w:id="1340505212">
              <w:marLeft w:val="0"/>
              <w:marRight w:val="0"/>
              <w:marTop w:val="0"/>
              <w:marBottom w:val="0"/>
              <w:divBdr>
                <w:top w:val="none" w:sz="0" w:space="0" w:color="auto"/>
                <w:left w:val="none" w:sz="0" w:space="0" w:color="auto"/>
                <w:bottom w:val="none" w:sz="0" w:space="0" w:color="auto"/>
                <w:right w:val="none" w:sz="0" w:space="0" w:color="auto"/>
              </w:divBdr>
            </w:div>
            <w:div w:id="1619408071">
              <w:marLeft w:val="0"/>
              <w:marRight w:val="0"/>
              <w:marTop w:val="0"/>
              <w:marBottom w:val="0"/>
              <w:divBdr>
                <w:top w:val="none" w:sz="0" w:space="0" w:color="auto"/>
                <w:left w:val="none" w:sz="0" w:space="0" w:color="auto"/>
                <w:bottom w:val="none" w:sz="0" w:space="0" w:color="auto"/>
                <w:right w:val="none" w:sz="0" w:space="0" w:color="auto"/>
              </w:divBdr>
            </w:div>
            <w:div w:id="1471092103">
              <w:marLeft w:val="0"/>
              <w:marRight w:val="0"/>
              <w:marTop w:val="0"/>
              <w:marBottom w:val="0"/>
              <w:divBdr>
                <w:top w:val="none" w:sz="0" w:space="0" w:color="auto"/>
                <w:left w:val="none" w:sz="0" w:space="0" w:color="auto"/>
                <w:bottom w:val="none" w:sz="0" w:space="0" w:color="auto"/>
                <w:right w:val="none" w:sz="0" w:space="0" w:color="auto"/>
              </w:divBdr>
            </w:div>
            <w:div w:id="15103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5812">
      <w:bodyDiv w:val="1"/>
      <w:marLeft w:val="0"/>
      <w:marRight w:val="0"/>
      <w:marTop w:val="0"/>
      <w:marBottom w:val="0"/>
      <w:divBdr>
        <w:top w:val="none" w:sz="0" w:space="0" w:color="auto"/>
        <w:left w:val="none" w:sz="0" w:space="0" w:color="auto"/>
        <w:bottom w:val="none" w:sz="0" w:space="0" w:color="auto"/>
        <w:right w:val="none" w:sz="0" w:space="0" w:color="auto"/>
      </w:divBdr>
      <w:divsChild>
        <w:div w:id="1870756779">
          <w:marLeft w:val="0"/>
          <w:marRight w:val="0"/>
          <w:marTop w:val="0"/>
          <w:marBottom w:val="0"/>
          <w:divBdr>
            <w:top w:val="none" w:sz="0" w:space="0" w:color="auto"/>
            <w:left w:val="none" w:sz="0" w:space="0" w:color="auto"/>
            <w:bottom w:val="none" w:sz="0" w:space="0" w:color="auto"/>
            <w:right w:val="none" w:sz="0" w:space="0" w:color="auto"/>
          </w:divBdr>
          <w:divsChild>
            <w:div w:id="2069768863">
              <w:marLeft w:val="0"/>
              <w:marRight w:val="0"/>
              <w:marTop w:val="0"/>
              <w:marBottom w:val="0"/>
              <w:divBdr>
                <w:top w:val="none" w:sz="0" w:space="0" w:color="auto"/>
                <w:left w:val="none" w:sz="0" w:space="0" w:color="auto"/>
                <w:bottom w:val="none" w:sz="0" w:space="0" w:color="auto"/>
                <w:right w:val="none" w:sz="0" w:space="0" w:color="auto"/>
              </w:divBdr>
            </w:div>
            <w:div w:id="540091058">
              <w:marLeft w:val="0"/>
              <w:marRight w:val="0"/>
              <w:marTop w:val="0"/>
              <w:marBottom w:val="0"/>
              <w:divBdr>
                <w:top w:val="none" w:sz="0" w:space="0" w:color="auto"/>
                <w:left w:val="none" w:sz="0" w:space="0" w:color="auto"/>
                <w:bottom w:val="none" w:sz="0" w:space="0" w:color="auto"/>
                <w:right w:val="none" w:sz="0" w:space="0" w:color="auto"/>
              </w:divBdr>
            </w:div>
            <w:div w:id="7330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90209">
      <w:bodyDiv w:val="1"/>
      <w:marLeft w:val="0"/>
      <w:marRight w:val="0"/>
      <w:marTop w:val="0"/>
      <w:marBottom w:val="0"/>
      <w:divBdr>
        <w:top w:val="none" w:sz="0" w:space="0" w:color="auto"/>
        <w:left w:val="none" w:sz="0" w:space="0" w:color="auto"/>
        <w:bottom w:val="none" w:sz="0" w:space="0" w:color="auto"/>
        <w:right w:val="none" w:sz="0" w:space="0" w:color="auto"/>
      </w:divBdr>
      <w:divsChild>
        <w:div w:id="1916553218">
          <w:marLeft w:val="0"/>
          <w:marRight w:val="0"/>
          <w:marTop w:val="0"/>
          <w:marBottom w:val="0"/>
          <w:divBdr>
            <w:top w:val="none" w:sz="0" w:space="0" w:color="auto"/>
            <w:left w:val="none" w:sz="0" w:space="0" w:color="auto"/>
            <w:bottom w:val="none" w:sz="0" w:space="0" w:color="auto"/>
            <w:right w:val="none" w:sz="0" w:space="0" w:color="auto"/>
          </w:divBdr>
          <w:divsChild>
            <w:div w:id="173882474">
              <w:marLeft w:val="0"/>
              <w:marRight w:val="0"/>
              <w:marTop w:val="0"/>
              <w:marBottom w:val="0"/>
              <w:divBdr>
                <w:top w:val="none" w:sz="0" w:space="0" w:color="auto"/>
                <w:left w:val="none" w:sz="0" w:space="0" w:color="auto"/>
                <w:bottom w:val="none" w:sz="0" w:space="0" w:color="auto"/>
                <w:right w:val="none" w:sz="0" w:space="0" w:color="auto"/>
              </w:divBdr>
            </w:div>
            <w:div w:id="906762110">
              <w:marLeft w:val="0"/>
              <w:marRight w:val="0"/>
              <w:marTop w:val="0"/>
              <w:marBottom w:val="0"/>
              <w:divBdr>
                <w:top w:val="none" w:sz="0" w:space="0" w:color="auto"/>
                <w:left w:val="none" w:sz="0" w:space="0" w:color="auto"/>
                <w:bottom w:val="none" w:sz="0" w:space="0" w:color="auto"/>
                <w:right w:val="none" w:sz="0" w:space="0" w:color="auto"/>
              </w:divBdr>
            </w:div>
            <w:div w:id="1486893416">
              <w:marLeft w:val="0"/>
              <w:marRight w:val="0"/>
              <w:marTop w:val="0"/>
              <w:marBottom w:val="0"/>
              <w:divBdr>
                <w:top w:val="none" w:sz="0" w:space="0" w:color="auto"/>
                <w:left w:val="none" w:sz="0" w:space="0" w:color="auto"/>
                <w:bottom w:val="none" w:sz="0" w:space="0" w:color="auto"/>
                <w:right w:val="none" w:sz="0" w:space="0" w:color="auto"/>
              </w:divBdr>
            </w:div>
            <w:div w:id="1968732077">
              <w:marLeft w:val="0"/>
              <w:marRight w:val="0"/>
              <w:marTop w:val="0"/>
              <w:marBottom w:val="0"/>
              <w:divBdr>
                <w:top w:val="none" w:sz="0" w:space="0" w:color="auto"/>
                <w:left w:val="none" w:sz="0" w:space="0" w:color="auto"/>
                <w:bottom w:val="none" w:sz="0" w:space="0" w:color="auto"/>
                <w:right w:val="none" w:sz="0" w:space="0" w:color="auto"/>
              </w:divBdr>
            </w:div>
            <w:div w:id="1515879661">
              <w:marLeft w:val="0"/>
              <w:marRight w:val="0"/>
              <w:marTop w:val="0"/>
              <w:marBottom w:val="0"/>
              <w:divBdr>
                <w:top w:val="none" w:sz="0" w:space="0" w:color="auto"/>
                <w:left w:val="none" w:sz="0" w:space="0" w:color="auto"/>
                <w:bottom w:val="none" w:sz="0" w:space="0" w:color="auto"/>
                <w:right w:val="none" w:sz="0" w:space="0" w:color="auto"/>
              </w:divBdr>
            </w:div>
            <w:div w:id="1003557022">
              <w:marLeft w:val="0"/>
              <w:marRight w:val="0"/>
              <w:marTop w:val="0"/>
              <w:marBottom w:val="0"/>
              <w:divBdr>
                <w:top w:val="none" w:sz="0" w:space="0" w:color="auto"/>
                <w:left w:val="none" w:sz="0" w:space="0" w:color="auto"/>
                <w:bottom w:val="none" w:sz="0" w:space="0" w:color="auto"/>
                <w:right w:val="none" w:sz="0" w:space="0" w:color="auto"/>
              </w:divBdr>
            </w:div>
            <w:div w:id="119349335">
              <w:marLeft w:val="0"/>
              <w:marRight w:val="0"/>
              <w:marTop w:val="0"/>
              <w:marBottom w:val="0"/>
              <w:divBdr>
                <w:top w:val="none" w:sz="0" w:space="0" w:color="auto"/>
                <w:left w:val="none" w:sz="0" w:space="0" w:color="auto"/>
                <w:bottom w:val="none" w:sz="0" w:space="0" w:color="auto"/>
                <w:right w:val="none" w:sz="0" w:space="0" w:color="auto"/>
              </w:divBdr>
            </w:div>
            <w:div w:id="950086075">
              <w:marLeft w:val="0"/>
              <w:marRight w:val="0"/>
              <w:marTop w:val="0"/>
              <w:marBottom w:val="0"/>
              <w:divBdr>
                <w:top w:val="none" w:sz="0" w:space="0" w:color="auto"/>
                <w:left w:val="none" w:sz="0" w:space="0" w:color="auto"/>
                <w:bottom w:val="none" w:sz="0" w:space="0" w:color="auto"/>
                <w:right w:val="none" w:sz="0" w:space="0" w:color="auto"/>
              </w:divBdr>
            </w:div>
            <w:div w:id="1816095265">
              <w:marLeft w:val="0"/>
              <w:marRight w:val="0"/>
              <w:marTop w:val="0"/>
              <w:marBottom w:val="0"/>
              <w:divBdr>
                <w:top w:val="none" w:sz="0" w:space="0" w:color="auto"/>
                <w:left w:val="none" w:sz="0" w:space="0" w:color="auto"/>
                <w:bottom w:val="none" w:sz="0" w:space="0" w:color="auto"/>
                <w:right w:val="none" w:sz="0" w:space="0" w:color="auto"/>
              </w:divBdr>
            </w:div>
            <w:div w:id="755979541">
              <w:marLeft w:val="0"/>
              <w:marRight w:val="0"/>
              <w:marTop w:val="0"/>
              <w:marBottom w:val="0"/>
              <w:divBdr>
                <w:top w:val="none" w:sz="0" w:space="0" w:color="auto"/>
                <w:left w:val="none" w:sz="0" w:space="0" w:color="auto"/>
                <w:bottom w:val="none" w:sz="0" w:space="0" w:color="auto"/>
                <w:right w:val="none" w:sz="0" w:space="0" w:color="auto"/>
              </w:divBdr>
            </w:div>
            <w:div w:id="936981052">
              <w:marLeft w:val="0"/>
              <w:marRight w:val="0"/>
              <w:marTop w:val="0"/>
              <w:marBottom w:val="0"/>
              <w:divBdr>
                <w:top w:val="none" w:sz="0" w:space="0" w:color="auto"/>
                <w:left w:val="none" w:sz="0" w:space="0" w:color="auto"/>
                <w:bottom w:val="none" w:sz="0" w:space="0" w:color="auto"/>
                <w:right w:val="none" w:sz="0" w:space="0" w:color="auto"/>
              </w:divBdr>
            </w:div>
            <w:div w:id="1146506247">
              <w:marLeft w:val="0"/>
              <w:marRight w:val="0"/>
              <w:marTop w:val="0"/>
              <w:marBottom w:val="0"/>
              <w:divBdr>
                <w:top w:val="none" w:sz="0" w:space="0" w:color="auto"/>
                <w:left w:val="none" w:sz="0" w:space="0" w:color="auto"/>
                <w:bottom w:val="none" w:sz="0" w:space="0" w:color="auto"/>
                <w:right w:val="none" w:sz="0" w:space="0" w:color="auto"/>
              </w:divBdr>
            </w:div>
            <w:div w:id="1198859888">
              <w:marLeft w:val="0"/>
              <w:marRight w:val="0"/>
              <w:marTop w:val="0"/>
              <w:marBottom w:val="0"/>
              <w:divBdr>
                <w:top w:val="none" w:sz="0" w:space="0" w:color="auto"/>
                <w:left w:val="none" w:sz="0" w:space="0" w:color="auto"/>
                <w:bottom w:val="none" w:sz="0" w:space="0" w:color="auto"/>
                <w:right w:val="none" w:sz="0" w:space="0" w:color="auto"/>
              </w:divBdr>
            </w:div>
            <w:div w:id="891889436">
              <w:marLeft w:val="0"/>
              <w:marRight w:val="0"/>
              <w:marTop w:val="0"/>
              <w:marBottom w:val="0"/>
              <w:divBdr>
                <w:top w:val="none" w:sz="0" w:space="0" w:color="auto"/>
                <w:left w:val="none" w:sz="0" w:space="0" w:color="auto"/>
                <w:bottom w:val="none" w:sz="0" w:space="0" w:color="auto"/>
                <w:right w:val="none" w:sz="0" w:space="0" w:color="auto"/>
              </w:divBdr>
            </w:div>
            <w:div w:id="1807121571">
              <w:marLeft w:val="0"/>
              <w:marRight w:val="0"/>
              <w:marTop w:val="0"/>
              <w:marBottom w:val="0"/>
              <w:divBdr>
                <w:top w:val="none" w:sz="0" w:space="0" w:color="auto"/>
                <w:left w:val="none" w:sz="0" w:space="0" w:color="auto"/>
                <w:bottom w:val="none" w:sz="0" w:space="0" w:color="auto"/>
                <w:right w:val="none" w:sz="0" w:space="0" w:color="auto"/>
              </w:divBdr>
            </w:div>
            <w:div w:id="826019140">
              <w:marLeft w:val="0"/>
              <w:marRight w:val="0"/>
              <w:marTop w:val="0"/>
              <w:marBottom w:val="0"/>
              <w:divBdr>
                <w:top w:val="none" w:sz="0" w:space="0" w:color="auto"/>
                <w:left w:val="none" w:sz="0" w:space="0" w:color="auto"/>
                <w:bottom w:val="none" w:sz="0" w:space="0" w:color="auto"/>
                <w:right w:val="none" w:sz="0" w:space="0" w:color="auto"/>
              </w:divBdr>
            </w:div>
            <w:div w:id="2136095535">
              <w:marLeft w:val="0"/>
              <w:marRight w:val="0"/>
              <w:marTop w:val="0"/>
              <w:marBottom w:val="0"/>
              <w:divBdr>
                <w:top w:val="none" w:sz="0" w:space="0" w:color="auto"/>
                <w:left w:val="none" w:sz="0" w:space="0" w:color="auto"/>
                <w:bottom w:val="none" w:sz="0" w:space="0" w:color="auto"/>
                <w:right w:val="none" w:sz="0" w:space="0" w:color="auto"/>
              </w:divBdr>
            </w:div>
            <w:div w:id="539322479">
              <w:marLeft w:val="0"/>
              <w:marRight w:val="0"/>
              <w:marTop w:val="0"/>
              <w:marBottom w:val="0"/>
              <w:divBdr>
                <w:top w:val="none" w:sz="0" w:space="0" w:color="auto"/>
                <w:left w:val="none" w:sz="0" w:space="0" w:color="auto"/>
                <w:bottom w:val="none" w:sz="0" w:space="0" w:color="auto"/>
                <w:right w:val="none" w:sz="0" w:space="0" w:color="auto"/>
              </w:divBdr>
            </w:div>
            <w:div w:id="606961112">
              <w:marLeft w:val="0"/>
              <w:marRight w:val="0"/>
              <w:marTop w:val="0"/>
              <w:marBottom w:val="0"/>
              <w:divBdr>
                <w:top w:val="none" w:sz="0" w:space="0" w:color="auto"/>
                <w:left w:val="none" w:sz="0" w:space="0" w:color="auto"/>
                <w:bottom w:val="none" w:sz="0" w:space="0" w:color="auto"/>
                <w:right w:val="none" w:sz="0" w:space="0" w:color="auto"/>
              </w:divBdr>
            </w:div>
            <w:div w:id="84500962">
              <w:marLeft w:val="0"/>
              <w:marRight w:val="0"/>
              <w:marTop w:val="0"/>
              <w:marBottom w:val="0"/>
              <w:divBdr>
                <w:top w:val="none" w:sz="0" w:space="0" w:color="auto"/>
                <w:left w:val="none" w:sz="0" w:space="0" w:color="auto"/>
                <w:bottom w:val="none" w:sz="0" w:space="0" w:color="auto"/>
                <w:right w:val="none" w:sz="0" w:space="0" w:color="auto"/>
              </w:divBdr>
            </w:div>
            <w:div w:id="1348361284">
              <w:marLeft w:val="0"/>
              <w:marRight w:val="0"/>
              <w:marTop w:val="0"/>
              <w:marBottom w:val="0"/>
              <w:divBdr>
                <w:top w:val="none" w:sz="0" w:space="0" w:color="auto"/>
                <w:left w:val="none" w:sz="0" w:space="0" w:color="auto"/>
                <w:bottom w:val="none" w:sz="0" w:space="0" w:color="auto"/>
                <w:right w:val="none" w:sz="0" w:space="0" w:color="auto"/>
              </w:divBdr>
            </w:div>
            <w:div w:id="1331516920">
              <w:marLeft w:val="0"/>
              <w:marRight w:val="0"/>
              <w:marTop w:val="0"/>
              <w:marBottom w:val="0"/>
              <w:divBdr>
                <w:top w:val="none" w:sz="0" w:space="0" w:color="auto"/>
                <w:left w:val="none" w:sz="0" w:space="0" w:color="auto"/>
                <w:bottom w:val="none" w:sz="0" w:space="0" w:color="auto"/>
                <w:right w:val="none" w:sz="0" w:space="0" w:color="auto"/>
              </w:divBdr>
            </w:div>
            <w:div w:id="470295775">
              <w:marLeft w:val="0"/>
              <w:marRight w:val="0"/>
              <w:marTop w:val="0"/>
              <w:marBottom w:val="0"/>
              <w:divBdr>
                <w:top w:val="none" w:sz="0" w:space="0" w:color="auto"/>
                <w:left w:val="none" w:sz="0" w:space="0" w:color="auto"/>
                <w:bottom w:val="none" w:sz="0" w:space="0" w:color="auto"/>
                <w:right w:val="none" w:sz="0" w:space="0" w:color="auto"/>
              </w:divBdr>
            </w:div>
            <w:div w:id="539587890">
              <w:marLeft w:val="0"/>
              <w:marRight w:val="0"/>
              <w:marTop w:val="0"/>
              <w:marBottom w:val="0"/>
              <w:divBdr>
                <w:top w:val="none" w:sz="0" w:space="0" w:color="auto"/>
                <w:left w:val="none" w:sz="0" w:space="0" w:color="auto"/>
                <w:bottom w:val="none" w:sz="0" w:space="0" w:color="auto"/>
                <w:right w:val="none" w:sz="0" w:space="0" w:color="auto"/>
              </w:divBdr>
            </w:div>
            <w:div w:id="441806362">
              <w:marLeft w:val="0"/>
              <w:marRight w:val="0"/>
              <w:marTop w:val="0"/>
              <w:marBottom w:val="0"/>
              <w:divBdr>
                <w:top w:val="none" w:sz="0" w:space="0" w:color="auto"/>
                <w:left w:val="none" w:sz="0" w:space="0" w:color="auto"/>
                <w:bottom w:val="none" w:sz="0" w:space="0" w:color="auto"/>
                <w:right w:val="none" w:sz="0" w:space="0" w:color="auto"/>
              </w:divBdr>
            </w:div>
            <w:div w:id="214197601">
              <w:marLeft w:val="0"/>
              <w:marRight w:val="0"/>
              <w:marTop w:val="0"/>
              <w:marBottom w:val="0"/>
              <w:divBdr>
                <w:top w:val="none" w:sz="0" w:space="0" w:color="auto"/>
                <w:left w:val="none" w:sz="0" w:space="0" w:color="auto"/>
                <w:bottom w:val="none" w:sz="0" w:space="0" w:color="auto"/>
                <w:right w:val="none" w:sz="0" w:space="0" w:color="auto"/>
              </w:divBdr>
            </w:div>
            <w:div w:id="1532958686">
              <w:marLeft w:val="0"/>
              <w:marRight w:val="0"/>
              <w:marTop w:val="0"/>
              <w:marBottom w:val="0"/>
              <w:divBdr>
                <w:top w:val="none" w:sz="0" w:space="0" w:color="auto"/>
                <w:left w:val="none" w:sz="0" w:space="0" w:color="auto"/>
                <w:bottom w:val="none" w:sz="0" w:space="0" w:color="auto"/>
                <w:right w:val="none" w:sz="0" w:space="0" w:color="auto"/>
              </w:divBdr>
            </w:div>
            <w:div w:id="756286738">
              <w:marLeft w:val="0"/>
              <w:marRight w:val="0"/>
              <w:marTop w:val="0"/>
              <w:marBottom w:val="0"/>
              <w:divBdr>
                <w:top w:val="none" w:sz="0" w:space="0" w:color="auto"/>
                <w:left w:val="none" w:sz="0" w:space="0" w:color="auto"/>
                <w:bottom w:val="none" w:sz="0" w:space="0" w:color="auto"/>
                <w:right w:val="none" w:sz="0" w:space="0" w:color="auto"/>
              </w:divBdr>
            </w:div>
            <w:div w:id="342516972">
              <w:marLeft w:val="0"/>
              <w:marRight w:val="0"/>
              <w:marTop w:val="0"/>
              <w:marBottom w:val="0"/>
              <w:divBdr>
                <w:top w:val="none" w:sz="0" w:space="0" w:color="auto"/>
                <w:left w:val="none" w:sz="0" w:space="0" w:color="auto"/>
                <w:bottom w:val="none" w:sz="0" w:space="0" w:color="auto"/>
                <w:right w:val="none" w:sz="0" w:space="0" w:color="auto"/>
              </w:divBdr>
            </w:div>
            <w:div w:id="1522889019">
              <w:marLeft w:val="0"/>
              <w:marRight w:val="0"/>
              <w:marTop w:val="0"/>
              <w:marBottom w:val="0"/>
              <w:divBdr>
                <w:top w:val="none" w:sz="0" w:space="0" w:color="auto"/>
                <w:left w:val="none" w:sz="0" w:space="0" w:color="auto"/>
                <w:bottom w:val="none" w:sz="0" w:space="0" w:color="auto"/>
                <w:right w:val="none" w:sz="0" w:space="0" w:color="auto"/>
              </w:divBdr>
            </w:div>
            <w:div w:id="21790313">
              <w:marLeft w:val="0"/>
              <w:marRight w:val="0"/>
              <w:marTop w:val="0"/>
              <w:marBottom w:val="0"/>
              <w:divBdr>
                <w:top w:val="none" w:sz="0" w:space="0" w:color="auto"/>
                <w:left w:val="none" w:sz="0" w:space="0" w:color="auto"/>
                <w:bottom w:val="none" w:sz="0" w:space="0" w:color="auto"/>
                <w:right w:val="none" w:sz="0" w:space="0" w:color="auto"/>
              </w:divBdr>
            </w:div>
            <w:div w:id="10130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5651">
      <w:bodyDiv w:val="1"/>
      <w:marLeft w:val="0"/>
      <w:marRight w:val="0"/>
      <w:marTop w:val="0"/>
      <w:marBottom w:val="0"/>
      <w:divBdr>
        <w:top w:val="none" w:sz="0" w:space="0" w:color="auto"/>
        <w:left w:val="none" w:sz="0" w:space="0" w:color="auto"/>
        <w:bottom w:val="none" w:sz="0" w:space="0" w:color="auto"/>
        <w:right w:val="none" w:sz="0" w:space="0" w:color="auto"/>
      </w:divBdr>
    </w:div>
    <w:div w:id="273245098">
      <w:bodyDiv w:val="1"/>
      <w:marLeft w:val="0"/>
      <w:marRight w:val="0"/>
      <w:marTop w:val="0"/>
      <w:marBottom w:val="0"/>
      <w:divBdr>
        <w:top w:val="none" w:sz="0" w:space="0" w:color="auto"/>
        <w:left w:val="none" w:sz="0" w:space="0" w:color="auto"/>
        <w:bottom w:val="none" w:sz="0" w:space="0" w:color="auto"/>
        <w:right w:val="none" w:sz="0" w:space="0" w:color="auto"/>
      </w:divBdr>
      <w:divsChild>
        <w:div w:id="516047246">
          <w:marLeft w:val="0"/>
          <w:marRight w:val="0"/>
          <w:marTop w:val="0"/>
          <w:marBottom w:val="0"/>
          <w:divBdr>
            <w:top w:val="none" w:sz="0" w:space="0" w:color="auto"/>
            <w:left w:val="none" w:sz="0" w:space="0" w:color="auto"/>
            <w:bottom w:val="none" w:sz="0" w:space="0" w:color="auto"/>
            <w:right w:val="none" w:sz="0" w:space="0" w:color="auto"/>
          </w:divBdr>
          <w:divsChild>
            <w:div w:id="820582957">
              <w:marLeft w:val="0"/>
              <w:marRight w:val="0"/>
              <w:marTop w:val="0"/>
              <w:marBottom w:val="0"/>
              <w:divBdr>
                <w:top w:val="none" w:sz="0" w:space="0" w:color="auto"/>
                <w:left w:val="none" w:sz="0" w:space="0" w:color="auto"/>
                <w:bottom w:val="none" w:sz="0" w:space="0" w:color="auto"/>
                <w:right w:val="none" w:sz="0" w:space="0" w:color="auto"/>
              </w:divBdr>
            </w:div>
            <w:div w:id="1098022155">
              <w:marLeft w:val="0"/>
              <w:marRight w:val="0"/>
              <w:marTop w:val="0"/>
              <w:marBottom w:val="0"/>
              <w:divBdr>
                <w:top w:val="none" w:sz="0" w:space="0" w:color="auto"/>
                <w:left w:val="none" w:sz="0" w:space="0" w:color="auto"/>
                <w:bottom w:val="none" w:sz="0" w:space="0" w:color="auto"/>
                <w:right w:val="none" w:sz="0" w:space="0" w:color="auto"/>
              </w:divBdr>
            </w:div>
            <w:div w:id="823394600">
              <w:marLeft w:val="0"/>
              <w:marRight w:val="0"/>
              <w:marTop w:val="0"/>
              <w:marBottom w:val="0"/>
              <w:divBdr>
                <w:top w:val="none" w:sz="0" w:space="0" w:color="auto"/>
                <w:left w:val="none" w:sz="0" w:space="0" w:color="auto"/>
                <w:bottom w:val="none" w:sz="0" w:space="0" w:color="auto"/>
                <w:right w:val="none" w:sz="0" w:space="0" w:color="auto"/>
              </w:divBdr>
            </w:div>
            <w:div w:id="1528905252">
              <w:marLeft w:val="0"/>
              <w:marRight w:val="0"/>
              <w:marTop w:val="0"/>
              <w:marBottom w:val="0"/>
              <w:divBdr>
                <w:top w:val="none" w:sz="0" w:space="0" w:color="auto"/>
                <w:left w:val="none" w:sz="0" w:space="0" w:color="auto"/>
                <w:bottom w:val="none" w:sz="0" w:space="0" w:color="auto"/>
                <w:right w:val="none" w:sz="0" w:space="0" w:color="auto"/>
              </w:divBdr>
            </w:div>
            <w:div w:id="1927617686">
              <w:marLeft w:val="0"/>
              <w:marRight w:val="0"/>
              <w:marTop w:val="0"/>
              <w:marBottom w:val="0"/>
              <w:divBdr>
                <w:top w:val="none" w:sz="0" w:space="0" w:color="auto"/>
                <w:left w:val="none" w:sz="0" w:space="0" w:color="auto"/>
                <w:bottom w:val="none" w:sz="0" w:space="0" w:color="auto"/>
                <w:right w:val="none" w:sz="0" w:space="0" w:color="auto"/>
              </w:divBdr>
            </w:div>
            <w:div w:id="1098913566">
              <w:marLeft w:val="0"/>
              <w:marRight w:val="0"/>
              <w:marTop w:val="0"/>
              <w:marBottom w:val="0"/>
              <w:divBdr>
                <w:top w:val="none" w:sz="0" w:space="0" w:color="auto"/>
                <w:left w:val="none" w:sz="0" w:space="0" w:color="auto"/>
                <w:bottom w:val="none" w:sz="0" w:space="0" w:color="auto"/>
                <w:right w:val="none" w:sz="0" w:space="0" w:color="auto"/>
              </w:divBdr>
            </w:div>
            <w:div w:id="1906528805">
              <w:marLeft w:val="0"/>
              <w:marRight w:val="0"/>
              <w:marTop w:val="0"/>
              <w:marBottom w:val="0"/>
              <w:divBdr>
                <w:top w:val="none" w:sz="0" w:space="0" w:color="auto"/>
                <w:left w:val="none" w:sz="0" w:space="0" w:color="auto"/>
                <w:bottom w:val="none" w:sz="0" w:space="0" w:color="auto"/>
                <w:right w:val="none" w:sz="0" w:space="0" w:color="auto"/>
              </w:divBdr>
            </w:div>
            <w:div w:id="1737896077">
              <w:marLeft w:val="0"/>
              <w:marRight w:val="0"/>
              <w:marTop w:val="0"/>
              <w:marBottom w:val="0"/>
              <w:divBdr>
                <w:top w:val="none" w:sz="0" w:space="0" w:color="auto"/>
                <w:left w:val="none" w:sz="0" w:space="0" w:color="auto"/>
                <w:bottom w:val="none" w:sz="0" w:space="0" w:color="auto"/>
                <w:right w:val="none" w:sz="0" w:space="0" w:color="auto"/>
              </w:divBdr>
            </w:div>
            <w:div w:id="564032720">
              <w:marLeft w:val="0"/>
              <w:marRight w:val="0"/>
              <w:marTop w:val="0"/>
              <w:marBottom w:val="0"/>
              <w:divBdr>
                <w:top w:val="none" w:sz="0" w:space="0" w:color="auto"/>
                <w:left w:val="none" w:sz="0" w:space="0" w:color="auto"/>
                <w:bottom w:val="none" w:sz="0" w:space="0" w:color="auto"/>
                <w:right w:val="none" w:sz="0" w:space="0" w:color="auto"/>
              </w:divBdr>
            </w:div>
            <w:div w:id="121971631">
              <w:marLeft w:val="0"/>
              <w:marRight w:val="0"/>
              <w:marTop w:val="0"/>
              <w:marBottom w:val="0"/>
              <w:divBdr>
                <w:top w:val="none" w:sz="0" w:space="0" w:color="auto"/>
                <w:left w:val="none" w:sz="0" w:space="0" w:color="auto"/>
                <w:bottom w:val="none" w:sz="0" w:space="0" w:color="auto"/>
                <w:right w:val="none" w:sz="0" w:space="0" w:color="auto"/>
              </w:divBdr>
            </w:div>
            <w:div w:id="2005475717">
              <w:marLeft w:val="0"/>
              <w:marRight w:val="0"/>
              <w:marTop w:val="0"/>
              <w:marBottom w:val="0"/>
              <w:divBdr>
                <w:top w:val="none" w:sz="0" w:space="0" w:color="auto"/>
                <w:left w:val="none" w:sz="0" w:space="0" w:color="auto"/>
                <w:bottom w:val="none" w:sz="0" w:space="0" w:color="auto"/>
                <w:right w:val="none" w:sz="0" w:space="0" w:color="auto"/>
              </w:divBdr>
            </w:div>
            <w:div w:id="97793870">
              <w:marLeft w:val="0"/>
              <w:marRight w:val="0"/>
              <w:marTop w:val="0"/>
              <w:marBottom w:val="0"/>
              <w:divBdr>
                <w:top w:val="none" w:sz="0" w:space="0" w:color="auto"/>
                <w:left w:val="none" w:sz="0" w:space="0" w:color="auto"/>
                <w:bottom w:val="none" w:sz="0" w:space="0" w:color="auto"/>
                <w:right w:val="none" w:sz="0" w:space="0" w:color="auto"/>
              </w:divBdr>
            </w:div>
            <w:div w:id="1032540411">
              <w:marLeft w:val="0"/>
              <w:marRight w:val="0"/>
              <w:marTop w:val="0"/>
              <w:marBottom w:val="0"/>
              <w:divBdr>
                <w:top w:val="none" w:sz="0" w:space="0" w:color="auto"/>
                <w:left w:val="none" w:sz="0" w:space="0" w:color="auto"/>
                <w:bottom w:val="none" w:sz="0" w:space="0" w:color="auto"/>
                <w:right w:val="none" w:sz="0" w:space="0" w:color="auto"/>
              </w:divBdr>
            </w:div>
            <w:div w:id="1036351931">
              <w:marLeft w:val="0"/>
              <w:marRight w:val="0"/>
              <w:marTop w:val="0"/>
              <w:marBottom w:val="0"/>
              <w:divBdr>
                <w:top w:val="none" w:sz="0" w:space="0" w:color="auto"/>
                <w:left w:val="none" w:sz="0" w:space="0" w:color="auto"/>
                <w:bottom w:val="none" w:sz="0" w:space="0" w:color="auto"/>
                <w:right w:val="none" w:sz="0" w:space="0" w:color="auto"/>
              </w:divBdr>
            </w:div>
            <w:div w:id="458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4842">
      <w:bodyDiv w:val="1"/>
      <w:marLeft w:val="0"/>
      <w:marRight w:val="0"/>
      <w:marTop w:val="0"/>
      <w:marBottom w:val="0"/>
      <w:divBdr>
        <w:top w:val="none" w:sz="0" w:space="0" w:color="auto"/>
        <w:left w:val="none" w:sz="0" w:space="0" w:color="auto"/>
        <w:bottom w:val="none" w:sz="0" w:space="0" w:color="auto"/>
        <w:right w:val="none" w:sz="0" w:space="0" w:color="auto"/>
      </w:divBdr>
    </w:div>
    <w:div w:id="309484108">
      <w:bodyDiv w:val="1"/>
      <w:marLeft w:val="0"/>
      <w:marRight w:val="0"/>
      <w:marTop w:val="0"/>
      <w:marBottom w:val="0"/>
      <w:divBdr>
        <w:top w:val="none" w:sz="0" w:space="0" w:color="auto"/>
        <w:left w:val="none" w:sz="0" w:space="0" w:color="auto"/>
        <w:bottom w:val="none" w:sz="0" w:space="0" w:color="auto"/>
        <w:right w:val="none" w:sz="0" w:space="0" w:color="auto"/>
      </w:divBdr>
      <w:divsChild>
        <w:div w:id="2041471347">
          <w:marLeft w:val="0"/>
          <w:marRight w:val="0"/>
          <w:marTop w:val="0"/>
          <w:marBottom w:val="0"/>
          <w:divBdr>
            <w:top w:val="none" w:sz="0" w:space="0" w:color="auto"/>
            <w:left w:val="none" w:sz="0" w:space="0" w:color="auto"/>
            <w:bottom w:val="none" w:sz="0" w:space="0" w:color="auto"/>
            <w:right w:val="none" w:sz="0" w:space="0" w:color="auto"/>
          </w:divBdr>
          <w:divsChild>
            <w:div w:id="115803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631">
      <w:bodyDiv w:val="1"/>
      <w:marLeft w:val="0"/>
      <w:marRight w:val="0"/>
      <w:marTop w:val="0"/>
      <w:marBottom w:val="0"/>
      <w:divBdr>
        <w:top w:val="none" w:sz="0" w:space="0" w:color="auto"/>
        <w:left w:val="none" w:sz="0" w:space="0" w:color="auto"/>
        <w:bottom w:val="none" w:sz="0" w:space="0" w:color="auto"/>
        <w:right w:val="none" w:sz="0" w:space="0" w:color="auto"/>
      </w:divBdr>
      <w:divsChild>
        <w:div w:id="1042946497">
          <w:marLeft w:val="0"/>
          <w:marRight w:val="0"/>
          <w:marTop w:val="0"/>
          <w:marBottom w:val="0"/>
          <w:divBdr>
            <w:top w:val="none" w:sz="0" w:space="0" w:color="auto"/>
            <w:left w:val="none" w:sz="0" w:space="0" w:color="auto"/>
            <w:bottom w:val="none" w:sz="0" w:space="0" w:color="auto"/>
            <w:right w:val="none" w:sz="0" w:space="0" w:color="auto"/>
          </w:divBdr>
          <w:divsChild>
            <w:div w:id="1775244737">
              <w:marLeft w:val="0"/>
              <w:marRight w:val="0"/>
              <w:marTop w:val="0"/>
              <w:marBottom w:val="0"/>
              <w:divBdr>
                <w:top w:val="none" w:sz="0" w:space="0" w:color="auto"/>
                <w:left w:val="none" w:sz="0" w:space="0" w:color="auto"/>
                <w:bottom w:val="none" w:sz="0" w:space="0" w:color="auto"/>
                <w:right w:val="none" w:sz="0" w:space="0" w:color="auto"/>
              </w:divBdr>
            </w:div>
            <w:div w:id="38845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2363">
      <w:bodyDiv w:val="1"/>
      <w:marLeft w:val="0"/>
      <w:marRight w:val="0"/>
      <w:marTop w:val="0"/>
      <w:marBottom w:val="0"/>
      <w:divBdr>
        <w:top w:val="none" w:sz="0" w:space="0" w:color="auto"/>
        <w:left w:val="none" w:sz="0" w:space="0" w:color="auto"/>
        <w:bottom w:val="none" w:sz="0" w:space="0" w:color="auto"/>
        <w:right w:val="none" w:sz="0" w:space="0" w:color="auto"/>
      </w:divBdr>
      <w:divsChild>
        <w:div w:id="1078937182">
          <w:marLeft w:val="0"/>
          <w:marRight w:val="0"/>
          <w:marTop w:val="0"/>
          <w:marBottom w:val="0"/>
          <w:divBdr>
            <w:top w:val="none" w:sz="0" w:space="0" w:color="auto"/>
            <w:left w:val="none" w:sz="0" w:space="0" w:color="auto"/>
            <w:bottom w:val="none" w:sz="0" w:space="0" w:color="auto"/>
            <w:right w:val="none" w:sz="0" w:space="0" w:color="auto"/>
          </w:divBdr>
          <w:divsChild>
            <w:div w:id="11293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6258">
      <w:bodyDiv w:val="1"/>
      <w:marLeft w:val="0"/>
      <w:marRight w:val="0"/>
      <w:marTop w:val="0"/>
      <w:marBottom w:val="0"/>
      <w:divBdr>
        <w:top w:val="none" w:sz="0" w:space="0" w:color="auto"/>
        <w:left w:val="none" w:sz="0" w:space="0" w:color="auto"/>
        <w:bottom w:val="none" w:sz="0" w:space="0" w:color="auto"/>
        <w:right w:val="none" w:sz="0" w:space="0" w:color="auto"/>
      </w:divBdr>
      <w:divsChild>
        <w:div w:id="1991443657">
          <w:marLeft w:val="0"/>
          <w:marRight w:val="0"/>
          <w:marTop w:val="0"/>
          <w:marBottom w:val="0"/>
          <w:divBdr>
            <w:top w:val="none" w:sz="0" w:space="0" w:color="auto"/>
            <w:left w:val="none" w:sz="0" w:space="0" w:color="auto"/>
            <w:bottom w:val="none" w:sz="0" w:space="0" w:color="auto"/>
            <w:right w:val="none" w:sz="0" w:space="0" w:color="auto"/>
          </w:divBdr>
          <w:divsChild>
            <w:div w:id="8580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624">
      <w:bodyDiv w:val="1"/>
      <w:marLeft w:val="0"/>
      <w:marRight w:val="0"/>
      <w:marTop w:val="0"/>
      <w:marBottom w:val="0"/>
      <w:divBdr>
        <w:top w:val="none" w:sz="0" w:space="0" w:color="auto"/>
        <w:left w:val="none" w:sz="0" w:space="0" w:color="auto"/>
        <w:bottom w:val="none" w:sz="0" w:space="0" w:color="auto"/>
        <w:right w:val="none" w:sz="0" w:space="0" w:color="auto"/>
      </w:divBdr>
    </w:div>
    <w:div w:id="332994356">
      <w:bodyDiv w:val="1"/>
      <w:marLeft w:val="0"/>
      <w:marRight w:val="0"/>
      <w:marTop w:val="0"/>
      <w:marBottom w:val="0"/>
      <w:divBdr>
        <w:top w:val="none" w:sz="0" w:space="0" w:color="auto"/>
        <w:left w:val="none" w:sz="0" w:space="0" w:color="auto"/>
        <w:bottom w:val="none" w:sz="0" w:space="0" w:color="auto"/>
        <w:right w:val="none" w:sz="0" w:space="0" w:color="auto"/>
      </w:divBdr>
      <w:divsChild>
        <w:div w:id="692920556">
          <w:marLeft w:val="0"/>
          <w:marRight w:val="0"/>
          <w:marTop w:val="0"/>
          <w:marBottom w:val="0"/>
          <w:divBdr>
            <w:top w:val="none" w:sz="0" w:space="0" w:color="auto"/>
            <w:left w:val="none" w:sz="0" w:space="0" w:color="auto"/>
            <w:bottom w:val="none" w:sz="0" w:space="0" w:color="auto"/>
            <w:right w:val="none" w:sz="0" w:space="0" w:color="auto"/>
          </w:divBdr>
          <w:divsChild>
            <w:div w:id="6085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4601">
      <w:bodyDiv w:val="1"/>
      <w:marLeft w:val="0"/>
      <w:marRight w:val="0"/>
      <w:marTop w:val="0"/>
      <w:marBottom w:val="0"/>
      <w:divBdr>
        <w:top w:val="none" w:sz="0" w:space="0" w:color="auto"/>
        <w:left w:val="none" w:sz="0" w:space="0" w:color="auto"/>
        <w:bottom w:val="none" w:sz="0" w:space="0" w:color="auto"/>
        <w:right w:val="none" w:sz="0" w:space="0" w:color="auto"/>
      </w:divBdr>
      <w:divsChild>
        <w:div w:id="404692910">
          <w:marLeft w:val="0"/>
          <w:marRight w:val="0"/>
          <w:marTop w:val="0"/>
          <w:marBottom w:val="0"/>
          <w:divBdr>
            <w:top w:val="single" w:sz="2" w:space="0" w:color="E3E3E3"/>
            <w:left w:val="single" w:sz="2" w:space="0" w:color="E3E3E3"/>
            <w:bottom w:val="single" w:sz="2" w:space="0" w:color="E3E3E3"/>
            <w:right w:val="single" w:sz="2" w:space="0" w:color="E3E3E3"/>
          </w:divBdr>
          <w:divsChild>
            <w:div w:id="484862077">
              <w:marLeft w:val="0"/>
              <w:marRight w:val="0"/>
              <w:marTop w:val="0"/>
              <w:marBottom w:val="0"/>
              <w:divBdr>
                <w:top w:val="single" w:sz="2" w:space="0" w:color="E3E3E3"/>
                <w:left w:val="single" w:sz="2" w:space="0" w:color="E3E3E3"/>
                <w:bottom w:val="single" w:sz="2" w:space="0" w:color="E3E3E3"/>
                <w:right w:val="single" w:sz="2" w:space="0" w:color="E3E3E3"/>
              </w:divBdr>
              <w:divsChild>
                <w:div w:id="1494877912">
                  <w:marLeft w:val="0"/>
                  <w:marRight w:val="0"/>
                  <w:marTop w:val="0"/>
                  <w:marBottom w:val="0"/>
                  <w:divBdr>
                    <w:top w:val="single" w:sz="2" w:space="0" w:color="E3E3E3"/>
                    <w:left w:val="single" w:sz="2" w:space="0" w:color="E3E3E3"/>
                    <w:bottom w:val="single" w:sz="2" w:space="0" w:color="E3E3E3"/>
                    <w:right w:val="single" w:sz="2" w:space="0" w:color="E3E3E3"/>
                  </w:divBdr>
                  <w:divsChild>
                    <w:div w:id="1294479209">
                      <w:marLeft w:val="0"/>
                      <w:marRight w:val="0"/>
                      <w:marTop w:val="0"/>
                      <w:marBottom w:val="0"/>
                      <w:divBdr>
                        <w:top w:val="single" w:sz="2" w:space="0" w:color="E3E3E3"/>
                        <w:left w:val="single" w:sz="2" w:space="0" w:color="E3E3E3"/>
                        <w:bottom w:val="single" w:sz="2" w:space="0" w:color="E3E3E3"/>
                        <w:right w:val="single" w:sz="2" w:space="0" w:color="E3E3E3"/>
                      </w:divBdr>
                      <w:divsChild>
                        <w:div w:id="919144664">
                          <w:marLeft w:val="0"/>
                          <w:marRight w:val="0"/>
                          <w:marTop w:val="0"/>
                          <w:marBottom w:val="0"/>
                          <w:divBdr>
                            <w:top w:val="single" w:sz="2" w:space="0" w:color="E3E3E3"/>
                            <w:left w:val="single" w:sz="2" w:space="0" w:color="E3E3E3"/>
                            <w:bottom w:val="single" w:sz="2" w:space="0" w:color="E3E3E3"/>
                            <w:right w:val="single" w:sz="2" w:space="0" w:color="E3E3E3"/>
                          </w:divBdr>
                          <w:divsChild>
                            <w:div w:id="123477334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4041296">
                                  <w:marLeft w:val="0"/>
                                  <w:marRight w:val="0"/>
                                  <w:marTop w:val="0"/>
                                  <w:marBottom w:val="0"/>
                                  <w:divBdr>
                                    <w:top w:val="single" w:sz="2" w:space="0" w:color="E3E3E3"/>
                                    <w:left w:val="single" w:sz="2" w:space="0" w:color="E3E3E3"/>
                                    <w:bottom w:val="single" w:sz="2" w:space="0" w:color="E3E3E3"/>
                                    <w:right w:val="single" w:sz="2" w:space="0" w:color="E3E3E3"/>
                                  </w:divBdr>
                                  <w:divsChild>
                                    <w:div w:id="1603298817">
                                      <w:marLeft w:val="0"/>
                                      <w:marRight w:val="0"/>
                                      <w:marTop w:val="0"/>
                                      <w:marBottom w:val="0"/>
                                      <w:divBdr>
                                        <w:top w:val="single" w:sz="2" w:space="0" w:color="E3E3E3"/>
                                        <w:left w:val="single" w:sz="2" w:space="0" w:color="E3E3E3"/>
                                        <w:bottom w:val="single" w:sz="2" w:space="0" w:color="E3E3E3"/>
                                        <w:right w:val="single" w:sz="2" w:space="0" w:color="E3E3E3"/>
                                      </w:divBdr>
                                      <w:divsChild>
                                        <w:div w:id="1070691442">
                                          <w:marLeft w:val="0"/>
                                          <w:marRight w:val="0"/>
                                          <w:marTop w:val="0"/>
                                          <w:marBottom w:val="0"/>
                                          <w:divBdr>
                                            <w:top w:val="single" w:sz="2" w:space="0" w:color="E3E3E3"/>
                                            <w:left w:val="single" w:sz="2" w:space="0" w:color="E3E3E3"/>
                                            <w:bottom w:val="single" w:sz="2" w:space="0" w:color="E3E3E3"/>
                                            <w:right w:val="single" w:sz="2" w:space="0" w:color="E3E3E3"/>
                                          </w:divBdr>
                                          <w:divsChild>
                                            <w:div w:id="2052262901">
                                              <w:marLeft w:val="0"/>
                                              <w:marRight w:val="0"/>
                                              <w:marTop w:val="0"/>
                                              <w:marBottom w:val="0"/>
                                              <w:divBdr>
                                                <w:top w:val="single" w:sz="2" w:space="0" w:color="E3E3E3"/>
                                                <w:left w:val="single" w:sz="2" w:space="0" w:color="E3E3E3"/>
                                                <w:bottom w:val="single" w:sz="2" w:space="0" w:color="E3E3E3"/>
                                                <w:right w:val="single" w:sz="2" w:space="0" w:color="E3E3E3"/>
                                              </w:divBdr>
                                              <w:divsChild>
                                                <w:div w:id="1612128525">
                                                  <w:marLeft w:val="0"/>
                                                  <w:marRight w:val="0"/>
                                                  <w:marTop w:val="0"/>
                                                  <w:marBottom w:val="0"/>
                                                  <w:divBdr>
                                                    <w:top w:val="single" w:sz="2" w:space="0" w:color="E3E3E3"/>
                                                    <w:left w:val="single" w:sz="2" w:space="0" w:color="E3E3E3"/>
                                                    <w:bottom w:val="single" w:sz="2" w:space="0" w:color="E3E3E3"/>
                                                    <w:right w:val="single" w:sz="2" w:space="0" w:color="E3E3E3"/>
                                                  </w:divBdr>
                                                  <w:divsChild>
                                                    <w:div w:id="876039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95786091">
          <w:marLeft w:val="0"/>
          <w:marRight w:val="0"/>
          <w:marTop w:val="0"/>
          <w:marBottom w:val="0"/>
          <w:divBdr>
            <w:top w:val="none" w:sz="0" w:space="0" w:color="auto"/>
            <w:left w:val="none" w:sz="0" w:space="0" w:color="auto"/>
            <w:bottom w:val="none" w:sz="0" w:space="0" w:color="auto"/>
            <w:right w:val="none" w:sz="0" w:space="0" w:color="auto"/>
          </w:divBdr>
        </w:div>
      </w:divsChild>
    </w:div>
    <w:div w:id="375937574">
      <w:bodyDiv w:val="1"/>
      <w:marLeft w:val="0"/>
      <w:marRight w:val="0"/>
      <w:marTop w:val="0"/>
      <w:marBottom w:val="0"/>
      <w:divBdr>
        <w:top w:val="none" w:sz="0" w:space="0" w:color="auto"/>
        <w:left w:val="none" w:sz="0" w:space="0" w:color="auto"/>
        <w:bottom w:val="none" w:sz="0" w:space="0" w:color="auto"/>
        <w:right w:val="none" w:sz="0" w:space="0" w:color="auto"/>
      </w:divBdr>
      <w:divsChild>
        <w:div w:id="2063403753">
          <w:marLeft w:val="0"/>
          <w:marRight w:val="0"/>
          <w:marTop w:val="0"/>
          <w:marBottom w:val="0"/>
          <w:divBdr>
            <w:top w:val="none" w:sz="0" w:space="0" w:color="auto"/>
            <w:left w:val="none" w:sz="0" w:space="0" w:color="auto"/>
            <w:bottom w:val="none" w:sz="0" w:space="0" w:color="auto"/>
            <w:right w:val="none" w:sz="0" w:space="0" w:color="auto"/>
          </w:divBdr>
          <w:divsChild>
            <w:div w:id="698628320">
              <w:marLeft w:val="0"/>
              <w:marRight w:val="0"/>
              <w:marTop w:val="0"/>
              <w:marBottom w:val="0"/>
              <w:divBdr>
                <w:top w:val="none" w:sz="0" w:space="0" w:color="auto"/>
                <w:left w:val="none" w:sz="0" w:space="0" w:color="auto"/>
                <w:bottom w:val="none" w:sz="0" w:space="0" w:color="auto"/>
                <w:right w:val="none" w:sz="0" w:space="0" w:color="auto"/>
              </w:divBdr>
            </w:div>
            <w:div w:id="175655652">
              <w:marLeft w:val="0"/>
              <w:marRight w:val="0"/>
              <w:marTop w:val="0"/>
              <w:marBottom w:val="0"/>
              <w:divBdr>
                <w:top w:val="none" w:sz="0" w:space="0" w:color="auto"/>
                <w:left w:val="none" w:sz="0" w:space="0" w:color="auto"/>
                <w:bottom w:val="none" w:sz="0" w:space="0" w:color="auto"/>
                <w:right w:val="none" w:sz="0" w:space="0" w:color="auto"/>
              </w:divBdr>
            </w:div>
            <w:div w:id="541752158">
              <w:marLeft w:val="0"/>
              <w:marRight w:val="0"/>
              <w:marTop w:val="0"/>
              <w:marBottom w:val="0"/>
              <w:divBdr>
                <w:top w:val="none" w:sz="0" w:space="0" w:color="auto"/>
                <w:left w:val="none" w:sz="0" w:space="0" w:color="auto"/>
                <w:bottom w:val="none" w:sz="0" w:space="0" w:color="auto"/>
                <w:right w:val="none" w:sz="0" w:space="0" w:color="auto"/>
              </w:divBdr>
            </w:div>
            <w:div w:id="1763605383">
              <w:marLeft w:val="0"/>
              <w:marRight w:val="0"/>
              <w:marTop w:val="0"/>
              <w:marBottom w:val="0"/>
              <w:divBdr>
                <w:top w:val="none" w:sz="0" w:space="0" w:color="auto"/>
                <w:left w:val="none" w:sz="0" w:space="0" w:color="auto"/>
                <w:bottom w:val="none" w:sz="0" w:space="0" w:color="auto"/>
                <w:right w:val="none" w:sz="0" w:space="0" w:color="auto"/>
              </w:divBdr>
            </w:div>
            <w:div w:id="1277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32955">
      <w:bodyDiv w:val="1"/>
      <w:marLeft w:val="0"/>
      <w:marRight w:val="0"/>
      <w:marTop w:val="0"/>
      <w:marBottom w:val="0"/>
      <w:divBdr>
        <w:top w:val="none" w:sz="0" w:space="0" w:color="auto"/>
        <w:left w:val="none" w:sz="0" w:space="0" w:color="auto"/>
        <w:bottom w:val="none" w:sz="0" w:space="0" w:color="auto"/>
        <w:right w:val="none" w:sz="0" w:space="0" w:color="auto"/>
      </w:divBdr>
      <w:divsChild>
        <w:div w:id="1036464936">
          <w:marLeft w:val="0"/>
          <w:marRight w:val="0"/>
          <w:marTop w:val="0"/>
          <w:marBottom w:val="0"/>
          <w:divBdr>
            <w:top w:val="none" w:sz="0" w:space="0" w:color="auto"/>
            <w:left w:val="none" w:sz="0" w:space="0" w:color="auto"/>
            <w:bottom w:val="none" w:sz="0" w:space="0" w:color="auto"/>
            <w:right w:val="none" w:sz="0" w:space="0" w:color="auto"/>
          </w:divBdr>
          <w:divsChild>
            <w:div w:id="1329332770">
              <w:marLeft w:val="0"/>
              <w:marRight w:val="0"/>
              <w:marTop w:val="0"/>
              <w:marBottom w:val="0"/>
              <w:divBdr>
                <w:top w:val="none" w:sz="0" w:space="0" w:color="auto"/>
                <w:left w:val="none" w:sz="0" w:space="0" w:color="auto"/>
                <w:bottom w:val="none" w:sz="0" w:space="0" w:color="auto"/>
                <w:right w:val="none" w:sz="0" w:space="0" w:color="auto"/>
              </w:divBdr>
            </w:div>
            <w:div w:id="1724400491">
              <w:marLeft w:val="0"/>
              <w:marRight w:val="0"/>
              <w:marTop w:val="0"/>
              <w:marBottom w:val="0"/>
              <w:divBdr>
                <w:top w:val="none" w:sz="0" w:space="0" w:color="auto"/>
                <w:left w:val="none" w:sz="0" w:space="0" w:color="auto"/>
                <w:bottom w:val="none" w:sz="0" w:space="0" w:color="auto"/>
                <w:right w:val="none" w:sz="0" w:space="0" w:color="auto"/>
              </w:divBdr>
            </w:div>
            <w:div w:id="2003195054">
              <w:marLeft w:val="0"/>
              <w:marRight w:val="0"/>
              <w:marTop w:val="0"/>
              <w:marBottom w:val="0"/>
              <w:divBdr>
                <w:top w:val="none" w:sz="0" w:space="0" w:color="auto"/>
                <w:left w:val="none" w:sz="0" w:space="0" w:color="auto"/>
                <w:bottom w:val="none" w:sz="0" w:space="0" w:color="auto"/>
                <w:right w:val="none" w:sz="0" w:space="0" w:color="auto"/>
              </w:divBdr>
            </w:div>
            <w:div w:id="634260820">
              <w:marLeft w:val="0"/>
              <w:marRight w:val="0"/>
              <w:marTop w:val="0"/>
              <w:marBottom w:val="0"/>
              <w:divBdr>
                <w:top w:val="none" w:sz="0" w:space="0" w:color="auto"/>
                <w:left w:val="none" w:sz="0" w:space="0" w:color="auto"/>
                <w:bottom w:val="none" w:sz="0" w:space="0" w:color="auto"/>
                <w:right w:val="none" w:sz="0" w:space="0" w:color="auto"/>
              </w:divBdr>
            </w:div>
            <w:div w:id="1474059547">
              <w:marLeft w:val="0"/>
              <w:marRight w:val="0"/>
              <w:marTop w:val="0"/>
              <w:marBottom w:val="0"/>
              <w:divBdr>
                <w:top w:val="none" w:sz="0" w:space="0" w:color="auto"/>
                <w:left w:val="none" w:sz="0" w:space="0" w:color="auto"/>
                <w:bottom w:val="none" w:sz="0" w:space="0" w:color="auto"/>
                <w:right w:val="none" w:sz="0" w:space="0" w:color="auto"/>
              </w:divBdr>
            </w:div>
            <w:div w:id="2059284102">
              <w:marLeft w:val="0"/>
              <w:marRight w:val="0"/>
              <w:marTop w:val="0"/>
              <w:marBottom w:val="0"/>
              <w:divBdr>
                <w:top w:val="none" w:sz="0" w:space="0" w:color="auto"/>
                <w:left w:val="none" w:sz="0" w:space="0" w:color="auto"/>
                <w:bottom w:val="none" w:sz="0" w:space="0" w:color="auto"/>
                <w:right w:val="none" w:sz="0" w:space="0" w:color="auto"/>
              </w:divBdr>
            </w:div>
            <w:div w:id="1372338879">
              <w:marLeft w:val="0"/>
              <w:marRight w:val="0"/>
              <w:marTop w:val="0"/>
              <w:marBottom w:val="0"/>
              <w:divBdr>
                <w:top w:val="none" w:sz="0" w:space="0" w:color="auto"/>
                <w:left w:val="none" w:sz="0" w:space="0" w:color="auto"/>
                <w:bottom w:val="none" w:sz="0" w:space="0" w:color="auto"/>
                <w:right w:val="none" w:sz="0" w:space="0" w:color="auto"/>
              </w:divBdr>
            </w:div>
            <w:div w:id="15403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5441">
      <w:bodyDiv w:val="1"/>
      <w:marLeft w:val="0"/>
      <w:marRight w:val="0"/>
      <w:marTop w:val="0"/>
      <w:marBottom w:val="0"/>
      <w:divBdr>
        <w:top w:val="none" w:sz="0" w:space="0" w:color="auto"/>
        <w:left w:val="none" w:sz="0" w:space="0" w:color="auto"/>
        <w:bottom w:val="none" w:sz="0" w:space="0" w:color="auto"/>
        <w:right w:val="none" w:sz="0" w:space="0" w:color="auto"/>
      </w:divBdr>
    </w:div>
    <w:div w:id="396636606">
      <w:bodyDiv w:val="1"/>
      <w:marLeft w:val="0"/>
      <w:marRight w:val="0"/>
      <w:marTop w:val="0"/>
      <w:marBottom w:val="0"/>
      <w:divBdr>
        <w:top w:val="none" w:sz="0" w:space="0" w:color="auto"/>
        <w:left w:val="none" w:sz="0" w:space="0" w:color="auto"/>
        <w:bottom w:val="none" w:sz="0" w:space="0" w:color="auto"/>
        <w:right w:val="none" w:sz="0" w:space="0" w:color="auto"/>
      </w:divBdr>
      <w:divsChild>
        <w:div w:id="1989243879">
          <w:marLeft w:val="0"/>
          <w:marRight w:val="0"/>
          <w:marTop w:val="0"/>
          <w:marBottom w:val="0"/>
          <w:divBdr>
            <w:top w:val="none" w:sz="0" w:space="0" w:color="auto"/>
            <w:left w:val="none" w:sz="0" w:space="0" w:color="auto"/>
            <w:bottom w:val="none" w:sz="0" w:space="0" w:color="auto"/>
            <w:right w:val="none" w:sz="0" w:space="0" w:color="auto"/>
          </w:divBdr>
          <w:divsChild>
            <w:div w:id="10896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4196">
      <w:bodyDiv w:val="1"/>
      <w:marLeft w:val="0"/>
      <w:marRight w:val="0"/>
      <w:marTop w:val="0"/>
      <w:marBottom w:val="0"/>
      <w:divBdr>
        <w:top w:val="none" w:sz="0" w:space="0" w:color="auto"/>
        <w:left w:val="none" w:sz="0" w:space="0" w:color="auto"/>
        <w:bottom w:val="none" w:sz="0" w:space="0" w:color="auto"/>
        <w:right w:val="none" w:sz="0" w:space="0" w:color="auto"/>
      </w:divBdr>
      <w:divsChild>
        <w:div w:id="35929950">
          <w:marLeft w:val="0"/>
          <w:marRight w:val="0"/>
          <w:marTop w:val="0"/>
          <w:marBottom w:val="0"/>
          <w:divBdr>
            <w:top w:val="none" w:sz="0" w:space="0" w:color="auto"/>
            <w:left w:val="none" w:sz="0" w:space="0" w:color="auto"/>
            <w:bottom w:val="none" w:sz="0" w:space="0" w:color="auto"/>
            <w:right w:val="none" w:sz="0" w:space="0" w:color="auto"/>
          </w:divBdr>
          <w:divsChild>
            <w:div w:id="1559243134">
              <w:marLeft w:val="0"/>
              <w:marRight w:val="0"/>
              <w:marTop w:val="0"/>
              <w:marBottom w:val="0"/>
              <w:divBdr>
                <w:top w:val="none" w:sz="0" w:space="0" w:color="auto"/>
                <w:left w:val="none" w:sz="0" w:space="0" w:color="auto"/>
                <w:bottom w:val="none" w:sz="0" w:space="0" w:color="auto"/>
                <w:right w:val="none" w:sz="0" w:space="0" w:color="auto"/>
              </w:divBdr>
            </w:div>
            <w:div w:id="1803696045">
              <w:marLeft w:val="0"/>
              <w:marRight w:val="0"/>
              <w:marTop w:val="0"/>
              <w:marBottom w:val="0"/>
              <w:divBdr>
                <w:top w:val="none" w:sz="0" w:space="0" w:color="auto"/>
                <w:left w:val="none" w:sz="0" w:space="0" w:color="auto"/>
                <w:bottom w:val="none" w:sz="0" w:space="0" w:color="auto"/>
                <w:right w:val="none" w:sz="0" w:space="0" w:color="auto"/>
              </w:divBdr>
            </w:div>
            <w:div w:id="538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8813">
      <w:bodyDiv w:val="1"/>
      <w:marLeft w:val="0"/>
      <w:marRight w:val="0"/>
      <w:marTop w:val="0"/>
      <w:marBottom w:val="0"/>
      <w:divBdr>
        <w:top w:val="none" w:sz="0" w:space="0" w:color="auto"/>
        <w:left w:val="none" w:sz="0" w:space="0" w:color="auto"/>
        <w:bottom w:val="none" w:sz="0" w:space="0" w:color="auto"/>
        <w:right w:val="none" w:sz="0" w:space="0" w:color="auto"/>
      </w:divBdr>
      <w:divsChild>
        <w:div w:id="710039846">
          <w:marLeft w:val="0"/>
          <w:marRight w:val="0"/>
          <w:marTop w:val="0"/>
          <w:marBottom w:val="0"/>
          <w:divBdr>
            <w:top w:val="none" w:sz="0" w:space="0" w:color="auto"/>
            <w:left w:val="none" w:sz="0" w:space="0" w:color="auto"/>
            <w:bottom w:val="none" w:sz="0" w:space="0" w:color="auto"/>
            <w:right w:val="none" w:sz="0" w:space="0" w:color="auto"/>
          </w:divBdr>
          <w:divsChild>
            <w:div w:id="1702244764">
              <w:marLeft w:val="0"/>
              <w:marRight w:val="0"/>
              <w:marTop w:val="0"/>
              <w:marBottom w:val="0"/>
              <w:divBdr>
                <w:top w:val="none" w:sz="0" w:space="0" w:color="auto"/>
                <w:left w:val="none" w:sz="0" w:space="0" w:color="auto"/>
                <w:bottom w:val="none" w:sz="0" w:space="0" w:color="auto"/>
                <w:right w:val="none" w:sz="0" w:space="0" w:color="auto"/>
              </w:divBdr>
            </w:div>
            <w:div w:id="922834015">
              <w:marLeft w:val="0"/>
              <w:marRight w:val="0"/>
              <w:marTop w:val="0"/>
              <w:marBottom w:val="0"/>
              <w:divBdr>
                <w:top w:val="none" w:sz="0" w:space="0" w:color="auto"/>
                <w:left w:val="none" w:sz="0" w:space="0" w:color="auto"/>
                <w:bottom w:val="none" w:sz="0" w:space="0" w:color="auto"/>
                <w:right w:val="none" w:sz="0" w:space="0" w:color="auto"/>
              </w:divBdr>
            </w:div>
            <w:div w:id="195424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19478">
      <w:bodyDiv w:val="1"/>
      <w:marLeft w:val="0"/>
      <w:marRight w:val="0"/>
      <w:marTop w:val="0"/>
      <w:marBottom w:val="0"/>
      <w:divBdr>
        <w:top w:val="none" w:sz="0" w:space="0" w:color="auto"/>
        <w:left w:val="none" w:sz="0" w:space="0" w:color="auto"/>
        <w:bottom w:val="none" w:sz="0" w:space="0" w:color="auto"/>
        <w:right w:val="none" w:sz="0" w:space="0" w:color="auto"/>
      </w:divBdr>
    </w:div>
    <w:div w:id="454639919">
      <w:bodyDiv w:val="1"/>
      <w:marLeft w:val="0"/>
      <w:marRight w:val="0"/>
      <w:marTop w:val="0"/>
      <w:marBottom w:val="0"/>
      <w:divBdr>
        <w:top w:val="none" w:sz="0" w:space="0" w:color="auto"/>
        <w:left w:val="none" w:sz="0" w:space="0" w:color="auto"/>
        <w:bottom w:val="none" w:sz="0" w:space="0" w:color="auto"/>
        <w:right w:val="none" w:sz="0" w:space="0" w:color="auto"/>
      </w:divBdr>
      <w:divsChild>
        <w:div w:id="349333919">
          <w:marLeft w:val="0"/>
          <w:marRight w:val="0"/>
          <w:marTop w:val="0"/>
          <w:marBottom w:val="0"/>
          <w:divBdr>
            <w:top w:val="none" w:sz="0" w:space="0" w:color="auto"/>
            <w:left w:val="none" w:sz="0" w:space="0" w:color="auto"/>
            <w:bottom w:val="none" w:sz="0" w:space="0" w:color="auto"/>
            <w:right w:val="none" w:sz="0" w:space="0" w:color="auto"/>
          </w:divBdr>
          <w:divsChild>
            <w:div w:id="7890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8190">
      <w:bodyDiv w:val="1"/>
      <w:marLeft w:val="0"/>
      <w:marRight w:val="0"/>
      <w:marTop w:val="0"/>
      <w:marBottom w:val="0"/>
      <w:divBdr>
        <w:top w:val="none" w:sz="0" w:space="0" w:color="auto"/>
        <w:left w:val="none" w:sz="0" w:space="0" w:color="auto"/>
        <w:bottom w:val="none" w:sz="0" w:space="0" w:color="auto"/>
        <w:right w:val="none" w:sz="0" w:space="0" w:color="auto"/>
      </w:divBdr>
      <w:divsChild>
        <w:div w:id="1340548613">
          <w:marLeft w:val="0"/>
          <w:marRight w:val="0"/>
          <w:marTop w:val="0"/>
          <w:marBottom w:val="0"/>
          <w:divBdr>
            <w:top w:val="none" w:sz="0" w:space="0" w:color="auto"/>
            <w:left w:val="none" w:sz="0" w:space="0" w:color="auto"/>
            <w:bottom w:val="none" w:sz="0" w:space="0" w:color="auto"/>
            <w:right w:val="none" w:sz="0" w:space="0" w:color="auto"/>
          </w:divBdr>
          <w:divsChild>
            <w:div w:id="28801141">
              <w:marLeft w:val="0"/>
              <w:marRight w:val="0"/>
              <w:marTop w:val="0"/>
              <w:marBottom w:val="0"/>
              <w:divBdr>
                <w:top w:val="none" w:sz="0" w:space="0" w:color="auto"/>
                <w:left w:val="none" w:sz="0" w:space="0" w:color="auto"/>
                <w:bottom w:val="none" w:sz="0" w:space="0" w:color="auto"/>
                <w:right w:val="none" w:sz="0" w:space="0" w:color="auto"/>
              </w:divBdr>
            </w:div>
            <w:div w:id="1474637561">
              <w:marLeft w:val="0"/>
              <w:marRight w:val="0"/>
              <w:marTop w:val="0"/>
              <w:marBottom w:val="0"/>
              <w:divBdr>
                <w:top w:val="none" w:sz="0" w:space="0" w:color="auto"/>
                <w:left w:val="none" w:sz="0" w:space="0" w:color="auto"/>
                <w:bottom w:val="none" w:sz="0" w:space="0" w:color="auto"/>
                <w:right w:val="none" w:sz="0" w:space="0" w:color="auto"/>
              </w:divBdr>
            </w:div>
            <w:div w:id="204683090">
              <w:marLeft w:val="0"/>
              <w:marRight w:val="0"/>
              <w:marTop w:val="0"/>
              <w:marBottom w:val="0"/>
              <w:divBdr>
                <w:top w:val="none" w:sz="0" w:space="0" w:color="auto"/>
                <w:left w:val="none" w:sz="0" w:space="0" w:color="auto"/>
                <w:bottom w:val="none" w:sz="0" w:space="0" w:color="auto"/>
                <w:right w:val="none" w:sz="0" w:space="0" w:color="auto"/>
              </w:divBdr>
            </w:div>
            <w:div w:id="1314529975">
              <w:marLeft w:val="0"/>
              <w:marRight w:val="0"/>
              <w:marTop w:val="0"/>
              <w:marBottom w:val="0"/>
              <w:divBdr>
                <w:top w:val="none" w:sz="0" w:space="0" w:color="auto"/>
                <w:left w:val="none" w:sz="0" w:space="0" w:color="auto"/>
                <w:bottom w:val="none" w:sz="0" w:space="0" w:color="auto"/>
                <w:right w:val="none" w:sz="0" w:space="0" w:color="auto"/>
              </w:divBdr>
            </w:div>
            <w:div w:id="1723601909">
              <w:marLeft w:val="0"/>
              <w:marRight w:val="0"/>
              <w:marTop w:val="0"/>
              <w:marBottom w:val="0"/>
              <w:divBdr>
                <w:top w:val="none" w:sz="0" w:space="0" w:color="auto"/>
                <w:left w:val="none" w:sz="0" w:space="0" w:color="auto"/>
                <w:bottom w:val="none" w:sz="0" w:space="0" w:color="auto"/>
                <w:right w:val="none" w:sz="0" w:space="0" w:color="auto"/>
              </w:divBdr>
            </w:div>
            <w:div w:id="10506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4969">
      <w:bodyDiv w:val="1"/>
      <w:marLeft w:val="0"/>
      <w:marRight w:val="0"/>
      <w:marTop w:val="0"/>
      <w:marBottom w:val="0"/>
      <w:divBdr>
        <w:top w:val="none" w:sz="0" w:space="0" w:color="auto"/>
        <w:left w:val="none" w:sz="0" w:space="0" w:color="auto"/>
        <w:bottom w:val="none" w:sz="0" w:space="0" w:color="auto"/>
        <w:right w:val="none" w:sz="0" w:space="0" w:color="auto"/>
      </w:divBdr>
      <w:divsChild>
        <w:div w:id="169294459">
          <w:marLeft w:val="0"/>
          <w:marRight w:val="0"/>
          <w:marTop w:val="0"/>
          <w:marBottom w:val="0"/>
          <w:divBdr>
            <w:top w:val="none" w:sz="0" w:space="0" w:color="auto"/>
            <w:left w:val="none" w:sz="0" w:space="0" w:color="auto"/>
            <w:bottom w:val="none" w:sz="0" w:space="0" w:color="auto"/>
            <w:right w:val="none" w:sz="0" w:space="0" w:color="auto"/>
          </w:divBdr>
          <w:divsChild>
            <w:div w:id="2060863872">
              <w:marLeft w:val="0"/>
              <w:marRight w:val="0"/>
              <w:marTop w:val="0"/>
              <w:marBottom w:val="0"/>
              <w:divBdr>
                <w:top w:val="none" w:sz="0" w:space="0" w:color="auto"/>
                <w:left w:val="none" w:sz="0" w:space="0" w:color="auto"/>
                <w:bottom w:val="none" w:sz="0" w:space="0" w:color="auto"/>
                <w:right w:val="none" w:sz="0" w:space="0" w:color="auto"/>
              </w:divBdr>
            </w:div>
            <w:div w:id="11848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8396">
      <w:bodyDiv w:val="1"/>
      <w:marLeft w:val="0"/>
      <w:marRight w:val="0"/>
      <w:marTop w:val="0"/>
      <w:marBottom w:val="0"/>
      <w:divBdr>
        <w:top w:val="none" w:sz="0" w:space="0" w:color="auto"/>
        <w:left w:val="none" w:sz="0" w:space="0" w:color="auto"/>
        <w:bottom w:val="none" w:sz="0" w:space="0" w:color="auto"/>
        <w:right w:val="none" w:sz="0" w:space="0" w:color="auto"/>
      </w:divBdr>
      <w:divsChild>
        <w:div w:id="1621452521">
          <w:marLeft w:val="0"/>
          <w:marRight w:val="0"/>
          <w:marTop w:val="0"/>
          <w:marBottom w:val="0"/>
          <w:divBdr>
            <w:top w:val="none" w:sz="0" w:space="0" w:color="auto"/>
            <w:left w:val="none" w:sz="0" w:space="0" w:color="auto"/>
            <w:bottom w:val="none" w:sz="0" w:space="0" w:color="auto"/>
            <w:right w:val="none" w:sz="0" w:space="0" w:color="auto"/>
          </w:divBdr>
          <w:divsChild>
            <w:div w:id="1062562540">
              <w:marLeft w:val="0"/>
              <w:marRight w:val="0"/>
              <w:marTop w:val="0"/>
              <w:marBottom w:val="0"/>
              <w:divBdr>
                <w:top w:val="none" w:sz="0" w:space="0" w:color="auto"/>
                <w:left w:val="none" w:sz="0" w:space="0" w:color="auto"/>
                <w:bottom w:val="none" w:sz="0" w:space="0" w:color="auto"/>
                <w:right w:val="none" w:sz="0" w:space="0" w:color="auto"/>
              </w:divBdr>
            </w:div>
            <w:div w:id="258683639">
              <w:marLeft w:val="0"/>
              <w:marRight w:val="0"/>
              <w:marTop w:val="0"/>
              <w:marBottom w:val="0"/>
              <w:divBdr>
                <w:top w:val="none" w:sz="0" w:space="0" w:color="auto"/>
                <w:left w:val="none" w:sz="0" w:space="0" w:color="auto"/>
                <w:bottom w:val="none" w:sz="0" w:space="0" w:color="auto"/>
                <w:right w:val="none" w:sz="0" w:space="0" w:color="auto"/>
              </w:divBdr>
            </w:div>
            <w:div w:id="1474715142">
              <w:marLeft w:val="0"/>
              <w:marRight w:val="0"/>
              <w:marTop w:val="0"/>
              <w:marBottom w:val="0"/>
              <w:divBdr>
                <w:top w:val="none" w:sz="0" w:space="0" w:color="auto"/>
                <w:left w:val="none" w:sz="0" w:space="0" w:color="auto"/>
                <w:bottom w:val="none" w:sz="0" w:space="0" w:color="auto"/>
                <w:right w:val="none" w:sz="0" w:space="0" w:color="auto"/>
              </w:divBdr>
            </w:div>
            <w:div w:id="1113549732">
              <w:marLeft w:val="0"/>
              <w:marRight w:val="0"/>
              <w:marTop w:val="0"/>
              <w:marBottom w:val="0"/>
              <w:divBdr>
                <w:top w:val="none" w:sz="0" w:space="0" w:color="auto"/>
                <w:left w:val="none" w:sz="0" w:space="0" w:color="auto"/>
                <w:bottom w:val="none" w:sz="0" w:space="0" w:color="auto"/>
                <w:right w:val="none" w:sz="0" w:space="0" w:color="auto"/>
              </w:divBdr>
            </w:div>
            <w:div w:id="131563483">
              <w:marLeft w:val="0"/>
              <w:marRight w:val="0"/>
              <w:marTop w:val="0"/>
              <w:marBottom w:val="0"/>
              <w:divBdr>
                <w:top w:val="none" w:sz="0" w:space="0" w:color="auto"/>
                <w:left w:val="none" w:sz="0" w:space="0" w:color="auto"/>
                <w:bottom w:val="none" w:sz="0" w:space="0" w:color="auto"/>
                <w:right w:val="none" w:sz="0" w:space="0" w:color="auto"/>
              </w:divBdr>
            </w:div>
            <w:div w:id="5172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7436">
      <w:bodyDiv w:val="1"/>
      <w:marLeft w:val="0"/>
      <w:marRight w:val="0"/>
      <w:marTop w:val="0"/>
      <w:marBottom w:val="0"/>
      <w:divBdr>
        <w:top w:val="none" w:sz="0" w:space="0" w:color="auto"/>
        <w:left w:val="none" w:sz="0" w:space="0" w:color="auto"/>
        <w:bottom w:val="none" w:sz="0" w:space="0" w:color="auto"/>
        <w:right w:val="none" w:sz="0" w:space="0" w:color="auto"/>
      </w:divBdr>
      <w:divsChild>
        <w:div w:id="1297755450">
          <w:marLeft w:val="0"/>
          <w:marRight w:val="0"/>
          <w:marTop w:val="0"/>
          <w:marBottom w:val="0"/>
          <w:divBdr>
            <w:top w:val="none" w:sz="0" w:space="0" w:color="auto"/>
            <w:left w:val="none" w:sz="0" w:space="0" w:color="auto"/>
            <w:bottom w:val="none" w:sz="0" w:space="0" w:color="auto"/>
            <w:right w:val="none" w:sz="0" w:space="0" w:color="auto"/>
          </w:divBdr>
          <w:divsChild>
            <w:div w:id="1702239677">
              <w:marLeft w:val="0"/>
              <w:marRight w:val="0"/>
              <w:marTop w:val="0"/>
              <w:marBottom w:val="0"/>
              <w:divBdr>
                <w:top w:val="none" w:sz="0" w:space="0" w:color="auto"/>
                <w:left w:val="none" w:sz="0" w:space="0" w:color="auto"/>
                <w:bottom w:val="none" w:sz="0" w:space="0" w:color="auto"/>
                <w:right w:val="none" w:sz="0" w:space="0" w:color="auto"/>
              </w:divBdr>
            </w:div>
            <w:div w:id="1792283142">
              <w:marLeft w:val="0"/>
              <w:marRight w:val="0"/>
              <w:marTop w:val="0"/>
              <w:marBottom w:val="0"/>
              <w:divBdr>
                <w:top w:val="none" w:sz="0" w:space="0" w:color="auto"/>
                <w:left w:val="none" w:sz="0" w:space="0" w:color="auto"/>
                <w:bottom w:val="none" w:sz="0" w:space="0" w:color="auto"/>
                <w:right w:val="none" w:sz="0" w:space="0" w:color="auto"/>
              </w:divBdr>
            </w:div>
            <w:div w:id="2131821416">
              <w:marLeft w:val="0"/>
              <w:marRight w:val="0"/>
              <w:marTop w:val="0"/>
              <w:marBottom w:val="0"/>
              <w:divBdr>
                <w:top w:val="none" w:sz="0" w:space="0" w:color="auto"/>
                <w:left w:val="none" w:sz="0" w:space="0" w:color="auto"/>
                <w:bottom w:val="none" w:sz="0" w:space="0" w:color="auto"/>
                <w:right w:val="none" w:sz="0" w:space="0" w:color="auto"/>
              </w:divBdr>
            </w:div>
            <w:div w:id="748040691">
              <w:marLeft w:val="0"/>
              <w:marRight w:val="0"/>
              <w:marTop w:val="0"/>
              <w:marBottom w:val="0"/>
              <w:divBdr>
                <w:top w:val="none" w:sz="0" w:space="0" w:color="auto"/>
                <w:left w:val="none" w:sz="0" w:space="0" w:color="auto"/>
                <w:bottom w:val="none" w:sz="0" w:space="0" w:color="auto"/>
                <w:right w:val="none" w:sz="0" w:space="0" w:color="auto"/>
              </w:divBdr>
            </w:div>
            <w:div w:id="1363288790">
              <w:marLeft w:val="0"/>
              <w:marRight w:val="0"/>
              <w:marTop w:val="0"/>
              <w:marBottom w:val="0"/>
              <w:divBdr>
                <w:top w:val="none" w:sz="0" w:space="0" w:color="auto"/>
                <w:left w:val="none" w:sz="0" w:space="0" w:color="auto"/>
                <w:bottom w:val="none" w:sz="0" w:space="0" w:color="auto"/>
                <w:right w:val="none" w:sz="0" w:space="0" w:color="auto"/>
              </w:divBdr>
            </w:div>
            <w:div w:id="2145349726">
              <w:marLeft w:val="0"/>
              <w:marRight w:val="0"/>
              <w:marTop w:val="0"/>
              <w:marBottom w:val="0"/>
              <w:divBdr>
                <w:top w:val="none" w:sz="0" w:space="0" w:color="auto"/>
                <w:left w:val="none" w:sz="0" w:space="0" w:color="auto"/>
                <w:bottom w:val="none" w:sz="0" w:space="0" w:color="auto"/>
                <w:right w:val="none" w:sz="0" w:space="0" w:color="auto"/>
              </w:divBdr>
            </w:div>
            <w:div w:id="1867794690">
              <w:marLeft w:val="0"/>
              <w:marRight w:val="0"/>
              <w:marTop w:val="0"/>
              <w:marBottom w:val="0"/>
              <w:divBdr>
                <w:top w:val="none" w:sz="0" w:space="0" w:color="auto"/>
                <w:left w:val="none" w:sz="0" w:space="0" w:color="auto"/>
                <w:bottom w:val="none" w:sz="0" w:space="0" w:color="auto"/>
                <w:right w:val="none" w:sz="0" w:space="0" w:color="auto"/>
              </w:divBdr>
            </w:div>
            <w:div w:id="1573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5224">
      <w:bodyDiv w:val="1"/>
      <w:marLeft w:val="0"/>
      <w:marRight w:val="0"/>
      <w:marTop w:val="0"/>
      <w:marBottom w:val="0"/>
      <w:divBdr>
        <w:top w:val="none" w:sz="0" w:space="0" w:color="auto"/>
        <w:left w:val="none" w:sz="0" w:space="0" w:color="auto"/>
        <w:bottom w:val="none" w:sz="0" w:space="0" w:color="auto"/>
        <w:right w:val="none" w:sz="0" w:space="0" w:color="auto"/>
      </w:divBdr>
      <w:divsChild>
        <w:div w:id="1913275080">
          <w:marLeft w:val="0"/>
          <w:marRight w:val="0"/>
          <w:marTop w:val="0"/>
          <w:marBottom w:val="0"/>
          <w:divBdr>
            <w:top w:val="none" w:sz="0" w:space="0" w:color="auto"/>
            <w:left w:val="none" w:sz="0" w:space="0" w:color="auto"/>
            <w:bottom w:val="none" w:sz="0" w:space="0" w:color="auto"/>
            <w:right w:val="none" w:sz="0" w:space="0" w:color="auto"/>
          </w:divBdr>
          <w:divsChild>
            <w:div w:id="2116051458">
              <w:marLeft w:val="0"/>
              <w:marRight w:val="0"/>
              <w:marTop w:val="0"/>
              <w:marBottom w:val="0"/>
              <w:divBdr>
                <w:top w:val="none" w:sz="0" w:space="0" w:color="auto"/>
                <w:left w:val="none" w:sz="0" w:space="0" w:color="auto"/>
                <w:bottom w:val="none" w:sz="0" w:space="0" w:color="auto"/>
                <w:right w:val="none" w:sz="0" w:space="0" w:color="auto"/>
              </w:divBdr>
            </w:div>
            <w:div w:id="388306215">
              <w:marLeft w:val="0"/>
              <w:marRight w:val="0"/>
              <w:marTop w:val="0"/>
              <w:marBottom w:val="0"/>
              <w:divBdr>
                <w:top w:val="none" w:sz="0" w:space="0" w:color="auto"/>
                <w:left w:val="none" w:sz="0" w:space="0" w:color="auto"/>
                <w:bottom w:val="none" w:sz="0" w:space="0" w:color="auto"/>
                <w:right w:val="none" w:sz="0" w:space="0" w:color="auto"/>
              </w:divBdr>
            </w:div>
            <w:div w:id="39323943">
              <w:marLeft w:val="0"/>
              <w:marRight w:val="0"/>
              <w:marTop w:val="0"/>
              <w:marBottom w:val="0"/>
              <w:divBdr>
                <w:top w:val="none" w:sz="0" w:space="0" w:color="auto"/>
                <w:left w:val="none" w:sz="0" w:space="0" w:color="auto"/>
                <w:bottom w:val="none" w:sz="0" w:space="0" w:color="auto"/>
                <w:right w:val="none" w:sz="0" w:space="0" w:color="auto"/>
              </w:divBdr>
            </w:div>
            <w:div w:id="512962635">
              <w:marLeft w:val="0"/>
              <w:marRight w:val="0"/>
              <w:marTop w:val="0"/>
              <w:marBottom w:val="0"/>
              <w:divBdr>
                <w:top w:val="none" w:sz="0" w:space="0" w:color="auto"/>
                <w:left w:val="none" w:sz="0" w:space="0" w:color="auto"/>
                <w:bottom w:val="none" w:sz="0" w:space="0" w:color="auto"/>
                <w:right w:val="none" w:sz="0" w:space="0" w:color="auto"/>
              </w:divBdr>
            </w:div>
            <w:div w:id="935870810">
              <w:marLeft w:val="0"/>
              <w:marRight w:val="0"/>
              <w:marTop w:val="0"/>
              <w:marBottom w:val="0"/>
              <w:divBdr>
                <w:top w:val="none" w:sz="0" w:space="0" w:color="auto"/>
                <w:left w:val="none" w:sz="0" w:space="0" w:color="auto"/>
                <w:bottom w:val="none" w:sz="0" w:space="0" w:color="auto"/>
                <w:right w:val="none" w:sz="0" w:space="0" w:color="auto"/>
              </w:divBdr>
            </w:div>
            <w:div w:id="984696490">
              <w:marLeft w:val="0"/>
              <w:marRight w:val="0"/>
              <w:marTop w:val="0"/>
              <w:marBottom w:val="0"/>
              <w:divBdr>
                <w:top w:val="none" w:sz="0" w:space="0" w:color="auto"/>
                <w:left w:val="none" w:sz="0" w:space="0" w:color="auto"/>
                <w:bottom w:val="none" w:sz="0" w:space="0" w:color="auto"/>
                <w:right w:val="none" w:sz="0" w:space="0" w:color="auto"/>
              </w:divBdr>
            </w:div>
            <w:div w:id="2132822830">
              <w:marLeft w:val="0"/>
              <w:marRight w:val="0"/>
              <w:marTop w:val="0"/>
              <w:marBottom w:val="0"/>
              <w:divBdr>
                <w:top w:val="none" w:sz="0" w:space="0" w:color="auto"/>
                <w:left w:val="none" w:sz="0" w:space="0" w:color="auto"/>
                <w:bottom w:val="none" w:sz="0" w:space="0" w:color="auto"/>
                <w:right w:val="none" w:sz="0" w:space="0" w:color="auto"/>
              </w:divBdr>
            </w:div>
            <w:div w:id="1152257450">
              <w:marLeft w:val="0"/>
              <w:marRight w:val="0"/>
              <w:marTop w:val="0"/>
              <w:marBottom w:val="0"/>
              <w:divBdr>
                <w:top w:val="none" w:sz="0" w:space="0" w:color="auto"/>
                <w:left w:val="none" w:sz="0" w:space="0" w:color="auto"/>
                <w:bottom w:val="none" w:sz="0" w:space="0" w:color="auto"/>
                <w:right w:val="none" w:sz="0" w:space="0" w:color="auto"/>
              </w:divBdr>
            </w:div>
            <w:div w:id="840311386">
              <w:marLeft w:val="0"/>
              <w:marRight w:val="0"/>
              <w:marTop w:val="0"/>
              <w:marBottom w:val="0"/>
              <w:divBdr>
                <w:top w:val="none" w:sz="0" w:space="0" w:color="auto"/>
                <w:left w:val="none" w:sz="0" w:space="0" w:color="auto"/>
                <w:bottom w:val="none" w:sz="0" w:space="0" w:color="auto"/>
                <w:right w:val="none" w:sz="0" w:space="0" w:color="auto"/>
              </w:divBdr>
            </w:div>
            <w:div w:id="1569075903">
              <w:marLeft w:val="0"/>
              <w:marRight w:val="0"/>
              <w:marTop w:val="0"/>
              <w:marBottom w:val="0"/>
              <w:divBdr>
                <w:top w:val="none" w:sz="0" w:space="0" w:color="auto"/>
                <w:left w:val="none" w:sz="0" w:space="0" w:color="auto"/>
                <w:bottom w:val="none" w:sz="0" w:space="0" w:color="auto"/>
                <w:right w:val="none" w:sz="0" w:space="0" w:color="auto"/>
              </w:divBdr>
            </w:div>
            <w:div w:id="1350713162">
              <w:marLeft w:val="0"/>
              <w:marRight w:val="0"/>
              <w:marTop w:val="0"/>
              <w:marBottom w:val="0"/>
              <w:divBdr>
                <w:top w:val="none" w:sz="0" w:space="0" w:color="auto"/>
                <w:left w:val="none" w:sz="0" w:space="0" w:color="auto"/>
                <w:bottom w:val="none" w:sz="0" w:space="0" w:color="auto"/>
                <w:right w:val="none" w:sz="0" w:space="0" w:color="auto"/>
              </w:divBdr>
            </w:div>
            <w:div w:id="522135798">
              <w:marLeft w:val="0"/>
              <w:marRight w:val="0"/>
              <w:marTop w:val="0"/>
              <w:marBottom w:val="0"/>
              <w:divBdr>
                <w:top w:val="none" w:sz="0" w:space="0" w:color="auto"/>
                <w:left w:val="none" w:sz="0" w:space="0" w:color="auto"/>
                <w:bottom w:val="none" w:sz="0" w:space="0" w:color="auto"/>
                <w:right w:val="none" w:sz="0" w:space="0" w:color="auto"/>
              </w:divBdr>
            </w:div>
            <w:div w:id="21980169">
              <w:marLeft w:val="0"/>
              <w:marRight w:val="0"/>
              <w:marTop w:val="0"/>
              <w:marBottom w:val="0"/>
              <w:divBdr>
                <w:top w:val="none" w:sz="0" w:space="0" w:color="auto"/>
                <w:left w:val="none" w:sz="0" w:space="0" w:color="auto"/>
                <w:bottom w:val="none" w:sz="0" w:space="0" w:color="auto"/>
                <w:right w:val="none" w:sz="0" w:space="0" w:color="auto"/>
              </w:divBdr>
            </w:div>
            <w:div w:id="1456750612">
              <w:marLeft w:val="0"/>
              <w:marRight w:val="0"/>
              <w:marTop w:val="0"/>
              <w:marBottom w:val="0"/>
              <w:divBdr>
                <w:top w:val="none" w:sz="0" w:space="0" w:color="auto"/>
                <w:left w:val="none" w:sz="0" w:space="0" w:color="auto"/>
                <w:bottom w:val="none" w:sz="0" w:space="0" w:color="auto"/>
                <w:right w:val="none" w:sz="0" w:space="0" w:color="auto"/>
              </w:divBdr>
            </w:div>
            <w:div w:id="1374190663">
              <w:marLeft w:val="0"/>
              <w:marRight w:val="0"/>
              <w:marTop w:val="0"/>
              <w:marBottom w:val="0"/>
              <w:divBdr>
                <w:top w:val="none" w:sz="0" w:space="0" w:color="auto"/>
                <w:left w:val="none" w:sz="0" w:space="0" w:color="auto"/>
                <w:bottom w:val="none" w:sz="0" w:space="0" w:color="auto"/>
                <w:right w:val="none" w:sz="0" w:space="0" w:color="auto"/>
              </w:divBdr>
            </w:div>
            <w:div w:id="1673096422">
              <w:marLeft w:val="0"/>
              <w:marRight w:val="0"/>
              <w:marTop w:val="0"/>
              <w:marBottom w:val="0"/>
              <w:divBdr>
                <w:top w:val="none" w:sz="0" w:space="0" w:color="auto"/>
                <w:left w:val="none" w:sz="0" w:space="0" w:color="auto"/>
                <w:bottom w:val="none" w:sz="0" w:space="0" w:color="auto"/>
                <w:right w:val="none" w:sz="0" w:space="0" w:color="auto"/>
              </w:divBdr>
            </w:div>
            <w:div w:id="1389647417">
              <w:marLeft w:val="0"/>
              <w:marRight w:val="0"/>
              <w:marTop w:val="0"/>
              <w:marBottom w:val="0"/>
              <w:divBdr>
                <w:top w:val="none" w:sz="0" w:space="0" w:color="auto"/>
                <w:left w:val="none" w:sz="0" w:space="0" w:color="auto"/>
                <w:bottom w:val="none" w:sz="0" w:space="0" w:color="auto"/>
                <w:right w:val="none" w:sz="0" w:space="0" w:color="auto"/>
              </w:divBdr>
            </w:div>
            <w:div w:id="1963731201">
              <w:marLeft w:val="0"/>
              <w:marRight w:val="0"/>
              <w:marTop w:val="0"/>
              <w:marBottom w:val="0"/>
              <w:divBdr>
                <w:top w:val="none" w:sz="0" w:space="0" w:color="auto"/>
                <w:left w:val="none" w:sz="0" w:space="0" w:color="auto"/>
                <w:bottom w:val="none" w:sz="0" w:space="0" w:color="auto"/>
                <w:right w:val="none" w:sz="0" w:space="0" w:color="auto"/>
              </w:divBdr>
            </w:div>
            <w:div w:id="371924791">
              <w:marLeft w:val="0"/>
              <w:marRight w:val="0"/>
              <w:marTop w:val="0"/>
              <w:marBottom w:val="0"/>
              <w:divBdr>
                <w:top w:val="none" w:sz="0" w:space="0" w:color="auto"/>
                <w:left w:val="none" w:sz="0" w:space="0" w:color="auto"/>
                <w:bottom w:val="none" w:sz="0" w:space="0" w:color="auto"/>
                <w:right w:val="none" w:sz="0" w:space="0" w:color="auto"/>
              </w:divBdr>
            </w:div>
            <w:div w:id="375810816">
              <w:marLeft w:val="0"/>
              <w:marRight w:val="0"/>
              <w:marTop w:val="0"/>
              <w:marBottom w:val="0"/>
              <w:divBdr>
                <w:top w:val="none" w:sz="0" w:space="0" w:color="auto"/>
                <w:left w:val="none" w:sz="0" w:space="0" w:color="auto"/>
                <w:bottom w:val="none" w:sz="0" w:space="0" w:color="auto"/>
                <w:right w:val="none" w:sz="0" w:space="0" w:color="auto"/>
              </w:divBdr>
            </w:div>
            <w:div w:id="284968493">
              <w:marLeft w:val="0"/>
              <w:marRight w:val="0"/>
              <w:marTop w:val="0"/>
              <w:marBottom w:val="0"/>
              <w:divBdr>
                <w:top w:val="none" w:sz="0" w:space="0" w:color="auto"/>
                <w:left w:val="none" w:sz="0" w:space="0" w:color="auto"/>
                <w:bottom w:val="none" w:sz="0" w:space="0" w:color="auto"/>
                <w:right w:val="none" w:sz="0" w:space="0" w:color="auto"/>
              </w:divBdr>
            </w:div>
            <w:div w:id="1509177132">
              <w:marLeft w:val="0"/>
              <w:marRight w:val="0"/>
              <w:marTop w:val="0"/>
              <w:marBottom w:val="0"/>
              <w:divBdr>
                <w:top w:val="none" w:sz="0" w:space="0" w:color="auto"/>
                <w:left w:val="none" w:sz="0" w:space="0" w:color="auto"/>
                <w:bottom w:val="none" w:sz="0" w:space="0" w:color="auto"/>
                <w:right w:val="none" w:sz="0" w:space="0" w:color="auto"/>
              </w:divBdr>
            </w:div>
            <w:div w:id="810288110">
              <w:marLeft w:val="0"/>
              <w:marRight w:val="0"/>
              <w:marTop w:val="0"/>
              <w:marBottom w:val="0"/>
              <w:divBdr>
                <w:top w:val="none" w:sz="0" w:space="0" w:color="auto"/>
                <w:left w:val="none" w:sz="0" w:space="0" w:color="auto"/>
                <w:bottom w:val="none" w:sz="0" w:space="0" w:color="auto"/>
                <w:right w:val="none" w:sz="0" w:space="0" w:color="auto"/>
              </w:divBdr>
            </w:div>
            <w:div w:id="1185050289">
              <w:marLeft w:val="0"/>
              <w:marRight w:val="0"/>
              <w:marTop w:val="0"/>
              <w:marBottom w:val="0"/>
              <w:divBdr>
                <w:top w:val="none" w:sz="0" w:space="0" w:color="auto"/>
                <w:left w:val="none" w:sz="0" w:space="0" w:color="auto"/>
                <w:bottom w:val="none" w:sz="0" w:space="0" w:color="auto"/>
                <w:right w:val="none" w:sz="0" w:space="0" w:color="auto"/>
              </w:divBdr>
            </w:div>
            <w:div w:id="650715132">
              <w:marLeft w:val="0"/>
              <w:marRight w:val="0"/>
              <w:marTop w:val="0"/>
              <w:marBottom w:val="0"/>
              <w:divBdr>
                <w:top w:val="none" w:sz="0" w:space="0" w:color="auto"/>
                <w:left w:val="none" w:sz="0" w:space="0" w:color="auto"/>
                <w:bottom w:val="none" w:sz="0" w:space="0" w:color="auto"/>
                <w:right w:val="none" w:sz="0" w:space="0" w:color="auto"/>
              </w:divBdr>
            </w:div>
            <w:div w:id="406003109">
              <w:marLeft w:val="0"/>
              <w:marRight w:val="0"/>
              <w:marTop w:val="0"/>
              <w:marBottom w:val="0"/>
              <w:divBdr>
                <w:top w:val="none" w:sz="0" w:space="0" w:color="auto"/>
                <w:left w:val="none" w:sz="0" w:space="0" w:color="auto"/>
                <w:bottom w:val="none" w:sz="0" w:space="0" w:color="auto"/>
                <w:right w:val="none" w:sz="0" w:space="0" w:color="auto"/>
              </w:divBdr>
            </w:div>
            <w:div w:id="1428848224">
              <w:marLeft w:val="0"/>
              <w:marRight w:val="0"/>
              <w:marTop w:val="0"/>
              <w:marBottom w:val="0"/>
              <w:divBdr>
                <w:top w:val="none" w:sz="0" w:space="0" w:color="auto"/>
                <w:left w:val="none" w:sz="0" w:space="0" w:color="auto"/>
                <w:bottom w:val="none" w:sz="0" w:space="0" w:color="auto"/>
                <w:right w:val="none" w:sz="0" w:space="0" w:color="auto"/>
              </w:divBdr>
            </w:div>
            <w:div w:id="16285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9931">
      <w:bodyDiv w:val="1"/>
      <w:marLeft w:val="0"/>
      <w:marRight w:val="0"/>
      <w:marTop w:val="0"/>
      <w:marBottom w:val="0"/>
      <w:divBdr>
        <w:top w:val="none" w:sz="0" w:space="0" w:color="auto"/>
        <w:left w:val="none" w:sz="0" w:space="0" w:color="auto"/>
        <w:bottom w:val="none" w:sz="0" w:space="0" w:color="auto"/>
        <w:right w:val="none" w:sz="0" w:space="0" w:color="auto"/>
      </w:divBdr>
      <w:divsChild>
        <w:div w:id="1274166210">
          <w:marLeft w:val="0"/>
          <w:marRight w:val="0"/>
          <w:marTop w:val="0"/>
          <w:marBottom w:val="0"/>
          <w:divBdr>
            <w:top w:val="none" w:sz="0" w:space="0" w:color="auto"/>
            <w:left w:val="none" w:sz="0" w:space="0" w:color="auto"/>
            <w:bottom w:val="none" w:sz="0" w:space="0" w:color="auto"/>
            <w:right w:val="none" w:sz="0" w:space="0" w:color="auto"/>
          </w:divBdr>
          <w:divsChild>
            <w:div w:id="1037658635">
              <w:marLeft w:val="0"/>
              <w:marRight w:val="0"/>
              <w:marTop w:val="0"/>
              <w:marBottom w:val="0"/>
              <w:divBdr>
                <w:top w:val="none" w:sz="0" w:space="0" w:color="auto"/>
                <w:left w:val="none" w:sz="0" w:space="0" w:color="auto"/>
                <w:bottom w:val="none" w:sz="0" w:space="0" w:color="auto"/>
                <w:right w:val="none" w:sz="0" w:space="0" w:color="auto"/>
              </w:divBdr>
            </w:div>
            <w:div w:id="1548368593">
              <w:marLeft w:val="0"/>
              <w:marRight w:val="0"/>
              <w:marTop w:val="0"/>
              <w:marBottom w:val="0"/>
              <w:divBdr>
                <w:top w:val="none" w:sz="0" w:space="0" w:color="auto"/>
                <w:left w:val="none" w:sz="0" w:space="0" w:color="auto"/>
                <w:bottom w:val="none" w:sz="0" w:space="0" w:color="auto"/>
                <w:right w:val="none" w:sz="0" w:space="0" w:color="auto"/>
              </w:divBdr>
            </w:div>
            <w:div w:id="2005886963">
              <w:marLeft w:val="0"/>
              <w:marRight w:val="0"/>
              <w:marTop w:val="0"/>
              <w:marBottom w:val="0"/>
              <w:divBdr>
                <w:top w:val="none" w:sz="0" w:space="0" w:color="auto"/>
                <w:left w:val="none" w:sz="0" w:space="0" w:color="auto"/>
                <w:bottom w:val="none" w:sz="0" w:space="0" w:color="auto"/>
                <w:right w:val="none" w:sz="0" w:space="0" w:color="auto"/>
              </w:divBdr>
            </w:div>
            <w:div w:id="206826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07756">
      <w:bodyDiv w:val="1"/>
      <w:marLeft w:val="0"/>
      <w:marRight w:val="0"/>
      <w:marTop w:val="0"/>
      <w:marBottom w:val="0"/>
      <w:divBdr>
        <w:top w:val="none" w:sz="0" w:space="0" w:color="auto"/>
        <w:left w:val="none" w:sz="0" w:space="0" w:color="auto"/>
        <w:bottom w:val="none" w:sz="0" w:space="0" w:color="auto"/>
        <w:right w:val="none" w:sz="0" w:space="0" w:color="auto"/>
      </w:divBdr>
    </w:div>
    <w:div w:id="633485044">
      <w:bodyDiv w:val="1"/>
      <w:marLeft w:val="0"/>
      <w:marRight w:val="0"/>
      <w:marTop w:val="0"/>
      <w:marBottom w:val="0"/>
      <w:divBdr>
        <w:top w:val="none" w:sz="0" w:space="0" w:color="auto"/>
        <w:left w:val="none" w:sz="0" w:space="0" w:color="auto"/>
        <w:bottom w:val="none" w:sz="0" w:space="0" w:color="auto"/>
        <w:right w:val="none" w:sz="0" w:space="0" w:color="auto"/>
      </w:divBdr>
      <w:divsChild>
        <w:div w:id="1402093957">
          <w:marLeft w:val="0"/>
          <w:marRight w:val="0"/>
          <w:marTop w:val="0"/>
          <w:marBottom w:val="0"/>
          <w:divBdr>
            <w:top w:val="none" w:sz="0" w:space="0" w:color="auto"/>
            <w:left w:val="none" w:sz="0" w:space="0" w:color="auto"/>
            <w:bottom w:val="none" w:sz="0" w:space="0" w:color="auto"/>
            <w:right w:val="none" w:sz="0" w:space="0" w:color="auto"/>
          </w:divBdr>
          <w:divsChild>
            <w:div w:id="218828311">
              <w:marLeft w:val="0"/>
              <w:marRight w:val="0"/>
              <w:marTop w:val="0"/>
              <w:marBottom w:val="0"/>
              <w:divBdr>
                <w:top w:val="none" w:sz="0" w:space="0" w:color="auto"/>
                <w:left w:val="none" w:sz="0" w:space="0" w:color="auto"/>
                <w:bottom w:val="none" w:sz="0" w:space="0" w:color="auto"/>
                <w:right w:val="none" w:sz="0" w:space="0" w:color="auto"/>
              </w:divBdr>
            </w:div>
            <w:div w:id="292638131">
              <w:marLeft w:val="0"/>
              <w:marRight w:val="0"/>
              <w:marTop w:val="0"/>
              <w:marBottom w:val="0"/>
              <w:divBdr>
                <w:top w:val="none" w:sz="0" w:space="0" w:color="auto"/>
                <w:left w:val="none" w:sz="0" w:space="0" w:color="auto"/>
                <w:bottom w:val="none" w:sz="0" w:space="0" w:color="auto"/>
                <w:right w:val="none" w:sz="0" w:space="0" w:color="auto"/>
              </w:divBdr>
            </w:div>
            <w:div w:id="1937590887">
              <w:marLeft w:val="0"/>
              <w:marRight w:val="0"/>
              <w:marTop w:val="0"/>
              <w:marBottom w:val="0"/>
              <w:divBdr>
                <w:top w:val="none" w:sz="0" w:space="0" w:color="auto"/>
                <w:left w:val="none" w:sz="0" w:space="0" w:color="auto"/>
                <w:bottom w:val="none" w:sz="0" w:space="0" w:color="auto"/>
                <w:right w:val="none" w:sz="0" w:space="0" w:color="auto"/>
              </w:divBdr>
            </w:div>
            <w:div w:id="1645234947">
              <w:marLeft w:val="0"/>
              <w:marRight w:val="0"/>
              <w:marTop w:val="0"/>
              <w:marBottom w:val="0"/>
              <w:divBdr>
                <w:top w:val="none" w:sz="0" w:space="0" w:color="auto"/>
                <w:left w:val="none" w:sz="0" w:space="0" w:color="auto"/>
                <w:bottom w:val="none" w:sz="0" w:space="0" w:color="auto"/>
                <w:right w:val="none" w:sz="0" w:space="0" w:color="auto"/>
              </w:divBdr>
            </w:div>
            <w:div w:id="1132096615">
              <w:marLeft w:val="0"/>
              <w:marRight w:val="0"/>
              <w:marTop w:val="0"/>
              <w:marBottom w:val="0"/>
              <w:divBdr>
                <w:top w:val="none" w:sz="0" w:space="0" w:color="auto"/>
                <w:left w:val="none" w:sz="0" w:space="0" w:color="auto"/>
                <w:bottom w:val="none" w:sz="0" w:space="0" w:color="auto"/>
                <w:right w:val="none" w:sz="0" w:space="0" w:color="auto"/>
              </w:divBdr>
            </w:div>
            <w:div w:id="1487472607">
              <w:marLeft w:val="0"/>
              <w:marRight w:val="0"/>
              <w:marTop w:val="0"/>
              <w:marBottom w:val="0"/>
              <w:divBdr>
                <w:top w:val="none" w:sz="0" w:space="0" w:color="auto"/>
                <w:left w:val="none" w:sz="0" w:space="0" w:color="auto"/>
                <w:bottom w:val="none" w:sz="0" w:space="0" w:color="auto"/>
                <w:right w:val="none" w:sz="0" w:space="0" w:color="auto"/>
              </w:divBdr>
            </w:div>
            <w:div w:id="221333124">
              <w:marLeft w:val="0"/>
              <w:marRight w:val="0"/>
              <w:marTop w:val="0"/>
              <w:marBottom w:val="0"/>
              <w:divBdr>
                <w:top w:val="none" w:sz="0" w:space="0" w:color="auto"/>
                <w:left w:val="none" w:sz="0" w:space="0" w:color="auto"/>
                <w:bottom w:val="none" w:sz="0" w:space="0" w:color="auto"/>
                <w:right w:val="none" w:sz="0" w:space="0" w:color="auto"/>
              </w:divBdr>
            </w:div>
            <w:div w:id="119781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4657">
      <w:bodyDiv w:val="1"/>
      <w:marLeft w:val="0"/>
      <w:marRight w:val="0"/>
      <w:marTop w:val="0"/>
      <w:marBottom w:val="0"/>
      <w:divBdr>
        <w:top w:val="none" w:sz="0" w:space="0" w:color="auto"/>
        <w:left w:val="none" w:sz="0" w:space="0" w:color="auto"/>
        <w:bottom w:val="none" w:sz="0" w:space="0" w:color="auto"/>
        <w:right w:val="none" w:sz="0" w:space="0" w:color="auto"/>
      </w:divBdr>
      <w:divsChild>
        <w:div w:id="2138797275">
          <w:marLeft w:val="0"/>
          <w:marRight w:val="0"/>
          <w:marTop w:val="0"/>
          <w:marBottom w:val="0"/>
          <w:divBdr>
            <w:top w:val="none" w:sz="0" w:space="0" w:color="auto"/>
            <w:left w:val="none" w:sz="0" w:space="0" w:color="auto"/>
            <w:bottom w:val="none" w:sz="0" w:space="0" w:color="auto"/>
            <w:right w:val="none" w:sz="0" w:space="0" w:color="auto"/>
          </w:divBdr>
          <w:divsChild>
            <w:div w:id="1438677292">
              <w:marLeft w:val="0"/>
              <w:marRight w:val="0"/>
              <w:marTop w:val="0"/>
              <w:marBottom w:val="0"/>
              <w:divBdr>
                <w:top w:val="none" w:sz="0" w:space="0" w:color="auto"/>
                <w:left w:val="none" w:sz="0" w:space="0" w:color="auto"/>
                <w:bottom w:val="none" w:sz="0" w:space="0" w:color="auto"/>
                <w:right w:val="none" w:sz="0" w:space="0" w:color="auto"/>
              </w:divBdr>
            </w:div>
            <w:div w:id="11739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7594">
      <w:bodyDiv w:val="1"/>
      <w:marLeft w:val="0"/>
      <w:marRight w:val="0"/>
      <w:marTop w:val="0"/>
      <w:marBottom w:val="0"/>
      <w:divBdr>
        <w:top w:val="none" w:sz="0" w:space="0" w:color="auto"/>
        <w:left w:val="none" w:sz="0" w:space="0" w:color="auto"/>
        <w:bottom w:val="none" w:sz="0" w:space="0" w:color="auto"/>
        <w:right w:val="none" w:sz="0" w:space="0" w:color="auto"/>
      </w:divBdr>
      <w:divsChild>
        <w:div w:id="1355884364">
          <w:marLeft w:val="0"/>
          <w:marRight w:val="0"/>
          <w:marTop w:val="0"/>
          <w:marBottom w:val="0"/>
          <w:divBdr>
            <w:top w:val="none" w:sz="0" w:space="0" w:color="auto"/>
            <w:left w:val="none" w:sz="0" w:space="0" w:color="auto"/>
            <w:bottom w:val="none" w:sz="0" w:space="0" w:color="auto"/>
            <w:right w:val="none" w:sz="0" w:space="0" w:color="auto"/>
          </w:divBdr>
          <w:divsChild>
            <w:div w:id="11875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2596">
      <w:bodyDiv w:val="1"/>
      <w:marLeft w:val="0"/>
      <w:marRight w:val="0"/>
      <w:marTop w:val="0"/>
      <w:marBottom w:val="0"/>
      <w:divBdr>
        <w:top w:val="none" w:sz="0" w:space="0" w:color="auto"/>
        <w:left w:val="none" w:sz="0" w:space="0" w:color="auto"/>
        <w:bottom w:val="none" w:sz="0" w:space="0" w:color="auto"/>
        <w:right w:val="none" w:sz="0" w:space="0" w:color="auto"/>
      </w:divBdr>
      <w:divsChild>
        <w:div w:id="624047612">
          <w:marLeft w:val="0"/>
          <w:marRight w:val="0"/>
          <w:marTop w:val="0"/>
          <w:marBottom w:val="0"/>
          <w:divBdr>
            <w:top w:val="none" w:sz="0" w:space="0" w:color="auto"/>
            <w:left w:val="none" w:sz="0" w:space="0" w:color="auto"/>
            <w:bottom w:val="none" w:sz="0" w:space="0" w:color="auto"/>
            <w:right w:val="none" w:sz="0" w:space="0" w:color="auto"/>
          </w:divBdr>
          <w:divsChild>
            <w:div w:id="89897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2620">
      <w:bodyDiv w:val="1"/>
      <w:marLeft w:val="0"/>
      <w:marRight w:val="0"/>
      <w:marTop w:val="0"/>
      <w:marBottom w:val="0"/>
      <w:divBdr>
        <w:top w:val="none" w:sz="0" w:space="0" w:color="auto"/>
        <w:left w:val="none" w:sz="0" w:space="0" w:color="auto"/>
        <w:bottom w:val="none" w:sz="0" w:space="0" w:color="auto"/>
        <w:right w:val="none" w:sz="0" w:space="0" w:color="auto"/>
      </w:divBdr>
      <w:divsChild>
        <w:div w:id="910191127">
          <w:marLeft w:val="0"/>
          <w:marRight w:val="0"/>
          <w:marTop w:val="0"/>
          <w:marBottom w:val="0"/>
          <w:divBdr>
            <w:top w:val="none" w:sz="0" w:space="0" w:color="auto"/>
            <w:left w:val="none" w:sz="0" w:space="0" w:color="auto"/>
            <w:bottom w:val="none" w:sz="0" w:space="0" w:color="auto"/>
            <w:right w:val="none" w:sz="0" w:space="0" w:color="auto"/>
          </w:divBdr>
          <w:divsChild>
            <w:div w:id="6222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60331">
      <w:bodyDiv w:val="1"/>
      <w:marLeft w:val="0"/>
      <w:marRight w:val="0"/>
      <w:marTop w:val="0"/>
      <w:marBottom w:val="0"/>
      <w:divBdr>
        <w:top w:val="none" w:sz="0" w:space="0" w:color="auto"/>
        <w:left w:val="none" w:sz="0" w:space="0" w:color="auto"/>
        <w:bottom w:val="none" w:sz="0" w:space="0" w:color="auto"/>
        <w:right w:val="none" w:sz="0" w:space="0" w:color="auto"/>
      </w:divBdr>
      <w:divsChild>
        <w:div w:id="1843736650">
          <w:marLeft w:val="0"/>
          <w:marRight w:val="0"/>
          <w:marTop w:val="0"/>
          <w:marBottom w:val="0"/>
          <w:divBdr>
            <w:top w:val="none" w:sz="0" w:space="0" w:color="auto"/>
            <w:left w:val="none" w:sz="0" w:space="0" w:color="auto"/>
            <w:bottom w:val="none" w:sz="0" w:space="0" w:color="auto"/>
            <w:right w:val="none" w:sz="0" w:space="0" w:color="auto"/>
          </w:divBdr>
          <w:divsChild>
            <w:div w:id="1830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0589">
      <w:bodyDiv w:val="1"/>
      <w:marLeft w:val="0"/>
      <w:marRight w:val="0"/>
      <w:marTop w:val="0"/>
      <w:marBottom w:val="0"/>
      <w:divBdr>
        <w:top w:val="none" w:sz="0" w:space="0" w:color="auto"/>
        <w:left w:val="none" w:sz="0" w:space="0" w:color="auto"/>
        <w:bottom w:val="none" w:sz="0" w:space="0" w:color="auto"/>
        <w:right w:val="none" w:sz="0" w:space="0" w:color="auto"/>
      </w:divBdr>
      <w:divsChild>
        <w:div w:id="522015514">
          <w:marLeft w:val="0"/>
          <w:marRight w:val="0"/>
          <w:marTop w:val="0"/>
          <w:marBottom w:val="0"/>
          <w:divBdr>
            <w:top w:val="none" w:sz="0" w:space="0" w:color="auto"/>
            <w:left w:val="none" w:sz="0" w:space="0" w:color="auto"/>
            <w:bottom w:val="none" w:sz="0" w:space="0" w:color="auto"/>
            <w:right w:val="none" w:sz="0" w:space="0" w:color="auto"/>
          </w:divBdr>
          <w:divsChild>
            <w:div w:id="1039083892">
              <w:marLeft w:val="0"/>
              <w:marRight w:val="0"/>
              <w:marTop w:val="0"/>
              <w:marBottom w:val="0"/>
              <w:divBdr>
                <w:top w:val="none" w:sz="0" w:space="0" w:color="auto"/>
                <w:left w:val="none" w:sz="0" w:space="0" w:color="auto"/>
                <w:bottom w:val="none" w:sz="0" w:space="0" w:color="auto"/>
                <w:right w:val="none" w:sz="0" w:space="0" w:color="auto"/>
              </w:divBdr>
            </w:div>
            <w:div w:id="1654292402">
              <w:marLeft w:val="0"/>
              <w:marRight w:val="0"/>
              <w:marTop w:val="0"/>
              <w:marBottom w:val="0"/>
              <w:divBdr>
                <w:top w:val="none" w:sz="0" w:space="0" w:color="auto"/>
                <w:left w:val="none" w:sz="0" w:space="0" w:color="auto"/>
                <w:bottom w:val="none" w:sz="0" w:space="0" w:color="auto"/>
                <w:right w:val="none" w:sz="0" w:space="0" w:color="auto"/>
              </w:divBdr>
            </w:div>
            <w:div w:id="2062098548">
              <w:marLeft w:val="0"/>
              <w:marRight w:val="0"/>
              <w:marTop w:val="0"/>
              <w:marBottom w:val="0"/>
              <w:divBdr>
                <w:top w:val="none" w:sz="0" w:space="0" w:color="auto"/>
                <w:left w:val="none" w:sz="0" w:space="0" w:color="auto"/>
                <w:bottom w:val="none" w:sz="0" w:space="0" w:color="auto"/>
                <w:right w:val="none" w:sz="0" w:space="0" w:color="auto"/>
              </w:divBdr>
            </w:div>
            <w:div w:id="240797280">
              <w:marLeft w:val="0"/>
              <w:marRight w:val="0"/>
              <w:marTop w:val="0"/>
              <w:marBottom w:val="0"/>
              <w:divBdr>
                <w:top w:val="none" w:sz="0" w:space="0" w:color="auto"/>
                <w:left w:val="none" w:sz="0" w:space="0" w:color="auto"/>
                <w:bottom w:val="none" w:sz="0" w:space="0" w:color="auto"/>
                <w:right w:val="none" w:sz="0" w:space="0" w:color="auto"/>
              </w:divBdr>
            </w:div>
            <w:div w:id="1689021379">
              <w:marLeft w:val="0"/>
              <w:marRight w:val="0"/>
              <w:marTop w:val="0"/>
              <w:marBottom w:val="0"/>
              <w:divBdr>
                <w:top w:val="none" w:sz="0" w:space="0" w:color="auto"/>
                <w:left w:val="none" w:sz="0" w:space="0" w:color="auto"/>
                <w:bottom w:val="none" w:sz="0" w:space="0" w:color="auto"/>
                <w:right w:val="none" w:sz="0" w:space="0" w:color="auto"/>
              </w:divBdr>
            </w:div>
            <w:div w:id="107671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9182">
      <w:bodyDiv w:val="1"/>
      <w:marLeft w:val="0"/>
      <w:marRight w:val="0"/>
      <w:marTop w:val="0"/>
      <w:marBottom w:val="0"/>
      <w:divBdr>
        <w:top w:val="none" w:sz="0" w:space="0" w:color="auto"/>
        <w:left w:val="none" w:sz="0" w:space="0" w:color="auto"/>
        <w:bottom w:val="none" w:sz="0" w:space="0" w:color="auto"/>
        <w:right w:val="none" w:sz="0" w:space="0" w:color="auto"/>
      </w:divBdr>
      <w:divsChild>
        <w:div w:id="1679775538">
          <w:marLeft w:val="0"/>
          <w:marRight w:val="0"/>
          <w:marTop w:val="0"/>
          <w:marBottom w:val="0"/>
          <w:divBdr>
            <w:top w:val="none" w:sz="0" w:space="0" w:color="auto"/>
            <w:left w:val="none" w:sz="0" w:space="0" w:color="auto"/>
            <w:bottom w:val="none" w:sz="0" w:space="0" w:color="auto"/>
            <w:right w:val="none" w:sz="0" w:space="0" w:color="auto"/>
          </w:divBdr>
          <w:divsChild>
            <w:div w:id="1321234287">
              <w:marLeft w:val="0"/>
              <w:marRight w:val="0"/>
              <w:marTop w:val="0"/>
              <w:marBottom w:val="0"/>
              <w:divBdr>
                <w:top w:val="none" w:sz="0" w:space="0" w:color="auto"/>
                <w:left w:val="none" w:sz="0" w:space="0" w:color="auto"/>
                <w:bottom w:val="none" w:sz="0" w:space="0" w:color="auto"/>
                <w:right w:val="none" w:sz="0" w:space="0" w:color="auto"/>
              </w:divBdr>
            </w:div>
            <w:div w:id="524830801">
              <w:marLeft w:val="0"/>
              <w:marRight w:val="0"/>
              <w:marTop w:val="0"/>
              <w:marBottom w:val="0"/>
              <w:divBdr>
                <w:top w:val="none" w:sz="0" w:space="0" w:color="auto"/>
                <w:left w:val="none" w:sz="0" w:space="0" w:color="auto"/>
                <w:bottom w:val="none" w:sz="0" w:space="0" w:color="auto"/>
                <w:right w:val="none" w:sz="0" w:space="0" w:color="auto"/>
              </w:divBdr>
            </w:div>
            <w:div w:id="1893228982">
              <w:marLeft w:val="0"/>
              <w:marRight w:val="0"/>
              <w:marTop w:val="0"/>
              <w:marBottom w:val="0"/>
              <w:divBdr>
                <w:top w:val="none" w:sz="0" w:space="0" w:color="auto"/>
                <w:left w:val="none" w:sz="0" w:space="0" w:color="auto"/>
                <w:bottom w:val="none" w:sz="0" w:space="0" w:color="auto"/>
                <w:right w:val="none" w:sz="0" w:space="0" w:color="auto"/>
              </w:divBdr>
            </w:div>
            <w:div w:id="453451603">
              <w:marLeft w:val="0"/>
              <w:marRight w:val="0"/>
              <w:marTop w:val="0"/>
              <w:marBottom w:val="0"/>
              <w:divBdr>
                <w:top w:val="none" w:sz="0" w:space="0" w:color="auto"/>
                <w:left w:val="none" w:sz="0" w:space="0" w:color="auto"/>
                <w:bottom w:val="none" w:sz="0" w:space="0" w:color="auto"/>
                <w:right w:val="none" w:sz="0" w:space="0" w:color="auto"/>
              </w:divBdr>
            </w:div>
            <w:div w:id="1138646284">
              <w:marLeft w:val="0"/>
              <w:marRight w:val="0"/>
              <w:marTop w:val="0"/>
              <w:marBottom w:val="0"/>
              <w:divBdr>
                <w:top w:val="none" w:sz="0" w:space="0" w:color="auto"/>
                <w:left w:val="none" w:sz="0" w:space="0" w:color="auto"/>
                <w:bottom w:val="none" w:sz="0" w:space="0" w:color="auto"/>
                <w:right w:val="none" w:sz="0" w:space="0" w:color="auto"/>
              </w:divBdr>
            </w:div>
            <w:div w:id="729301917">
              <w:marLeft w:val="0"/>
              <w:marRight w:val="0"/>
              <w:marTop w:val="0"/>
              <w:marBottom w:val="0"/>
              <w:divBdr>
                <w:top w:val="none" w:sz="0" w:space="0" w:color="auto"/>
                <w:left w:val="none" w:sz="0" w:space="0" w:color="auto"/>
                <w:bottom w:val="none" w:sz="0" w:space="0" w:color="auto"/>
                <w:right w:val="none" w:sz="0" w:space="0" w:color="auto"/>
              </w:divBdr>
            </w:div>
            <w:div w:id="2107653244">
              <w:marLeft w:val="0"/>
              <w:marRight w:val="0"/>
              <w:marTop w:val="0"/>
              <w:marBottom w:val="0"/>
              <w:divBdr>
                <w:top w:val="none" w:sz="0" w:space="0" w:color="auto"/>
                <w:left w:val="none" w:sz="0" w:space="0" w:color="auto"/>
                <w:bottom w:val="none" w:sz="0" w:space="0" w:color="auto"/>
                <w:right w:val="none" w:sz="0" w:space="0" w:color="auto"/>
              </w:divBdr>
            </w:div>
            <w:div w:id="1890871028">
              <w:marLeft w:val="0"/>
              <w:marRight w:val="0"/>
              <w:marTop w:val="0"/>
              <w:marBottom w:val="0"/>
              <w:divBdr>
                <w:top w:val="none" w:sz="0" w:space="0" w:color="auto"/>
                <w:left w:val="none" w:sz="0" w:space="0" w:color="auto"/>
                <w:bottom w:val="none" w:sz="0" w:space="0" w:color="auto"/>
                <w:right w:val="none" w:sz="0" w:space="0" w:color="auto"/>
              </w:divBdr>
            </w:div>
            <w:div w:id="1475289620">
              <w:marLeft w:val="0"/>
              <w:marRight w:val="0"/>
              <w:marTop w:val="0"/>
              <w:marBottom w:val="0"/>
              <w:divBdr>
                <w:top w:val="none" w:sz="0" w:space="0" w:color="auto"/>
                <w:left w:val="none" w:sz="0" w:space="0" w:color="auto"/>
                <w:bottom w:val="none" w:sz="0" w:space="0" w:color="auto"/>
                <w:right w:val="none" w:sz="0" w:space="0" w:color="auto"/>
              </w:divBdr>
            </w:div>
            <w:div w:id="2101486010">
              <w:marLeft w:val="0"/>
              <w:marRight w:val="0"/>
              <w:marTop w:val="0"/>
              <w:marBottom w:val="0"/>
              <w:divBdr>
                <w:top w:val="none" w:sz="0" w:space="0" w:color="auto"/>
                <w:left w:val="none" w:sz="0" w:space="0" w:color="auto"/>
                <w:bottom w:val="none" w:sz="0" w:space="0" w:color="auto"/>
                <w:right w:val="none" w:sz="0" w:space="0" w:color="auto"/>
              </w:divBdr>
            </w:div>
            <w:div w:id="1661696683">
              <w:marLeft w:val="0"/>
              <w:marRight w:val="0"/>
              <w:marTop w:val="0"/>
              <w:marBottom w:val="0"/>
              <w:divBdr>
                <w:top w:val="none" w:sz="0" w:space="0" w:color="auto"/>
                <w:left w:val="none" w:sz="0" w:space="0" w:color="auto"/>
                <w:bottom w:val="none" w:sz="0" w:space="0" w:color="auto"/>
                <w:right w:val="none" w:sz="0" w:space="0" w:color="auto"/>
              </w:divBdr>
            </w:div>
            <w:div w:id="323172125">
              <w:marLeft w:val="0"/>
              <w:marRight w:val="0"/>
              <w:marTop w:val="0"/>
              <w:marBottom w:val="0"/>
              <w:divBdr>
                <w:top w:val="none" w:sz="0" w:space="0" w:color="auto"/>
                <w:left w:val="none" w:sz="0" w:space="0" w:color="auto"/>
                <w:bottom w:val="none" w:sz="0" w:space="0" w:color="auto"/>
                <w:right w:val="none" w:sz="0" w:space="0" w:color="auto"/>
              </w:divBdr>
            </w:div>
            <w:div w:id="160707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7013">
      <w:bodyDiv w:val="1"/>
      <w:marLeft w:val="0"/>
      <w:marRight w:val="0"/>
      <w:marTop w:val="0"/>
      <w:marBottom w:val="0"/>
      <w:divBdr>
        <w:top w:val="none" w:sz="0" w:space="0" w:color="auto"/>
        <w:left w:val="none" w:sz="0" w:space="0" w:color="auto"/>
        <w:bottom w:val="none" w:sz="0" w:space="0" w:color="auto"/>
        <w:right w:val="none" w:sz="0" w:space="0" w:color="auto"/>
      </w:divBdr>
      <w:divsChild>
        <w:div w:id="48965506">
          <w:marLeft w:val="0"/>
          <w:marRight w:val="0"/>
          <w:marTop w:val="0"/>
          <w:marBottom w:val="0"/>
          <w:divBdr>
            <w:top w:val="none" w:sz="0" w:space="0" w:color="auto"/>
            <w:left w:val="none" w:sz="0" w:space="0" w:color="auto"/>
            <w:bottom w:val="none" w:sz="0" w:space="0" w:color="auto"/>
            <w:right w:val="none" w:sz="0" w:space="0" w:color="auto"/>
          </w:divBdr>
          <w:divsChild>
            <w:div w:id="10824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0625">
      <w:bodyDiv w:val="1"/>
      <w:marLeft w:val="0"/>
      <w:marRight w:val="0"/>
      <w:marTop w:val="0"/>
      <w:marBottom w:val="0"/>
      <w:divBdr>
        <w:top w:val="none" w:sz="0" w:space="0" w:color="auto"/>
        <w:left w:val="none" w:sz="0" w:space="0" w:color="auto"/>
        <w:bottom w:val="none" w:sz="0" w:space="0" w:color="auto"/>
        <w:right w:val="none" w:sz="0" w:space="0" w:color="auto"/>
      </w:divBdr>
      <w:divsChild>
        <w:div w:id="2145534869">
          <w:marLeft w:val="0"/>
          <w:marRight w:val="0"/>
          <w:marTop w:val="0"/>
          <w:marBottom w:val="0"/>
          <w:divBdr>
            <w:top w:val="none" w:sz="0" w:space="0" w:color="auto"/>
            <w:left w:val="none" w:sz="0" w:space="0" w:color="auto"/>
            <w:bottom w:val="none" w:sz="0" w:space="0" w:color="auto"/>
            <w:right w:val="none" w:sz="0" w:space="0" w:color="auto"/>
          </w:divBdr>
          <w:divsChild>
            <w:div w:id="743644511">
              <w:marLeft w:val="0"/>
              <w:marRight w:val="0"/>
              <w:marTop w:val="0"/>
              <w:marBottom w:val="0"/>
              <w:divBdr>
                <w:top w:val="none" w:sz="0" w:space="0" w:color="auto"/>
                <w:left w:val="none" w:sz="0" w:space="0" w:color="auto"/>
                <w:bottom w:val="none" w:sz="0" w:space="0" w:color="auto"/>
                <w:right w:val="none" w:sz="0" w:space="0" w:color="auto"/>
              </w:divBdr>
            </w:div>
            <w:div w:id="1700163413">
              <w:marLeft w:val="0"/>
              <w:marRight w:val="0"/>
              <w:marTop w:val="0"/>
              <w:marBottom w:val="0"/>
              <w:divBdr>
                <w:top w:val="none" w:sz="0" w:space="0" w:color="auto"/>
                <w:left w:val="none" w:sz="0" w:space="0" w:color="auto"/>
                <w:bottom w:val="none" w:sz="0" w:space="0" w:color="auto"/>
                <w:right w:val="none" w:sz="0" w:space="0" w:color="auto"/>
              </w:divBdr>
            </w:div>
            <w:div w:id="1204714224">
              <w:marLeft w:val="0"/>
              <w:marRight w:val="0"/>
              <w:marTop w:val="0"/>
              <w:marBottom w:val="0"/>
              <w:divBdr>
                <w:top w:val="none" w:sz="0" w:space="0" w:color="auto"/>
                <w:left w:val="none" w:sz="0" w:space="0" w:color="auto"/>
                <w:bottom w:val="none" w:sz="0" w:space="0" w:color="auto"/>
                <w:right w:val="none" w:sz="0" w:space="0" w:color="auto"/>
              </w:divBdr>
            </w:div>
            <w:div w:id="2002612773">
              <w:marLeft w:val="0"/>
              <w:marRight w:val="0"/>
              <w:marTop w:val="0"/>
              <w:marBottom w:val="0"/>
              <w:divBdr>
                <w:top w:val="none" w:sz="0" w:space="0" w:color="auto"/>
                <w:left w:val="none" w:sz="0" w:space="0" w:color="auto"/>
                <w:bottom w:val="none" w:sz="0" w:space="0" w:color="auto"/>
                <w:right w:val="none" w:sz="0" w:space="0" w:color="auto"/>
              </w:divBdr>
            </w:div>
            <w:div w:id="773402482">
              <w:marLeft w:val="0"/>
              <w:marRight w:val="0"/>
              <w:marTop w:val="0"/>
              <w:marBottom w:val="0"/>
              <w:divBdr>
                <w:top w:val="none" w:sz="0" w:space="0" w:color="auto"/>
                <w:left w:val="none" w:sz="0" w:space="0" w:color="auto"/>
                <w:bottom w:val="none" w:sz="0" w:space="0" w:color="auto"/>
                <w:right w:val="none" w:sz="0" w:space="0" w:color="auto"/>
              </w:divBdr>
            </w:div>
            <w:div w:id="1058432537">
              <w:marLeft w:val="0"/>
              <w:marRight w:val="0"/>
              <w:marTop w:val="0"/>
              <w:marBottom w:val="0"/>
              <w:divBdr>
                <w:top w:val="none" w:sz="0" w:space="0" w:color="auto"/>
                <w:left w:val="none" w:sz="0" w:space="0" w:color="auto"/>
                <w:bottom w:val="none" w:sz="0" w:space="0" w:color="auto"/>
                <w:right w:val="none" w:sz="0" w:space="0" w:color="auto"/>
              </w:divBdr>
            </w:div>
            <w:div w:id="1950621312">
              <w:marLeft w:val="0"/>
              <w:marRight w:val="0"/>
              <w:marTop w:val="0"/>
              <w:marBottom w:val="0"/>
              <w:divBdr>
                <w:top w:val="none" w:sz="0" w:space="0" w:color="auto"/>
                <w:left w:val="none" w:sz="0" w:space="0" w:color="auto"/>
                <w:bottom w:val="none" w:sz="0" w:space="0" w:color="auto"/>
                <w:right w:val="none" w:sz="0" w:space="0" w:color="auto"/>
              </w:divBdr>
            </w:div>
            <w:div w:id="439493061">
              <w:marLeft w:val="0"/>
              <w:marRight w:val="0"/>
              <w:marTop w:val="0"/>
              <w:marBottom w:val="0"/>
              <w:divBdr>
                <w:top w:val="none" w:sz="0" w:space="0" w:color="auto"/>
                <w:left w:val="none" w:sz="0" w:space="0" w:color="auto"/>
                <w:bottom w:val="none" w:sz="0" w:space="0" w:color="auto"/>
                <w:right w:val="none" w:sz="0" w:space="0" w:color="auto"/>
              </w:divBdr>
            </w:div>
            <w:div w:id="570579573">
              <w:marLeft w:val="0"/>
              <w:marRight w:val="0"/>
              <w:marTop w:val="0"/>
              <w:marBottom w:val="0"/>
              <w:divBdr>
                <w:top w:val="none" w:sz="0" w:space="0" w:color="auto"/>
                <w:left w:val="none" w:sz="0" w:space="0" w:color="auto"/>
                <w:bottom w:val="none" w:sz="0" w:space="0" w:color="auto"/>
                <w:right w:val="none" w:sz="0" w:space="0" w:color="auto"/>
              </w:divBdr>
            </w:div>
            <w:div w:id="1263996467">
              <w:marLeft w:val="0"/>
              <w:marRight w:val="0"/>
              <w:marTop w:val="0"/>
              <w:marBottom w:val="0"/>
              <w:divBdr>
                <w:top w:val="none" w:sz="0" w:space="0" w:color="auto"/>
                <w:left w:val="none" w:sz="0" w:space="0" w:color="auto"/>
                <w:bottom w:val="none" w:sz="0" w:space="0" w:color="auto"/>
                <w:right w:val="none" w:sz="0" w:space="0" w:color="auto"/>
              </w:divBdr>
            </w:div>
            <w:div w:id="905841843">
              <w:marLeft w:val="0"/>
              <w:marRight w:val="0"/>
              <w:marTop w:val="0"/>
              <w:marBottom w:val="0"/>
              <w:divBdr>
                <w:top w:val="none" w:sz="0" w:space="0" w:color="auto"/>
                <w:left w:val="none" w:sz="0" w:space="0" w:color="auto"/>
                <w:bottom w:val="none" w:sz="0" w:space="0" w:color="auto"/>
                <w:right w:val="none" w:sz="0" w:space="0" w:color="auto"/>
              </w:divBdr>
            </w:div>
            <w:div w:id="7951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6256">
      <w:bodyDiv w:val="1"/>
      <w:marLeft w:val="0"/>
      <w:marRight w:val="0"/>
      <w:marTop w:val="0"/>
      <w:marBottom w:val="0"/>
      <w:divBdr>
        <w:top w:val="none" w:sz="0" w:space="0" w:color="auto"/>
        <w:left w:val="none" w:sz="0" w:space="0" w:color="auto"/>
        <w:bottom w:val="none" w:sz="0" w:space="0" w:color="auto"/>
        <w:right w:val="none" w:sz="0" w:space="0" w:color="auto"/>
      </w:divBdr>
      <w:divsChild>
        <w:div w:id="1326014479">
          <w:marLeft w:val="0"/>
          <w:marRight w:val="0"/>
          <w:marTop w:val="0"/>
          <w:marBottom w:val="0"/>
          <w:divBdr>
            <w:top w:val="none" w:sz="0" w:space="0" w:color="auto"/>
            <w:left w:val="none" w:sz="0" w:space="0" w:color="auto"/>
            <w:bottom w:val="none" w:sz="0" w:space="0" w:color="auto"/>
            <w:right w:val="none" w:sz="0" w:space="0" w:color="auto"/>
          </w:divBdr>
          <w:divsChild>
            <w:div w:id="5294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2956">
      <w:bodyDiv w:val="1"/>
      <w:marLeft w:val="0"/>
      <w:marRight w:val="0"/>
      <w:marTop w:val="0"/>
      <w:marBottom w:val="0"/>
      <w:divBdr>
        <w:top w:val="none" w:sz="0" w:space="0" w:color="auto"/>
        <w:left w:val="none" w:sz="0" w:space="0" w:color="auto"/>
        <w:bottom w:val="none" w:sz="0" w:space="0" w:color="auto"/>
        <w:right w:val="none" w:sz="0" w:space="0" w:color="auto"/>
      </w:divBdr>
      <w:divsChild>
        <w:div w:id="689067889">
          <w:marLeft w:val="0"/>
          <w:marRight w:val="0"/>
          <w:marTop w:val="0"/>
          <w:marBottom w:val="0"/>
          <w:divBdr>
            <w:top w:val="none" w:sz="0" w:space="0" w:color="auto"/>
            <w:left w:val="none" w:sz="0" w:space="0" w:color="auto"/>
            <w:bottom w:val="none" w:sz="0" w:space="0" w:color="auto"/>
            <w:right w:val="none" w:sz="0" w:space="0" w:color="auto"/>
          </w:divBdr>
          <w:divsChild>
            <w:div w:id="393234013">
              <w:marLeft w:val="0"/>
              <w:marRight w:val="0"/>
              <w:marTop w:val="0"/>
              <w:marBottom w:val="0"/>
              <w:divBdr>
                <w:top w:val="none" w:sz="0" w:space="0" w:color="auto"/>
                <w:left w:val="none" w:sz="0" w:space="0" w:color="auto"/>
                <w:bottom w:val="none" w:sz="0" w:space="0" w:color="auto"/>
                <w:right w:val="none" w:sz="0" w:space="0" w:color="auto"/>
              </w:divBdr>
            </w:div>
            <w:div w:id="1864434041">
              <w:marLeft w:val="0"/>
              <w:marRight w:val="0"/>
              <w:marTop w:val="0"/>
              <w:marBottom w:val="0"/>
              <w:divBdr>
                <w:top w:val="none" w:sz="0" w:space="0" w:color="auto"/>
                <w:left w:val="none" w:sz="0" w:space="0" w:color="auto"/>
                <w:bottom w:val="none" w:sz="0" w:space="0" w:color="auto"/>
                <w:right w:val="none" w:sz="0" w:space="0" w:color="auto"/>
              </w:divBdr>
            </w:div>
            <w:div w:id="328218450">
              <w:marLeft w:val="0"/>
              <w:marRight w:val="0"/>
              <w:marTop w:val="0"/>
              <w:marBottom w:val="0"/>
              <w:divBdr>
                <w:top w:val="none" w:sz="0" w:space="0" w:color="auto"/>
                <w:left w:val="none" w:sz="0" w:space="0" w:color="auto"/>
                <w:bottom w:val="none" w:sz="0" w:space="0" w:color="auto"/>
                <w:right w:val="none" w:sz="0" w:space="0" w:color="auto"/>
              </w:divBdr>
            </w:div>
            <w:div w:id="1783180750">
              <w:marLeft w:val="0"/>
              <w:marRight w:val="0"/>
              <w:marTop w:val="0"/>
              <w:marBottom w:val="0"/>
              <w:divBdr>
                <w:top w:val="none" w:sz="0" w:space="0" w:color="auto"/>
                <w:left w:val="none" w:sz="0" w:space="0" w:color="auto"/>
                <w:bottom w:val="none" w:sz="0" w:space="0" w:color="auto"/>
                <w:right w:val="none" w:sz="0" w:space="0" w:color="auto"/>
              </w:divBdr>
            </w:div>
            <w:div w:id="1495955061">
              <w:marLeft w:val="0"/>
              <w:marRight w:val="0"/>
              <w:marTop w:val="0"/>
              <w:marBottom w:val="0"/>
              <w:divBdr>
                <w:top w:val="none" w:sz="0" w:space="0" w:color="auto"/>
                <w:left w:val="none" w:sz="0" w:space="0" w:color="auto"/>
                <w:bottom w:val="none" w:sz="0" w:space="0" w:color="auto"/>
                <w:right w:val="none" w:sz="0" w:space="0" w:color="auto"/>
              </w:divBdr>
            </w:div>
            <w:div w:id="365372341">
              <w:marLeft w:val="0"/>
              <w:marRight w:val="0"/>
              <w:marTop w:val="0"/>
              <w:marBottom w:val="0"/>
              <w:divBdr>
                <w:top w:val="none" w:sz="0" w:space="0" w:color="auto"/>
                <w:left w:val="none" w:sz="0" w:space="0" w:color="auto"/>
                <w:bottom w:val="none" w:sz="0" w:space="0" w:color="auto"/>
                <w:right w:val="none" w:sz="0" w:space="0" w:color="auto"/>
              </w:divBdr>
            </w:div>
            <w:div w:id="20214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8317">
      <w:bodyDiv w:val="1"/>
      <w:marLeft w:val="0"/>
      <w:marRight w:val="0"/>
      <w:marTop w:val="0"/>
      <w:marBottom w:val="0"/>
      <w:divBdr>
        <w:top w:val="none" w:sz="0" w:space="0" w:color="auto"/>
        <w:left w:val="none" w:sz="0" w:space="0" w:color="auto"/>
        <w:bottom w:val="none" w:sz="0" w:space="0" w:color="auto"/>
        <w:right w:val="none" w:sz="0" w:space="0" w:color="auto"/>
      </w:divBdr>
      <w:divsChild>
        <w:div w:id="1896039814">
          <w:marLeft w:val="0"/>
          <w:marRight w:val="0"/>
          <w:marTop w:val="0"/>
          <w:marBottom w:val="0"/>
          <w:divBdr>
            <w:top w:val="none" w:sz="0" w:space="0" w:color="auto"/>
            <w:left w:val="none" w:sz="0" w:space="0" w:color="auto"/>
            <w:bottom w:val="none" w:sz="0" w:space="0" w:color="auto"/>
            <w:right w:val="none" w:sz="0" w:space="0" w:color="auto"/>
          </w:divBdr>
          <w:divsChild>
            <w:div w:id="357200364">
              <w:marLeft w:val="0"/>
              <w:marRight w:val="0"/>
              <w:marTop w:val="0"/>
              <w:marBottom w:val="0"/>
              <w:divBdr>
                <w:top w:val="none" w:sz="0" w:space="0" w:color="auto"/>
                <w:left w:val="none" w:sz="0" w:space="0" w:color="auto"/>
                <w:bottom w:val="none" w:sz="0" w:space="0" w:color="auto"/>
                <w:right w:val="none" w:sz="0" w:space="0" w:color="auto"/>
              </w:divBdr>
            </w:div>
            <w:div w:id="628442163">
              <w:marLeft w:val="0"/>
              <w:marRight w:val="0"/>
              <w:marTop w:val="0"/>
              <w:marBottom w:val="0"/>
              <w:divBdr>
                <w:top w:val="none" w:sz="0" w:space="0" w:color="auto"/>
                <w:left w:val="none" w:sz="0" w:space="0" w:color="auto"/>
                <w:bottom w:val="none" w:sz="0" w:space="0" w:color="auto"/>
                <w:right w:val="none" w:sz="0" w:space="0" w:color="auto"/>
              </w:divBdr>
            </w:div>
            <w:div w:id="1681350758">
              <w:marLeft w:val="0"/>
              <w:marRight w:val="0"/>
              <w:marTop w:val="0"/>
              <w:marBottom w:val="0"/>
              <w:divBdr>
                <w:top w:val="none" w:sz="0" w:space="0" w:color="auto"/>
                <w:left w:val="none" w:sz="0" w:space="0" w:color="auto"/>
                <w:bottom w:val="none" w:sz="0" w:space="0" w:color="auto"/>
                <w:right w:val="none" w:sz="0" w:space="0" w:color="auto"/>
              </w:divBdr>
            </w:div>
            <w:div w:id="1314022319">
              <w:marLeft w:val="0"/>
              <w:marRight w:val="0"/>
              <w:marTop w:val="0"/>
              <w:marBottom w:val="0"/>
              <w:divBdr>
                <w:top w:val="none" w:sz="0" w:space="0" w:color="auto"/>
                <w:left w:val="none" w:sz="0" w:space="0" w:color="auto"/>
                <w:bottom w:val="none" w:sz="0" w:space="0" w:color="auto"/>
                <w:right w:val="none" w:sz="0" w:space="0" w:color="auto"/>
              </w:divBdr>
            </w:div>
            <w:div w:id="1701542191">
              <w:marLeft w:val="0"/>
              <w:marRight w:val="0"/>
              <w:marTop w:val="0"/>
              <w:marBottom w:val="0"/>
              <w:divBdr>
                <w:top w:val="none" w:sz="0" w:space="0" w:color="auto"/>
                <w:left w:val="none" w:sz="0" w:space="0" w:color="auto"/>
                <w:bottom w:val="none" w:sz="0" w:space="0" w:color="auto"/>
                <w:right w:val="none" w:sz="0" w:space="0" w:color="auto"/>
              </w:divBdr>
            </w:div>
            <w:div w:id="686294811">
              <w:marLeft w:val="0"/>
              <w:marRight w:val="0"/>
              <w:marTop w:val="0"/>
              <w:marBottom w:val="0"/>
              <w:divBdr>
                <w:top w:val="none" w:sz="0" w:space="0" w:color="auto"/>
                <w:left w:val="none" w:sz="0" w:space="0" w:color="auto"/>
                <w:bottom w:val="none" w:sz="0" w:space="0" w:color="auto"/>
                <w:right w:val="none" w:sz="0" w:space="0" w:color="auto"/>
              </w:divBdr>
            </w:div>
            <w:div w:id="673608624">
              <w:marLeft w:val="0"/>
              <w:marRight w:val="0"/>
              <w:marTop w:val="0"/>
              <w:marBottom w:val="0"/>
              <w:divBdr>
                <w:top w:val="none" w:sz="0" w:space="0" w:color="auto"/>
                <w:left w:val="none" w:sz="0" w:space="0" w:color="auto"/>
                <w:bottom w:val="none" w:sz="0" w:space="0" w:color="auto"/>
                <w:right w:val="none" w:sz="0" w:space="0" w:color="auto"/>
              </w:divBdr>
            </w:div>
            <w:div w:id="1541473527">
              <w:marLeft w:val="0"/>
              <w:marRight w:val="0"/>
              <w:marTop w:val="0"/>
              <w:marBottom w:val="0"/>
              <w:divBdr>
                <w:top w:val="none" w:sz="0" w:space="0" w:color="auto"/>
                <w:left w:val="none" w:sz="0" w:space="0" w:color="auto"/>
                <w:bottom w:val="none" w:sz="0" w:space="0" w:color="auto"/>
                <w:right w:val="none" w:sz="0" w:space="0" w:color="auto"/>
              </w:divBdr>
            </w:div>
            <w:div w:id="2146118173">
              <w:marLeft w:val="0"/>
              <w:marRight w:val="0"/>
              <w:marTop w:val="0"/>
              <w:marBottom w:val="0"/>
              <w:divBdr>
                <w:top w:val="none" w:sz="0" w:space="0" w:color="auto"/>
                <w:left w:val="none" w:sz="0" w:space="0" w:color="auto"/>
                <w:bottom w:val="none" w:sz="0" w:space="0" w:color="auto"/>
                <w:right w:val="none" w:sz="0" w:space="0" w:color="auto"/>
              </w:divBdr>
            </w:div>
            <w:div w:id="1026827467">
              <w:marLeft w:val="0"/>
              <w:marRight w:val="0"/>
              <w:marTop w:val="0"/>
              <w:marBottom w:val="0"/>
              <w:divBdr>
                <w:top w:val="none" w:sz="0" w:space="0" w:color="auto"/>
                <w:left w:val="none" w:sz="0" w:space="0" w:color="auto"/>
                <w:bottom w:val="none" w:sz="0" w:space="0" w:color="auto"/>
                <w:right w:val="none" w:sz="0" w:space="0" w:color="auto"/>
              </w:divBdr>
            </w:div>
            <w:div w:id="249387804">
              <w:marLeft w:val="0"/>
              <w:marRight w:val="0"/>
              <w:marTop w:val="0"/>
              <w:marBottom w:val="0"/>
              <w:divBdr>
                <w:top w:val="none" w:sz="0" w:space="0" w:color="auto"/>
                <w:left w:val="none" w:sz="0" w:space="0" w:color="auto"/>
                <w:bottom w:val="none" w:sz="0" w:space="0" w:color="auto"/>
                <w:right w:val="none" w:sz="0" w:space="0" w:color="auto"/>
              </w:divBdr>
            </w:div>
            <w:div w:id="1868180737">
              <w:marLeft w:val="0"/>
              <w:marRight w:val="0"/>
              <w:marTop w:val="0"/>
              <w:marBottom w:val="0"/>
              <w:divBdr>
                <w:top w:val="none" w:sz="0" w:space="0" w:color="auto"/>
                <w:left w:val="none" w:sz="0" w:space="0" w:color="auto"/>
                <w:bottom w:val="none" w:sz="0" w:space="0" w:color="auto"/>
                <w:right w:val="none" w:sz="0" w:space="0" w:color="auto"/>
              </w:divBdr>
            </w:div>
            <w:div w:id="239025381">
              <w:marLeft w:val="0"/>
              <w:marRight w:val="0"/>
              <w:marTop w:val="0"/>
              <w:marBottom w:val="0"/>
              <w:divBdr>
                <w:top w:val="none" w:sz="0" w:space="0" w:color="auto"/>
                <w:left w:val="none" w:sz="0" w:space="0" w:color="auto"/>
                <w:bottom w:val="none" w:sz="0" w:space="0" w:color="auto"/>
                <w:right w:val="none" w:sz="0" w:space="0" w:color="auto"/>
              </w:divBdr>
            </w:div>
            <w:div w:id="863372559">
              <w:marLeft w:val="0"/>
              <w:marRight w:val="0"/>
              <w:marTop w:val="0"/>
              <w:marBottom w:val="0"/>
              <w:divBdr>
                <w:top w:val="none" w:sz="0" w:space="0" w:color="auto"/>
                <w:left w:val="none" w:sz="0" w:space="0" w:color="auto"/>
                <w:bottom w:val="none" w:sz="0" w:space="0" w:color="auto"/>
                <w:right w:val="none" w:sz="0" w:space="0" w:color="auto"/>
              </w:divBdr>
            </w:div>
            <w:div w:id="495077084">
              <w:marLeft w:val="0"/>
              <w:marRight w:val="0"/>
              <w:marTop w:val="0"/>
              <w:marBottom w:val="0"/>
              <w:divBdr>
                <w:top w:val="none" w:sz="0" w:space="0" w:color="auto"/>
                <w:left w:val="none" w:sz="0" w:space="0" w:color="auto"/>
                <w:bottom w:val="none" w:sz="0" w:space="0" w:color="auto"/>
                <w:right w:val="none" w:sz="0" w:space="0" w:color="auto"/>
              </w:divBdr>
            </w:div>
            <w:div w:id="2065446251">
              <w:marLeft w:val="0"/>
              <w:marRight w:val="0"/>
              <w:marTop w:val="0"/>
              <w:marBottom w:val="0"/>
              <w:divBdr>
                <w:top w:val="none" w:sz="0" w:space="0" w:color="auto"/>
                <w:left w:val="none" w:sz="0" w:space="0" w:color="auto"/>
                <w:bottom w:val="none" w:sz="0" w:space="0" w:color="auto"/>
                <w:right w:val="none" w:sz="0" w:space="0" w:color="auto"/>
              </w:divBdr>
            </w:div>
            <w:div w:id="1698657420">
              <w:marLeft w:val="0"/>
              <w:marRight w:val="0"/>
              <w:marTop w:val="0"/>
              <w:marBottom w:val="0"/>
              <w:divBdr>
                <w:top w:val="none" w:sz="0" w:space="0" w:color="auto"/>
                <w:left w:val="none" w:sz="0" w:space="0" w:color="auto"/>
                <w:bottom w:val="none" w:sz="0" w:space="0" w:color="auto"/>
                <w:right w:val="none" w:sz="0" w:space="0" w:color="auto"/>
              </w:divBdr>
            </w:div>
            <w:div w:id="1520661415">
              <w:marLeft w:val="0"/>
              <w:marRight w:val="0"/>
              <w:marTop w:val="0"/>
              <w:marBottom w:val="0"/>
              <w:divBdr>
                <w:top w:val="none" w:sz="0" w:space="0" w:color="auto"/>
                <w:left w:val="none" w:sz="0" w:space="0" w:color="auto"/>
                <w:bottom w:val="none" w:sz="0" w:space="0" w:color="auto"/>
                <w:right w:val="none" w:sz="0" w:space="0" w:color="auto"/>
              </w:divBdr>
            </w:div>
            <w:div w:id="2009405581">
              <w:marLeft w:val="0"/>
              <w:marRight w:val="0"/>
              <w:marTop w:val="0"/>
              <w:marBottom w:val="0"/>
              <w:divBdr>
                <w:top w:val="none" w:sz="0" w:space="0" w:color="auto"/>
                <w:left w:val="none" w:sz="0" w:space="0" w:color="auto"/>
                <w:bottom w:val="none" w:sz="0" w:space="0" w:color="auto"/>
                <w:right w:val="none" w:sz="0" w:space="0" w:color="auto"/>
              </w:divBdr>
            </w:div>
            <w:div w:id="1620188479">
              <w:marLeft w:val="0"/>
              <w:marRight w:val="0"/>
              <w:marTop w:val="0"/>
              <w:marBottom w:val="0"/>
              <w:divBdr>
                <w:top w:val="none" w:sz="0" w:space="0" w:color="auto"/>
                <w:left w:val="none" w:sz="0" w:space="0" w:color="auto"/>
                <w:bottom w:val="none" w:sz="0" w:space="0" w:color="auto"/>
                <w:right w:val="none" w:sz="0" w:space="0" w:color="auto"/>
              </w:divBdr>
            </w:div>
            <w:div w:id="416755711">
              <w:marLeft w:val="0"/>
              <w:marRight w:val="0"/>
              <w:marTop w:val="0"/>
              <w:marBottom w:val="0"/>
              <w:divBdr>
                <w:top w:val="none" w:sz="0" w:space="0" w:color="auto"/>
                <w:left w:val="none" w:sz="0" w:space="0" w:color="auto"/>
                <w:bottom w:val="none" w:sz="0" w:space="0" w:color="auto"/>
                <w:right w:val="none" w:sz="0" w:space="0" w:color="auto"/>
              </w:divBdr>
            </w:div>
            <w:div w:id="16480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00413">
      <w:bodyDiv w:val="1"/>
      <w:marLeft w:val="0"/>
      <w:marRight w:val="0"/>
      <w:marTop w:val="0"/>
      <w:marBottom w:val="0"/>
      <w:divBdr>
        <w:top w:val="none" w:sz="0" w:space="0" w:color="auto"/>
        <w:left w:val="none" w:sz="0" w:space="0" w:color="auto"/>
        <w:bottom w:val="none" w:sz="0" w:space="0" w:color="auto"/>
        <w:right w:val="none" w:sz="0" w:space="0" w:color="auto"/>
      </w:divBdr>
    </w:div>
    <w:div w:id="1039745484">
      <w:bodyDiv w:val="1"/>
      <w:marLeft w:val="0"/>
      <w:marRight w:val="0"/>
      <w:marTop w:val="0"/>
      <w:marBottom w:val="0"/>
      <w:divBdr>
        <w:top w:val="none" w:sz="0" w:space="0" w:color="auto"/>
        <w:left w:val="none" w:sz="0" w:space="0" w:color="auto"/>
        <w:bottom w:val="none" w:sz="0" w:space="0" w:color="auto"/>
        <w:right w:val="none" w:sz="0" w:space="0" w:color="auto"/>
      </w:divBdr>
      <w:divsChild>
        <w:div w:id="2004507199">
          <w:marLeft w:val="0"/>
          <w:marRight w:val="0"/>
          <w:marTop w:val="0"/>
          <w:marBottom w:val="0"/>
          <w:divBdr>
            <w:top w:val="none" w:sz="0" w:space="0" w:color="auto"/>
            <w:left w:val="none" w:sz="0" w:space="0" w:color="auto"/>
            <w:bottom w:val="none" w:sz="0" w:space="0" w:color="auto"/>
            <w:right w:val="none" w:sz="0" w:space="0" w:color="auto"/>
          </w:divBdr>
          <w:divsChild>
            <w:div w:id="1171524970">
              <w:marLeft w:val="0"/>
              <w:marRight w:val="0"/>
              <w:marTop w:val="0"/>
              <w:marBottom w:val="0"/>
              <w:divBdr>
                <w:top w:val="none" w:sz="0" w:space="0" w:color="auto"/>
                <w:left w:val="none" w:sz="0" w:space="0" w:color="auto"/>
                <w:bottom w:val="none" w:sz="0" w:space="0" w:color="auto"/>
                <w:right w:val="none" w:sz="0" w:space="0" w:color="auto"/>
              </w:divBdr>
            </w:div>
            <w:div w:id="834876390">
              <w:marLeft w:val="0"/>
              <w:marRight w:val="0"/>
              <w:marTop w:val="0"/>
              <w:marBottom w:val="0"/>
              <w:divBdr>
                <w:top w:val="none" w:sz="0" w:space="0" w:color="auto"/>
                <w:left w:val="none" w:sz="0" w:space="0" w:color="auto"/>
                <w:bottom w:val="none" w:sz="0" w:space="0" w:color="auto"/>
                <w:right w:val="none" w:sz="0" w:space="0" w:color="auto"/>
              </w:divBdr>
            </w:div>
            <w:div w:id="529297902">
              <w:marLeft w:val="0"/>
              <w:marRight w:val="0"/>
              <w:marTop w:val="0"/>
              <w:marBottom w:val="0"/>
              <w:divBdr>
                <w:top w:val="none" w:sz="0" w:space="0" w:color="auto"/>
                <w:left w:val="none" w:sz="0" w:space="0" w:color="auto"/>
                <w:bottom w:val="none" w:sz="0" w:space="0" w:color="auto"/>
                <w:right w:val="none" w:sz="0" w:space="0" w:color="auto"/>
              </w:divBdr>
            </w:div>
            <w:div w:id="1946234011">
              <w:marLeft w:val="0"/>
              <w:marRight w:val="0"/>
              <w:marTop w:val="0"/>
              <w:marBottom w:val="0"/>
              <w:divBdr>
                <w:top w:val="none" w:sz="0" w:space="0" w:color="auto"/>
                <w:left w:val="none" w:sz="0" w:space="0" w:color="auto"/>
                <w:bottom w:val="none" w:sz="0" w:space="0" w:color="auto"/>
                <w:right w:val="none" w:sz="0" w:space="0" w:color="auto"/>
              </w:divBdr>
            </w:div>
            <w:div w:id="1430000566">
              <w:marLeft w:val="0"/>
              <w:marRight w:val="0"/>
              <w:marTop w:val="0"/>
              <w:marBottom w:val="0"/>
              <w:divBdr>
                <w:top w:val="none" w:sz="0" w:space="0" w:color="auto"/>
                <w:left w:val="none" w:sz="0" w:space="0" w:color="auto"/>
                <w:bottom w:val="none" w:sz="0" w:space="0" w:color="auto"/>
                <w:right w:val="none" w:sz="0" w:space="0" w:color="auto"/>
              </w:divBdr>
            </w:div>
            <w:div w:id="735782485">
              <w:marLeft w:val="0"/>
              <w:marRight w:val="0"/>
              <w:marTop w:val="0"/>
              <w:marBottom w:val="0"/>
              <w:divBdr>
                <w:top w:val="none" w:sz="0" w:space="0" w:color="auto"/>
                <w:left w:val="none" w:sz="0" w:space="0" w:color="auto"/>
                <w:bottom w:val="none" w:sz="0" w:space="0" w:color="auto"/>
                <w:right w:val="none" w:sz="0" w:space="0" w:color="auto"/>
              </w:divBdr>
            </w:div>
            <w:div w:id="748698980">
              <w:marLeft w:val="0"/>
              <w:marRight w:val="0"/>
              <w:marTop w:val="0"/>
              <w:marBottom w:val="0"/>
              <w:divBdr>
                <w:top w:val="none" w:sz="0" w:space="0" w:color="auto"/>
                <w:left w:val="none" w:sz="0" w:space="0" w:color="auto"/>
                <w:bottom w:val="none" w:sz="0" w:space="0" w:color="auto"/>
                <w:right w:val="none" w:sz="0" w:space="0" w:color="auto"/>
              </w:divBdr>
            </w:div>
            <w:div w:id="930546232">
              <w:marLeft w:val="0"/>
              <w:marRight w:val="0"/>
              <w:marTop w:val="0"/>
              <w:marBottom w:val="0"/>
              <w:divBdr>
                <w:top w:val="none" w:sz="0" w:space="0" w:color="auto"/>
                <w:left w:val="none" w:sz="0" w:space="0" w:color="auto"/>
                <w:bottom w:val="none" w:sz="0" w:space="0" w:color="auto"/>
                <w:right w:val="none" w:sz="0" w:space="0" w:color="auto"/>
              </w:divBdr>
            </w:div>
            <w:div w:id="674697136">
              <w:marLeft w:val="0"/>
              <w:marRight w:val="0"/>
              <w:marTop w:val="0"/>
              <w:marBottom w:val="0"/>
              <w:divBdr>
                <w:top w:val="none" w:sz="0" w:space="0" w:color="auto"/>
                <w:left w:val="none" w:sz="0" w:space="0" w:color="auto"/>
                <w:bottom w:val="none" w:sz="0" w:space="0" w:color="auto"/>
                <w:right w:val="none" w:sz="0" w:space="0" w:color="auto"/>
              </w:divBdr>
            </w:div>
            <w:div w:id="1485658826">
              <w:marLeft w:val="0"/>
              <w:marRight w:val="0"/>
              <w:marTop w:val="0"/>
              <w:marBottom w:val="0"/>
              <w:divBdr>
                <w:top w:val="none" w:sz="0" w:space="0" w:color="auto"/>
                <w:left w:val="none" w:sz="0" w:space="0" w:color="auto"/>
                <w:bottom w:val="none" w:sz="0" w:space="0" w:color="auto"/>
                <w:right w:val="none" w:sz="0" w:space="0" w:color="auto"/>
              </w:divBdr>
            </w:div>
            <w:div w:id="642124096">
              <w:marLeft w:val="0"/>
              <w:marRight w:val="0"/>
              <w:marTop w:val="0"/>
              <w:marBottom w:val="0"/>
              <w:divBdr>
                <w:top w:val="none" w:sz="0" w:space="0" w:color="auto"/>
                <w:left w:val="none" w:sz="0" w:space="0" w:color="auto"/>
                <w:bottom w:val="none" w:sz="0" w:space="0" w:color="auto"/>
                <w:right w:val="none" w:sz="0" w:space="0" w:color="auto"/>
              </w:divBdr>
            </w:div>
            <w:div w:id="1900701484">
              <w:marLeft w:val="0"/>
              <w:marRight w:val="0"/>
              <w:marTop w:val="0"/>
              <w:marBottom w:val="0"/>
              <w:divBdr>
                <w:top w:val="none" w:sz="0" w:space="0" w:color="auto"/>
                <w:left w:val="none" w:sz="0" w:space="0" w:color="auto"/>
                <w:bottom w:val="none" w:sz="0" w:space="0" w:color="auto"/>
                <w:right w:val="none" w:sz="0" w:space="0" w:color="auto"/>
              </w:divBdr>
            </w:div>
            <w:div w:id="493767836">
              <w:marLeft w:val="0"/>
              <w:marRight w:val="0"/>
              <w:marTop w:val="0"/>
              <w:marBottom w:val="0"/>
              <w:divBdr>
                <w:top w:val="none" w:sz="0" w:space="0" w:color="auto"/>
                <w:left w:val="none" w:sz="0" w:space="0" w:color="auto"/>
                <w:bottom w:val="none" w:sz="0" w:space="0" w:color="auto"/>
                <w:right w:val="none" w:sz="0" w:space="0" w:color="auto"/>
              </w:divBdr>
            </w:div>
            <w:div w:id="1635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2920">
      <w:bodyDiv w:val="1"/>
      <w:marLeft w:val="0"/>
      <w:marRight w:val="0"/>
      <w:marTop w:val="0"/>
      <w:marBottom w:val="0"/>
      <w:divBdr>
        <w:top w:val="none" w:sz="0" w:space="0" w:color="auto"/>
        <w:left w:val="none" w:sz="0" w:space="0" w:color="auto"/>
        <w:bottom w:val="none" w:sz="0" w:space="0" w:color="auto"/>
        <w:right w:val="none" w:sz="0" w:space="0" w:color="auto"/>
      </w:divBdr>
      <w:divsChild>
        <w:div w:id="2002005080">
          <w:marLeft w:val="0"/>
          <w:marRight w:val="0"/>
          <w:marTop w:val="0"/>
          <w:marBottom w:val="0"/>
          <w:divBdr>
            <w:top w:val="none" w:sz="0" w:space="0" w:color="auto"/>
            <w:left w:val="none" w:sz="0" w:space="0" w:color="auto"/>
            <w:bottom w:val="none" w:sz="0" w:space="0" w:color="auto"/>
            <w:right w:val="none" w:sz="0" w:space="0" w:color="auto"/>
          </w:divBdr>
          <w:divsChild>
            <w:div w:id="1393505297">
              <w:marLeft w:val="0"/>
              <w:marRight w:val="0"/>
              <w:marTop w:val="0"/>
              <w:marBottom w:val="0"/>
              <w:divBdr>
                <w:top w:val="none" w:sz="0" w:space="0" w:color="auto"/>
                <w:left w:val="none" w:sz="0" w:space="0" w:color="auto"/>
                <w:bottom w:val="none" w:sz="0" w:space="0" w:color="auto"/>
                <w:right w:val="none" w:sz="0" w:space="0" w:color="auto"/>
              </w:divBdr>
            </w:div>
            <w:div w:id="81150712">
              <w:marLeft w:val="0"/>
              <w:marRight w:val="0"/>
              <w:marTop w:val="0"/>
              <w:marBottom w:val="0"/>
              <w:divBdr>
                <w:top w:val="none" w:sz="0" w:space="0" w:color="auto"/>
                <w:left w:val="none" w:sz="0" w:space="0" w:color="auto"/>
                <w:bottom w:val="none" w:sz="0" w:space="0" w:color="auto"/>
                <w:right w:val="none" w:sz="0" w:space="0" w:color="auto"/>
              </w:divBdr>
            </w:div>
            <w:div w:id="133518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4516">
      <w:bodyDiv w:val="1"/>
      <w:marLeft w:val="0"/>
      <w:marRight w:val="0"/>
      <w:marTop w:val="0"/>
      <w:marBottom w:val="0"/>
      <w:divBdr>
        <w:top w:val="none" w:sz="0" w:space="0" w:color="auto"/>
        <w:left w:val="none" w:sz="0" w:space="0" w:color="auto"/>
        <w:bottom w:val="none" w:sz="0" w:space="0" w:color="auto"/>
        <w:right w:val="none" w:sz="0" w:space="0" w:color="auto"/>
      </w:divBdr>
      <w:divsChild>
        <w:div w:id="1710452719">
          <w:marLeft w:val="0"/>
          <w:marRight w:val="0"/>
          <w:marTop w:val="0"/>
          <w:marBottom w:val="0"/>
          <w:divBdr>
            <w:top w:val="none" w:sz="0" w:space="0" w:color="auto"/>
            <w:left w:val="none" w:sz="0" w:space="0" w:color="auto"/>
            <w:bottom w:val="none" w:sz="0" w:space="0" w:color="auto"/>
            <w:right w:val="none" w:sz="0" w:space="0" w:color="auto"/>
          </w:divBdr>
          <w:divsChild>
            <w:div w:id="213859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5133">
      <w:bodyDiv w:val="1"/>
      <w:marLeft w:val="0"/>
      <w:marRight w:val="0"/>
      <w:marTop w:val="0"/>
      <w:marBottom w:val="0"/>
      <w:divBdr>
        <w:top w:val="none" w:sz="0" w:space="0" w:color="auto"/>
        <w:left w:val="none" w:sz="0" w:space="0" w:color="auto"/>
        <w:bottom w:val="none" w:sz="0" w:space="0" w:color="auto"/>
        <w:right w:val="none" w:sz="0" w:space="0" w:color="auto"/>
      </w:divBdr>
      <w:divsChild>
        <w:div w:id="2066490339">
          <w:marLeft w:val="0"/>
          <w:marRight w:val="0"/>
          <w:marTop w:val="0"/>
          <w:marBottom w:val="0"/>
          <w:divBdr>
            <w:top w:val="none" w:sz="0" w:space="0" w:color="auto"/>
            <w:left w:val="none" w:sz="0" w:space="0" w:color="auto"/>
            <w:bottom w:val="none" w:sz="0" w:space="0" w:color="auto"/>
            <w:right w:val="none" w:sz="0" w:space="0" w:color="auto"/>
          </w:divBdr>
          <w:divsChild>
            <w:div w:id="998539175">
              <w:marLeft w:val="0"/>
              <w:marRight w:val="0"/>
              <w:marTop w:val="0"/>
              <w:marBottom w:val="0"/>
              <w:divBdr>
                <w:top w:val="none" w:sz="0" w:space="0" w:color="auto"/>
                <w:left w:val="none" w:sz="0" w:space="0" w:color="auto"/>
                <w:bottom w:val="none" w:sz="0" w:space="0" w:color="auto"/>
                <w:right w:val="none" w:sz="0" w:space="0" w:color="auto"/>
              </w:divBdr>
            </w:div>
            <w:div w:id="1452362620">
              <w:marLeft w:val="0"/>
              <w:marRight w:val="0"/>
              <w:marTop w:val="0"/>
              <w:marBottom w:val="0"/>
              <w:divBdr>
                <w:top w:val="none" w:sz="0" w:space="0" w:color="auto"/>
                <w:left w:val="none" w:sz="0" w:space="0" w:color="auto"/>
                <w:bottom w:val="none" w:sz="0" w:space="0" w:color="auto"/>
                <w:right w:val="none" w:sz="0" w:space="0" w:color="auto"/>
              </w:divBdr>
            </w:div>
            <w:div w:id="1723556864">
              <w:marLeft w:val="0"/>
              <w:marRight w:val="0"/>
              <w:marTop w:val="0"/>
              <w:marBottom w:val="0"/>
              <w:divBdr>
                <w:top w:val="none" w:sz="0" w:space="0" w:color="auto"/>
                <w:left w:val="none" w:sz="0" w:space="0" w:color="auto"/>
                <w:bottom w:val="none" w:sz="0" w:space="0" w:color="auto"/>
                <w:right w:val="none" w:sz="0" w:space="0" w:color="auto"/>
              </w:divBdr>
            </w:div>
            <w:div w:id="1981879474">
              <w:marLeft w:val="0"/>
              <w:marRight w:val="0"/>
              <w:marTop w:val="0"/>
              <w:marBottom w:val="0"/>
              <w:divBdr>
                <w:top w:val="none" w:sz="0" w:space="0" w:color="auto"/>
                <w:left w:val="none" w:sz="0" w:space="0" w:color="auto"/>
                <w:bottom w:val="none" w:sz="0" w:space="0" w:color="auto"/>
                <w:right w:val="none" w:sz="0" w:space="0" w:color="auto"/>
              </w:divBdr>
            </w:div>
            <w:div w:id="106585188">
              <w:marLeft w:val="0"/>
              <w:marRight w:val="0"/>
              <w:marTop w:val="0"/>
              <w:marBottom w:val="0"/>
              <w:divBdr>
                <w:top w:val="none" w:sz="0" w:space="0" w:color="auto"/>
                <w:left w:val="none" w:sz="0" w:space="0" w:color="auto"/>
                <w:bottom w:val="none" w:sz="0" w:space="0" w:color="auto"/>
                <w:right w:val="none" w:sz="0" w:space="0" w:color="auto"/>
              </w:divBdr>
            </w:div>
            <w:div w:id="465705746">
              <w:marLeft w:val="0"/>
              <w:marRight w:val="0"/>
              <w:marTop w:val="0"/>
              <w:marBottom w:val="0"/>
              <w:divBdr>
                <w:top w:val="none" w:sz="0" w:space="0" w:color="auto"/>
                <w:left w:val="none" w:sz="0" w:space="0" w:color="auto"/>
                <w:bottom w:val="none" w:sz="0" w:space="0" w:color="auto"/>
                <w:right w:val="none" w:sz="0" w:space="0" w:color="auto"/>
              </w:divBdr>
            </w:div>
            <w:div w:id="3042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57794">
      <w:bodyDiv w:val="1"/>
      <w:marLeft w:val="0"/>
      <w:marRight w:val="0"/>
      <w:marTop w:val="0"/>
      <w:marBottom w:val="0"/>
      <w:divBdr>
        <w:top w:val="none" w:sz="0" w:space="0" w:color="auto"/>
        <w:left w:val="none" w:sz="0" w:space="0" w:color="auto"/>
        <w:bottom w:val="none" w:sz="0" w:space="0" w:color="auto"/>
        <w:right w:val="none" w:sz="0" w:space="0" w:color="auto"/>
      </w:divBdr>
      <w:divsChild>
        <w:div w:id="292716448">
          <w:marLeft w:val="0"/>
          <w:marRight w:val="0"/>
          <w:marTop w:val="0"/>
          <w:marBottom w:val="0"/>
          <w:divBdr>
            <w:top w:val="none" w:sz="0" w:space="0" w:color="auto"/>
            <w:left w:val="none" w:sz="0" w:space="0" w:color="auto"/>
            <w:bottom w:val="none" w:sz="0" w:space="0" w:color="auto"/>
            <w:right w:val="none" w:sz="0" w:space="0" w:color="auto"/>
          </w:divBdr>
          <w:divsChild>
            <w:div w:id="2060401224">
              <w:marLeft w:val="0"/>
              <w:marRight w:val="0"/>
              <w:marTop w:val="0"/>
              <w:marBottom w:val="0"/>
              <w:divBdr>
                <w:top w:val="none" w:sz="0" w:space="0" w:color="auto"/>
                <w:left w:val="none" w:sz="0" w:space="0" w:color="auto"/>
                <w:bottom w:val="none" w:sz="0" w:space="0" w:color="auto"/>
                <w:right w:val="none" w:sz="0" w:space="0" w:color="auto"/>
              </w:divBdr>
            </w:div>
            <w:div w:id="1696493393">
              <w:marLeft w:val="0"/>
              <w:marRight w:val="0"/>
              <w:marTop w:val="0"/>
              <w:marBottom w:val="0"/>
              <w:divBdr>
                <w:top w:val="none" w:sz="0" w:space="0" w:color="auto"/>
                <w:left w:val="none" w:sz="0" w:space="0" w:color="auto"/>
                <w:bottom w:val="none" w:sz="0" w:space="0" w:color="auto"/>
                <w:right w:val="none" w:sz="0" w:space="0" w:color="auto"/>
              </w:divBdr>
            </w:div>
            <w:div w:id="332421231">
              <w:marLeft w:val="0"/>
              <w:marRight w:val="0"/>
              <w:marTop w:val="0"/>
              <w:marBottom w:val="0"/>
              <w:divBdr>
                <w:top w:val="none" w:sz="0" w:space="0" w:color="auto"/>
                <w:left w:val="none" w:sz="0" w:space="0" w:color="auto"/>
                <w:bottom w:val="none" w:sz="0" w:space="0" w:color="auto"/>
                <w:right w:val="none" w:sz="0" w:space="0" w:color="auto"/>
              </w:divBdr>
            </w:div>
            <w:div w:id="1082991260">
              <w:marLeft w:val="0"/>
              <w:marRight w:val="0"/>
              <w:marTop w:val="0"/>
              <w:marBottom w:val="0"/>
              <w:divBdr>
                <w:top w:val="none" w:sz="0" w:space="0" w:color="auto"/>
                <w:left w:val="none" w:sz="0" w:space="0" w:color="auto"/>
                <w:bottom w:val="none" w:sz="0" w:space="0" w:color="auto"/>
                <w:right w:val="none" w:sz="0" w:space="0" w:color="auto"/>
              </w:divBdr>
            </w:div>
            <w:div w:id="1238979591">
              <w:marLeft w:val="0"/>
              <w:marRight w:val="0"/>
              <w:marTop w:val="0"/>
              <w:marBottom w:val="0"/>
              <w:divBdr>
                <w:top w:val="none" w:sz="0" w:space="0" w:color="auto"/>
                <w:left w:val="none" w:sz="0" w:space="0" w:color="auto"/>
                <w:bottom w:val="none" w:sz="0" w:space="0" w:color="auto"/>
                <w:right w:val="none" w:sz="0" w:space="0" w:color="auto"/>
              </w:divBdr>
            </w:div>
            <w:div w:id="823087336">
              <w:marLeft w:val="0"/>
              <w:marRight w:val="0"/>
              <w:marTop w:val="0"/>
              <w:marBottom w:val="0"/>
              <w:divBdr>
                <w:top w:val="none" w:sz="0" w:space="0" w:color="auto"/>
                <w:left w:val="none" w:sz="0" w:space="0" w:color="auto"/>
                <w:bottom w:val="none" w:sz="0" w:space="0" w:color="auto"/>
                <w:right w:val="none" w:sz="0" w:space="0" w:color="auto"/>
              </w:divBdr>
            </w:div>
            <w:div w:id="14774385">
              <w:marLeft w:val="0"/>
              <w:marRight w:val="0"/>
              <w:marTop w:val="0"/>
              <w:marBottom w:val="0"/>
              <w:divBdr>
                <w:top w:val="none" w:sz="0" w:space="0" w:color="auto"/>
                <w:left w:val="none" w:sz="0" w:space="0" w:color="auto"/>
                <w:bottom w:val="none" w:sz="0" w:space="0" w:color="auto"/>
                <w:right w:val="none" w:sz="0" w:space="0" w:color="auto"/>
              </w:divBdr>
            </w:div>
            <w:div w:id="1124545914">
              <w:marLeft w:val="0"/>
              <w:marRight w:val="0"/>
              <w:marTop w:val="0"/>
              <w:marBottom w:val="0"/>
              <w:divBdr>
                <w:top w:val="none" w:sz="0" w:space="0" w:color="auto"/>
                <w:left w:val="none" w:sz="0" w:space="0" w:color="auto"/>
                <w:bottom w:val="none" w:sz="0" w:space="0" w:color="auto"/>
                <w:right w:val="none" w:sz="0" w:space="0" w:color="auto"/>
              </w:divBdr>
            </w:div>
            <w:div w:id="716008015">
              <w:marLeft w:val="0"/>
              <w:marRight w:val="0"/>
              <w:marTop w:val="0"/>
              <w:marBottom w:val="0"/>
              <w:divBdr>
                <w:top w:val="none" w:sz="0" w:space="0" w:color="auto"/>
                <w:left w:val="none" w:sz="0" w:space="0" w:color="auto"/>
                <w:bottom w:val="none" w:sz="0" w:space="0" w:color="auto"/>
                <w:right w:val="none" w:sz="0" w:space="0" w:color="auto"/>
              </w:divBdr>
            </w:div>
            <w:div w:id="292096944">
              <w:marLeft w:val="0"/>
              <w:marRight w:val="0"/>
              <w:marTop w:val="0"/>
              <w:marBottom w:val="0"/>
              <w:divBdr>
                <w:top w:val="none" w:sz="0" w:space="0" w:color="auto"/>
                <w:left w:val="none" w:sz="0" w:space="0" w:color="auto"/>
                <w:bottom w:val="none" w:sz="0" w:space="0" w:color="auto"/>
                <w:right w:val="none" w:sz="0" w:space="0" w:color="auto"/>
              </w:divBdr>
            </w:div>
            <w:div w:id="19940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0546">
      <w:bodyDiv w:val="1"/>
      <w:marLeft w:val="0"/>
      <w:marRight w:val="0"/>
      <w:marTop w:val="0"/>
      <w:marBottom w:val="0"/>
      <w:divBdr>
        <w:top w:val="none" w:sz="0" w:space="0" w:color="auto"/>
        <w:left w:val="none" w:sz="0" w:space="0" w:color="auto"/>
        <w:bottom w:val="none" w:sz="0" w:space="0" w:color="auto"/>
        <w:right w:val="none" w:sz="0" w:space="0" w:color="auto"/>
      </w:divBdr>
      <w:divsChild>
        <w:div w:id="818423045">
          <w:marLeft w:val="0"/>
          <w:marRight w:val="0"/>
          <w:marTop w:val="0"/>
          <w:marBottom w:val="0"/>
          <w:divBdr>
            <w:top w:val="none" w:sz="0" w:space="0" w:color="auto"/>
            <w:left w:val="none" w:sz="0" w:space="0" w:color="auto"/>
            <w:bottom w:val="none" w:sz="0" w:space="0" w:color="auto"/>
            <w:right w:val="none" w:sz="0" w:space="0" w:color="auto"/>
          </w:divBdr>
          <w:divsChild>
            <w:div w:id="13265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7125">
      <w:bodyDiv w:val="1"/>
      <w:marLeft w:val="0"/>
      <w:marRight w:val="0"/>
      <w:marTop w:val="0"/>
      <w:marBottom w:val="0"/>
      <w:divBdr>
        <w:top w:val="none" w:sz="0" w:space="0" w:color="auto"/>
        <w:left w:val="none" w:sz="0" w:space="0" w:color="auto"/>
        <w:bottom w:val="none" w:sz="0" w:space="0" w:color="auto"/>
        <w:right w:val="none" w:sz="0" w:space="0" w:color="auto"/>
      </w:divBdr>
      <w:divsChild>
        <w:div w:id="546181199">
          <w:marLeft w:val="0"/>
          <w:marRight w:val="0"/>
          <w:marTop w:val="0"/>
          <w:marBottom w:val="0"/>
          <w:divBdr>
            <w:top w:val="none" w:sz="0" w:space="0" w:color="auto"/>
            <w:left w:val="none" w:sz="0" w:space="0" w:color="auto"/>
            <w:bottom w:val="none" w:sz="0" w:space="0" w:color="auto"/>
            <w:right w:val="none" w:sz="0" w:space="0" w:color="auto"/>
          </w:divBdr>
          <w:divsChild>
            <w:div w:id="2086996680">
              <w:marLeft w:val="0"/>
              <w:marRight w:val="0"/>
              <w:marTop w:val="0"/>
              <w:marBottom w:val="0"/>
              <w:divBdr>
                <w:top w:val="none" w:sz="0" w:space="0" w:color="auto"/>
                <w:left w:val="none" w:sz="0" w:space="0" w:color="auto"/>
                <w:bottom w:val="none" w:sz="0" w:space="0" w:color="auto"/>
                <w:right w:val="none" w:sz="0" w:space="0" w:color="auto"/>
              </w:divBdr>
            </w:div>
            <w:div w:id="9256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165">
      <w:bodyDiv w:val="1"/>
      <w:marLeft w:val="0"/>
      <w:marRight w:val="0"/>
      <w:marTop w:val="0"/>
      <w:marBottom w:val="0"/>
      <w:divBdr>
        <w:top w:val="none" w:sz="0" w:space="0" w:color="auto"/>
        <w:left w:val="none" w:sz="0" w:space="0" w:color="auto"/>
        <w:bottom w:val="none" w:sz="0" w:space="0" w:color="auto"/>
        <w:right w:val="none" w:sz="0" w:space="0" w:color="auto"/>
      </w:divBdr>
      <w:divsChild>
        <w:div w:id="704402273">
          <w:marLeft w:val="0"/>
          <w:marRight w:val="0"/>
          <w:marTop w:val="0"/>
          <w:marBottom w:val="0"/>
          <w:divBdr>
            <w:top w:val="none" w:sz="0" w:space="0" w:color="auto"/>
            <w:left w:val="none" w:sz="0" w:space="0" w:color="auto"/>
            <w:bottom w:val="none" w:sz="0" w:space="0" w:color="auto"/>
            <w:right w:val="none" w:sz="0" w:space="0" w:color="auto"/>
          </w:divBdr>
          <w:divsChild>
            <w:div w:id="1327707304">
              <w:marLeft w:val="0"/>
              <w:marRight w:val="0"/>
              <w:marTop w:val="0"/>
              <w:marBottom w:val="0"/>
              <w:divBdr>
                <w:top w:val="none" w:sz="0" w:space="0" w:color="auto"/>
                <w:left w:val="none" w:sz="0" w:space="0" w:color="auto"/>
                <w:bottom w:val="none" w:sz="0" w:space="0" w:color="auto"/>
                <w:right w:val="none" w:sz="0" w:space="0" w:color="auto"/>
              </w:divBdr>
            </w:div>
            <w:div w:id="1004043575">
              <w:marLeft w:val="0"/>
              <w:marRight w:val="0"/>
              <w:marTop w:val="0"/>
              <w:marBottom w:val="0"/>
              <w:divBdr>
                <w:top w:val="none" w:sz="0" w:space="0" w:color="auto"/>
                <w:left w:val="none" w:sz="0" w:space="0" w:color="auto"/>
                <w:bottom w:val="none" w:sz="0" w:space="0" w:color="auto"/>
                <w:right w:val="none" w:sz="0" w:space="0" w:color="auto"/>
              </w:divBdr>
            </w:div>
            <w:div w:id="1375303694">
              <w:marLeft w:val="0"/>
              <w:marRight w:val="0"/>
              <w:marTop w:val="0"/>
              <w:marBottom w:val="0"/>
              <w:divBdr>
                <w:top w:val="none" w:sz="0" w:space="0" w:color="auto"/>
                <w:left w:val="none" w:sz="0" w:space="0" w:color="auto"/>
                <w:bottom w:val="none" w:sz="0" w:space="0" w:color="auto"/>
                <w:right w:val="none" w:sz="0" w:space="0" w:color="auto"/>
              </w:divBdr>
            </w:div>
            <w:div w:id="1458599466">
              <w:marLeft w:val="0"/>
              <w:marRight w:val="0"/>
              <w:marTop w:val="0"/>
              <w:marBottom w:val="0"/>
              <w:divBdr>
                <w:top w:val="none" w:sz="0" w:space="0" w:color="auto"/>
                <w:left w:val="none" w:sz="0" w:space="0" w:color="auto"/>
                <w:bottom w:val="none" w:sz="0" w:space="0" w:color="auto"/>
                <w:right w:val="none" w:sz="0" w:space="0" w:color="auto"/>
              </w:divBdr>
            </w:div>
            <w:div w:id="1245800201">
              <w:marLeft w:val="0"/>
              <w:marRight w:val="0"/>
              <w:marTop w:val="0"/>
              <w:marBottom w:val="0"/>
              <w:divBdr>
                <w:top w:val="none" w:sz="0" w:space="0" w:color="auto"/>
                <w:left w:val="none" w:sz="0" w:space="0" w:color="auto"/>
                <w:bottom w:val="none" w:sz="0" w:space="0" w:color="auto"/>
                <w:right w:val="none" w:sz="0" w:space="0" w:color="auto"/>
              </w:divBdr>
            </w:div>
            <w:div w:id="2099328742">
              <w:marLeft w:val="0"/>
              <w:marRight w:val="0"/>
              <w:marTop w:val="0"/>
              <w:marBottom w:val="0"/>
              <w:divBdr>
                <w:top w:val="none" w:sz="0" w:space="0" w:color="auto"/>
                <w:left w:val="none" w:sz="0" w:space="0" w:color="auto"/>
                <w:bottom w:val="none" w:sz="0" w:space="0" w:color="auto"/>
                <w:right w:val="none" w:sz="0" w:space="0" w:color="auto"/>
              </w:divBdr>
            </w:div>
            <w:div w:id="976060114">
              <w:marLeft w:val="0"/>
              <w:marRight w:val="0"/>
              <w:marTop w:val="0"/>
              <w:marBottom w:val="0"/>
              <w:divBdr>
                <w:top w:val="none" w:sz="0" w:space="0" w:color="auto"/>
                <w:left w:val="none" w:sz="0" w:space="0" w:color="auto"/>
                <w:bottom w:val="none" w:sz="0" w:space="0" w:color="auto"/>
                <w:right w:val="none" w:sz="0" w:space="0" w:color="auto"/>
              </w:divBdr>
            </w:div>
            <w:div w:id="1692221439">
              <w:marLeft w:val="0"/>
              <w:marRight w:val="0"/>
              <w:marTop w:val="0"/>
              <w:marBottom w:val="0"/>
              <w:divBdr>
                <w:top w:val="none" w:sz="0" w:space="0" w:color="auto"/>
                <w:left w:val="none" w:sz="0" w:space="0" w:color="auto"/>
                <w:bottom w:val="none" w:sz="0" w:space="0" w:color="auto"/>
                <w:right w:val="none" w:sz="0" w:space="0" w:color="auto"/>
              </w:divBdr>
            </w:div>
            <w:div w:id="657198958">
              <w:marLeft w:val="0"/>
              <w:marRight w:val="0"/>
              <w:marTop w:val="0"/>
              <w:marBottom w:val="0"/>
              <w:divBdr>
                <w:top w:val="none" w:sz="0" w:space="0" w:color="auto"/>
                <w:left w:val="none" w:sz="0" w:space="0" w:color="auto"/>
                <w:bottom w:val="none" w:sz="0" w:space="0" w:color="auto"/>
                <w:right w:val="none" w:sz="0" w:space="0" w:color="auto"/>
              </w:divBdr>
            </w:div>
            <w:div w:id="196746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00656">
      <w:bodyDiv w:val="1"/>
      <w:marLeft w:val="0"/>
      <w:marRight w:val="0"/>
      <w:marTop w:val="0"/>
      <w:marBottom w:val="0"/>
      <w:divBdr>
        <w:top w:val="none" w:sz="0" w:space="0" w:color="auto"/>
        <w:left w:val="none" w:sz="0" w:space="0" w:color="auto"/>
        <w:bottom w:val="none" w:sz="0" w:space="0" w:color="auto"/>
        <w:right w:val="none" w:sz="0" w:space="0" w:color="auto"/>
      </w:divBdr>
      <w:divsChild>
        <w:div w:id="2090493380">
          <w:marLeft w:val="0"/>
          <w:marRight w:val="0"/>
          <w:marTop w:val="0"/>
          <w:marBottom w:val="0"/>
          <w:divBdr>
            <w:top w:val="none" w:sz="0" w:space="0" w:color="auto"/>
            <w:left w:val="none" w:sz="0" w:space="0" w:color="auto"/>
            <w:bottom w:val="none" w:sz="0" w:space="0" w:color="auto"/>
            <w:right w:val="none" w:sz="0" w:space="0" w:color="auto"/>
          </w:divBdr>
          <w:divsChild>
            <w:div w:id="1969823681">
              <w:marLeft w:val="0"/>
              <w:marRight w:val="0"/>
              <w:marTop w:val="0"/>
              <w:marBottom w:val="0"/>
              <w:divBdr>
                <w:top w:val="none" w:sz="0" w:space="0" w:color="auto"/>
                <w:left w:val="none" w:sz="0" w:space="0" w:color="auto"/>
                <w:bottom w:val="none" w:sz="0" w:space="0" w:color="auto"/>
                <w:right w:val="none" w:sz="0" w:space="0" w:color="auto"/>
              </w:divBdr>
            </w:div>
            <w:div w:id="847065639">
              <w:marLeft w:val="0"/>
              <w:marRight w:val="0"/>
              <w:marTop w:val="0"/>
              <w:marBottom w:val="0"/>
              <w:divBdr>
                <w:top w:val="none" w:sz="0" w:space="0" w:color="auto"/>
                <w:left w:val="none" w:sz="0" w:space="0" w:color="auto"/>
                <w:bottom w:val="none" w:sz="0" w:space="0" w:color="auto"/>
                <w:right w:val="none" w:sz="0" w:space="0" w:color="auto"/>
              </w:divBdr>
            </w:div>
            <w:div w:id="2552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4785">
      <w:bodyDiv w:val="1"/>
      <w:marLeft w:val="0"/>
      <w:marRight w:val="0"/>
      <w:marTop w:val="0"/>
      <w:marBottom w:val="0"/>
      <w:divBdr>
        <w:top w:val="none" w:sz="0" w:space="0" w:color="auto"/>
        <w:left w:val="none" w:sz="0" w:space="0" w:color="auto"/>
        <w:bottom w:val="none" w:sz="0" w:space="0" w:color="auto"/>
        <w:right w:val="none" w:sz="0" w:space="0" w:color="auto"/>
      </w:divBdr>
      <w:divsChild>
        <w:div w:id="617218904">
          <w:marLeft w:val="0"/>
          <w:marRight w:val="0"/>
          <w:marTop w:val="0"/>
          <w:marBottom w:val="0"/>
          <w:divBdr>
            <w:top w:val="none" w:sz="0" w:space="0" w:color="auto"/>
            <w:left w:val="none" w:sz="0" w:space="0" w:color="auto"/>
            <w:bottom w:val="none" w:sz="0" w:space="0" w:color="auto"/>
            <w:right w:val="none" w:sz="0" w:space="0" w:color="auto"/>
          </w:divBdr>
          <w:divsChild>
            <w:div w:id="16152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72275">
      <w:bodyDiv w:val="1"/>
      <w:marLeft w:val="0"/>
      <w:marRight w:val="0"/>
      <w:marTop w:val="0"/>
      <w:marBottom w:val="0"/>
      <w:divBdr>
        <w:top w:val="none" w:sz="0" w:space="0" w:color="auto"/>
        <w:left w:val="none" w:sz="0" w:space="0" w:color="auto"/>
        <w:bottom w:val="none" w:sz="0" w:space="0" w:color="auto"/>
        <w:right w:val="none" w:sz="0" w:space="0" w:color="auto"/>
      </w:divBdr>
    </w:div>
    <w:div w:id="1142429475">
      <w:bodyDiv w:val="1"/>
      <w:marLeft w:val="0"/>
      <w:marRight w:val="0"/>
      <w:marTop w:val="0"/>
      <w:marBottom w:val="0"/>
      <w:divBdr>
        <w:top w:val="none" w:sz="0" w:space="0" w:color="auto"/>
        <w:left w:val="none" w:sz="0" w:space="0" w:color="auto"/>
        <w:bottom w:val="none" w:sz="0" w:space="0" w:color="auto"/>
        <w:right w:val="none" w:sz="0" w:space="0" w:color="auto"/>
      </w:divBdr>
    </w:div>
    <w:div w:id="1147471527">
      <w:bodyDiv w:val="1"/>
      <w:marLeft w:val="0"/>
      <w:marRight w:val="0"/>
      <w:marTop w:val="0"/>
      <w:marBottom w:val="0"/>
      <w:divBdr>
        <w:top w:val="none" w:sz="0" w:space="0" w:color="auto"/>
        <w:left w:val="none" w:sz="0" w:space="0" w:color="auto"/>
        <w:bottom w:val="none" w:sz="0" w:space="0" w:color="auto"/>
        <w:right w:val="none" w:sz="0" w:space="0" w:color="auto"/>
      </w:divBdr>
      <w:divsChild>
        <w:div w:id="1793012815">
          <w:marLeft w:val="0"/>
          <w:marRight w:val="0"/>
          <w:marTop w:val="0"/>
          <w:marBottom w:val="0"/>
          <w:divBdr>
            <w:top w:val="none" w:sz="0" w:space="0" w:color="auto"/>
            <w:left w:val="none" w:sz="0" w:space="0" w:color="auto"/>
            <w:bottom w:val="none" w:sz="0" w:space="0" w:color="auto"/>
            <w:right w:val="none" w:sz="0" w:space="0" w:color="auto"/>
          </w:divBdr>
          <w:divsChild>
            <w:div w:id="970131935">
              <w:marLeft w:val="0"/>
              <w:marRight w:val="0"/>
              <w:marTop w:val="0"/>
              <w:marBottom w:val="0"/>
              <w:divBdr>
                <w:top w:val="none" w:sz="0" w:space="0" w:color="auto"/>
                <w:left w:val="none" w:sz="0" w:space="0" w:color="auto"/>
                <w:bottom w:val="none" w:sz="0" w:space="0" w:color="auto"/>
                <w:right w:val="none" w:sz="0" w:space="0" w:color="auto"/>
              </w:divBdr>
            </w:div>
            <w:div w:id="919294944">
              <w:marLeft w:val="0"/>
              <w:marRight w:val="0"/>
              <w:marTop w:val="0"/>
              <w:marBottom w:val="0"/>
              <w:divBdr>
                <w:top w:val="none" w:sz="0" w:space="0" w:color="auto"/>
                <w:left w:val="none" w:sz="0" w:space="0" w:color="auto"/>
                <w:bottom w:val="none" w:sz="0" w:space="0" w:color="auto"/>
                <w:right w:val="none" w:sz="0" w:space="0" w:color="auto"/>
              </w:divBdr>
            </w:div>
            <w:div w:id="1598752454">
              <w:marLeft w:val="0"/>
              <w:marRight w:val="0"/>
              <w:marTop w:val="0"/>
              <w:marBottom w:val="0"/>
              <w:divBdr>
                <w:top w:val="none" w:sz="0" w:space="0" w:color="auto"/>
                <w:left w:val="none" w:sz="0" w:space="0" w:color="auto"/>
                <w:bottom w:val="none" w:sz="0" w:space="0" w:color="auto"/>
                <w:right w:val="none" w:sz="0" w:space="0" w:color="auto"/>
              </w:divBdr>
            </w:div>
            <w:div w:id="1613786747">
              <w:marLeft w:val="0"/>
              <w:marRight w:val="0"/>
              <w:marTop w:val="0"/>
              <w:marBottom w:val="0"/>
              <w:divBdr>
                <w:top w:val="none" w:sz="0" w:space="0" w:color="auto"/>
                <w:left w:val="none" w:sz="0" w:space="0" w:color="auto"/>
                <w:bottom w:val="none" w:sz="0" w:space="0" w:color="auto"/>
                <w:right w:val="none" w:sz="0" w:space="0" w:color="auto"/>
              </w:divBdr>
            </w:div>
            <w:div w:id="151217555">
              <w:marLeft w:val="0"/>
              <w:marRight w:val="0"/>
              <w:marTop w:val="0"/>
              <w:marBottom w:val="0"/>
              <w:divBdr>
                <w:top w:val="none" w:sz="0" w:space="0" w:color="auto"/>
                <w:left w:val="none" w:sz="0" w:space="0" w:color="auto"/>
                <w:bottom w:val="none" w:sz="0" w:space="0" w:color="auto"/>
                <w:right w:val="none" w:sz="0" w:space="0" w:color="auto"/>
              </w:divBdr>
            </w:div>
            <w:div w:id="1670131733">
              <w:marLeft w:val="0"/>
              <w:marRight w:val="0"/>
              <w:marTop w:val="0"/>
              <w:marBottom w:val="0"/>
              <w:divBdr>
                <w:top w:val="none" w:sz="0" w:space="0" w:color="auto"/>
                <w:left w:val="none" w:sz="0" w:space="0" w:color="auto"/>
                <w:bottom w:val="none" w:sz="0" w:space="0" w:color="auto"/>
                <w:right w:val="none" w:sz="0" w:space="0" w:color="auto"/>
              </w:divBdr>
            </w:div>
            <w:div w:id="530218068">
              <w:marLeft w:val="0"/>
              <w:marRight w:val="0"/>
              <w:marTop w:val="0"/>
              <w:marBottom w:val="0"/>
              <w:divBdr>
                <w:top w:val="none" w:sz="0" w:space="0" w:color="auto"/>
                <w:left w:val="none" w:sz="0" w:space="0" w:color="auto"/>
                <w:bottom w:val="none" w:sz="0" w:space="0" w:color="auto"/>
                <w:right w:val="none" w:sz="0" w:space="0" w:color="auto"/>
              </w:divBdr>
            </w:div>
            <w:div w:id="14026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2139">
      <w:bodyDiv w:val="1"/>
      <w:marLeft w:val="0"/>
      <w:marRight w:val="0"/>
      <w:marTop w:val="0"/>
      <w:marBottom w:val="0"/>
      <w:divBdr>
        <w:top w:val="none" w:sz="0" w:space="0" w:color="auto"/>
        <w:left w:val="none" w:sz="0" w:space="0" w:color="auto"/>
        <w:bottom w:val="none" w:sz="0" w:space="0" w:color="auto"/>
        <w:right w:val="none" w:sz="0" w:space="0" w:color="auto"/>
      </w:divBdr>
      <w:divsChild>
        <w:div w:id="1914120013">
          <w:marLeft w:val="0"/>
          <w:marRight w:val="0"/>
          <w:marTop w:val="0"/>
          <w:marBottom w:val="0"/>
          <w:divBdr>
            <w:top w:val="none" w:sz="0" w:space="0" w:color="auto"/>
            <w:left w:val="none" w:sz="0" w:space="0" w:color="auto"/>
            <w:bottom w:val="none" w:sz="0" w:space="0" w:color="auto"/>
            <w:right w:val="none" w:sz="0" w:space="0" w:color="auto"/>
          </w:divBdr>
          <w:divsChild>
            <w:div w:id="1501313859">
              <w:marLeft w:val="0"/>
              <w:marRight w:val="0"/>
              <w:marTop w:val="0"/>
              <w:marBottom w:val="0"/>
              <w:divBdr>
                <w:top w:val="none" w:sz="0" w:space="0" w:color="auto"/>
                <w:left w:val="none" w:sz="0" w:space="0" w:color="auto"/>
                <w:bottom w:val="none" w:sz="0" w:space="0" w:color="auto"/>
                <w:right w:val="none" w:sz="0" w:space="0" w:color="auto"/>
              </w:divBdr>
            </w:div>
            <w:div w:id="235096692">
              <w:marLeft w:val="0"/>
              <w:marRight w:val="0"/>
              <w:marTop w:val="0"/>
              <w:marBottom w:val="0"/>
              <w:divBdr>
                <w:top w:val="none" w:sz="0" w:space="0" w:color="auto"/>
                <w:left w:val="none" w:sz="0" w:space="0" w:color="auto"/>
                <w:bottom w:val="none" w:sz="0" w:space="0" w:color="auto"/>
                <w:right w:val="none" w:sz="0" w:space="0" w:color="auto"/>
              </w:divBdr>
            </w:div>
            <w:div w:id="1477643613">
              <w:marLeft w:val="0"/>
              <w:marRight w:val="0"/>
              <w:marTop w:val="0"/>
              <w:marBottom w:val="0"/>
              <w:divBdr>
                <w:top w:val="none" w:sz="0" w:space="0" w:color="auto"/>
                <w:left w:val="none" w:sz="0" w:space="0" w:color="auto"/>
                <w:bottom w:val="none" w:sz="0" w:space="0" w:color="auto"/>
                <w:right w:val="none" w:sz="0" w:space="0" w:color="auto"/>
              </w:divBdr>
            </w:div>
            <w:div w:id="1136877997">
              <w:marLeft w:val="0"/>
              <w:marRight w:val="0"/>
              <w:marTop w:val="0"/>
              <w:marBottom w:val="0"/>
              <w:divBdr>
                <w:top w:val="none" w:sz="0" w:space="0" w:color="auto"/>
                <w:left w:val="none" w:sz="0" w:space="0" w:color="auto"/>
                <w:bottom w:val="none" w:sz="0" w:space="0" w:color="auto"/>
                <w:right w:val="none" w:sz="0" w:space="0" w:color="auto"/>
              </w:divBdr>
            </w:div>
            <w:div w:id="1038120402">
              <w:marLeft w:val="0"/>
              <w:marRight w:val="0"/>
              <w:marTop w:val="0"/>
              <w:marBottom w:val="0"/>
              <w:divBdr>
                <w:top w:val="none" w:sz="0" w:space="0" w:color="auto"/>
                <w:left w:val="none" w:sz="0" w:space="0" w:color="auto"/>
                <w:bottom w:val="none" w:sz="0" w:space="0" w:color="auto"/>
                <w:right w:val="none" w:sz="0" w:space="0" w:color="auto"/>
              </w:divBdr>
            </w:div>
            <w:div w:id="418448099">
              <w:marLeft w:val="0"/>
              <w:marRight w:val="0"/>
              <w:marTop w:val="0"/>
              <w:marBottom w:val="0"/>
              <w:divBdr>
                <w:top w:val="none" w:sz="0" w:space="0" w:color="auto"/>
                <w:left w:val="none" w:sz="0" w:space="0" w:color="auto"/>
                <w:bottom w:val="none" w:sz="0" w:space="0" w:color="auto"/>
                <w:right w:val="none" w:sz="0" w:space="0" w:color="auto"/>
              </w:divBdr>
            </w:div>
            <w:div w:id="1464957242">
              <w:marLeft w:val="0"/>
              <w:marRight w:val="0"/>
              <w:marTop w:val="0"/>
              <w:marBottom w:val="0"/>
              <w:divBdr>
                <w:top w:val="none" w:sz="0" w:space="0" w:color="auto"/>
                <w:left w:val="none" w:sz="0" w:space="0" w:color="auto"/>
                <w:bottom w:val="none" w:sz="0" w:space="0" w:color="auto"/>
                <w:right w:val="none" w:sz="0" w:space="0" w:color="auto"/>
              </w:divBdr>
            </w:div>
            <w:div w:id="1121340570">
              <w:marLeft w:val="0"/>
              <w:marRight w:val="0"/>
              <w:marTop w:val="0"/>
              <w:marBottom w:val="0"/>
              <w:divBdr>
                <w:top w:val="none" w:sz="0" w:space="0" w:color="auto"/>
                <w:left w:val="none" w:sz="0" w:space="0" w:color="auto"/>
                <w:bottom w:val="none" w:sz="0" w:space="0" w:color="auto"/>
                <w:right w:val="none" w:sz="0" w:space="0" w:color="auto"/>
              </w:divBdr>
            </w:div>
            <w:div w:id="1065225905">
              <w:marLeft w:val="0"/>
              <w:marRight w:val="0"/>
              <w:marTop w:val="0"/>
              <w:marBottom w:val="0"/>
              <w:divBdr>
                <w:top w:val="none" w:sz="0" w:space="0" w:color="auto"/>
                <w:left w:val="none" w:sz="0" w:space="0" w:color="auto"/>
                <w:bottom w:val="none" w:sz="0" w:space="0" w:color="auto"/>
                <w:right w:val="none" w:sz="0" w:space="0" w:color="auto"/>
              </w:divBdr>
            </w:div>
            <w:div w:id="404492246">
              <w:marLeft w:val="0"/>
              <w:marRight w:val="0"/>
              <w:marTop w:val="0"/>
              <w:marBottom w:val="0"/>
              <w:divBdr>
                <w:top w:val="none" w:sz="0" w:space="0" w:color="auto"/>
                <w:left w:val="none" w:sz="0" w:space="0" w:color="auto"/>
                <w:bottom w:val="none" w:sz="0" w:space="0" w:color="auto"/>
                <w:right w:val="none" w:sz="0" w:space="0" w:color="auto"/>
              </w:divBdr>
            </w:div>
            <w:div w:id="5468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3295">
      <w:bodyDiv w:val="1"/>
      <w:marLeft w:val="0"/>
      <w:marRight w:val="0"/>
      <w:marTop w:val="0"/>
      <w:marBottom w:val="0"/>
      <w:divBdr>
        <w:top w:val="none" w:sz="0" w:space="0" w:color="auto"/>
        <w:left w:val="none" w:sz="0" w:space="0" w:color="auto"/>
        <w:bottom w:val="none" w:sz="0" w:space="0" w:color="auto"/>
        <w:right w:val="none" w:sz="0" w:space="0" w:color="auto"/>
      </w:divBdr>
    </w:div>
    <w:div w:id="1228417995">
      <w:bodyDiv w:val="1"/>
      <w:marLeft w:val="0"/>
      <w:marRight w:val="0"/>
      <w:marTop w:val="0"/>
      <w:marBottom w:val="0"/>
      <w:divBdr>
        <w:top w:val="none" w:sz="0" w:space="0" w:color="auto"/>
        <w:left w:val="none" w:sz="0" w:space="0" w:color="auto"/>
        <w:bottom w:val="none" w:sz="0" w:space="0" w:color="auto"/>
        <w:right w:val="none" w:sz="0" w:space="0" w:color="auto"/>
      </w:divBdr>
      <w:divsChild>
        <w:div w:id="1457990881">
          <w:marLeft w:val="0"/>
          <w:marRight w:val="0"/>
          <w:marTop w:val="0"/>
          <w:marBottom w:val="0"/>
          <w:divBdr>
            <w:top w:val="none" w:sz="0" w:space="0" w:color="auto"/>
            <w:left w:val="none" w:sz="0" w:space="0" w:color="auto"/>
            <w:bottom w:val="none" w:sz="0" w:space="0" w:color="auto"/>
            <w:right w:val="none" w:sz="0" w:space="0" w:color="auto"/>
          </w:divBdr>
          <w:divsChild>
            <w:div w:id="1885168301">
              <w:marLeft w:val="0"/>
              <w:marRight w:val="0"/>
              <w:marTop w:val="0"/>
              <w:marBottom w:val="0"/>
              <w:divBdr>
                <w:top w:val="none" w:sz="0" w:space="0" w:color="auto"/>
                <w:left w:val="none" w:sz="0" w:space="0" w:color="auto"/>
                <w:bottom w:val="none" w:sz="0" w:space="0" w:color="auto"/>
                <w:right w:val="none" w:sz="0" w:space="0" w:color="auto"/>
              </w:divBdr>
            </w:div>
            <w:div w:id="10648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sChild>
        <w:div w:id="352265494">
          <w:marLeft w:val="0"/>
          <w:marRight w:val="0"/>
          <w:marTop w:val="0"/>
          <w:marBottom w:val="0"/>
          <w:divBdr>
            <w:top w:val="none" w:sz="0" w:space="0" w:color="auto"/>
            <w:left w:val="none" w:sz="0" w:space="0" w:color="auto"/>
            <w:bottom w:val="none" w:sz="0" w:space="0" w:color="auto"/>
            <w:right w:val="none" w:sz="0" w:space="0" w:color="auto"/>
          </w:divBdr>
          <w:divsChild>
            <w:div w:id="1261596817">
              <w:marLeft w:val="0"/>
              <w:marRight w:val="0"/>
              <w:marTop w:val="0"/>
              <w:marBottom w:val="0"/>
              <w:divBdr>
                <w:top w:val="none" w:sz="0" w:space="0" w:color="auto"/>
                <w:left w:val="none" w:sz="0" w:space="0" w:color="auto"/>
                <w:bottom w:val="none" w:sz="0" w:space="0" w:color="auto"/>
                <w:right w:val="none" w:sz="0" w:space="0" w:color="auto"/>
              </w:divBdr>
            </w:div>
            <w:div w:id="144125353">
              <w:marLeft w:val="0"/>
              <w:marRight w:val="0"/>
              <w:marTop w:val="0"/>
              <w:marBottom w:val="0"/>
              <w:divBdr>
                <w:top w:val="none" w:sz="0" w:space="0" w:color="auto"/>
                <w:left w:val="none" w:sz="0" w:space="0" w:color="auto"/>
                <w:bottom w:val="none" w:sz="0" w:space="0" w:color="auto"/>
                <w:right w:val="none" w:sz="0" w:space="0" w:color="auto"/>
              </w:divBdr>
            </w:div>
            <w:div w:id="1050425688">
              <w:marLeft w:val="0"/>
              <w:marRight w:val="0"/>
              <w:marTop w:val="0"/>
              <w:marBottom w:val="0"/>
              <w:divBdr>
                <w:top w:val="none" w:sz="0" w:space="0" w:color="auto"/>
                <w:left w:val="none" w:sz="0" w:space="0" w:color="auto"/>
                <w:bottom w:val="none" w:sz="0" w:space="0" w:color="auto"/>
                <w:right w:val="none" w:sz="0" w:space="0" w:color="auto"/>
              </w:divBdr>
            </w:div>
            <w:div w:id="120541560">
              <w:marLeft w:val="0"/>
              <w:marRight w:val="0"/>
              <w:marTop w:val="0"/>
              <w:marBottom w:val="0"/>
              <w:divBdr>
                <w:top w:val="none" w:sz="0" w:space="0" w:color="auto"/>
                <w:left w:val="none" w:sz="0" w:space="0" w:color="auto"/>
                <w:bottom w:val="none" w:sz="0" w:space="0" w:color="auto"/>
                <w:right w:val="none" w:sz="0" w:space="0" w:color="auto"/>
              </w:divBdr>
            </w:div>
            <w:div w:id="258875571">
              <w:marLeft w:val="0"/>
              <w:marRight w:val="0"/>
              <w:marTop w:val="0"/>
              <w:marBottom w:val="0"/>
              <w:divBdr>
                <w:top w:val="none" w:sz="0" w:space="0" w:color="auto"/>
                <w:left w:val="none" w:sz="0" w:space="0" w:color="auto"/>
                <w:bottom w:val="none" w:sz="0" w:space="0" w:color="auto"/>
                <w:right w:val="none" w:sz="0" w:space="0" w:color="auto"/>
              </w:divBdr>
            </w:div>
            <w:div w:id="4090753">
              <w:marLeft w:val="0"/>
              <w:marRight w:val="0"/>
              <w:marTop w:val="0"/>
              <w:marBottom w:val="0"/>
              <w:divBdr>
                <w:top w:val="none" w:sz="0" w:space="0" w:color="auto"/>
                <w:left w:val="none" w:sz="0" w:space="0" w:color="auto"/>
                <w:bottom w:val="none" w:sz="0" w:space="0" w:color="auto"/>
                <w:right w:val="none" w:sz="0" w:space="0" w:color="auto"/>
              </w:divBdr>
            </w:div>
            <w:div w:id="1289507144">
              <w:marLeft w:val="0"/>
              <w:marRight w:val="0"/>
              <w:marTop w:val="0"/>
              <w:marBottom w:val="0"/>
              <w:divBdr>
                <w:top w:val="none" w:sz="0" w:space="0" w:color="auto"/>
                <w:left w:val="none" w:sz="0" w:space="0" w:color="auto"/>
                <w:bottom w:val="none" w:sz="0" w:space="0" w:color="auto"/>
                <w:right w:val="none" w:sz="0" w:space="0" w:color="auto"/>
              </w:divBdr>
            </w:div>
            <w:div w:id="1298073289">
              <w:marLeft w:val="0"/>
              <w:marRight w:val="0"/>
              <w:marTop w:val="0"/>
              <w:marBottom w:val="0"/>
              <w:divBdr>
                <w:top w:val="none" w:sz="0" w:space="0" w:color="auto"/>
                <w:left w:val="none" w:sz="0" w:space="0" w:color="auto"/>
                <w:bottom w:val="none" w:sz="0" w:space="0" w:color="auto"/>
                <w:right w:val="none" w:sz="0" w:space="0" w:color="auto"/>
              </w:divBdr>
            </w:div>
            <w:div w:id="1476028459">
              <w:marLeft w:val="0"/>
              <w:marRight w:val="0"/>
              <w:marTop w:val="0"/>
              <w:marBottom w:val="0"/>
              <w:divBdr>
                <w:top w:val="none" w:sz="0" w:space="0" w:color="auto"/>
                <w:left w:val="none" w:sz="0" w:space="0" w:color="auto"/>
                <w:bottom w:val="none" w:sz="0" w:space="0" w:color="auto"/>
                <w:right w:val="none" w:sz="0" w:space="0" w:color="auto"/>
              </w:divBdr>
            </w:div>
            <w:div w:id="1691226648">
              <w:marLeft w:val="0"/>
              <w:marRight w:val="0"/>
              <w:marTop w:val="0"/>
              <w:marBottom w:val="0"/>
              <w:divBdr>
                <w:top w:val="none" w:sz="0" w:space="0" w:color="auto"/>
                <w:left w:val="none" w:sz="0" w:space="0" w:color="auto"/>
                <w:bottom w:val="none" w:sz="0" w:space="0" w:color="auto"/>
                <w:right w:val="none" w:sz="0" w:space="0" w:color="auto"/>
              </w:divBdr>
            </w:div>
            <w:div w:id="591352902">
              <w:marLeft w:val="0"/>
              <w:marRight w:val="0"/>
              <w:marTop w:val="0"/>
              <w:marBottom w:val="0"/>
              <w:divBdr>
                <w:top w:val="none" w:sz="0" w:space="0" w:color="auto"/>
                <w:left w:val="none" w:sz="0" w:space="0" w:color="auto"/>
                <w:bottom w:val="none" w:sz="0" w:space="0" w:color="auto"/>
                <w:right w:val="none" w:sz="0" w:space="0" w:color="auto"/>
              </w:divBdr>
            </w:div>
            <w:div w:id="616840980">
              <w:marLeft w:val="0"/>
              <w:marRight w:val="0"/>
              <w:marTop w:val="0"/>
              <w:marBottom w:val="0"/>
              <w:divBdr>
                <w:top w:val="none" w:sz="0" w:space="0" w:color="auto"/>
                <w:left w:val="none" w:sz="0" w:space="0" w:color="auto"/>
                <w:bottom w:val="none" w:sz="0" w:space="0" w:color="auto"/>
                <w:right w:val="none" w:sz="0" w:space="0" w:color="auto"/>
              </w:divBdr>
            </w:div>
            <w:div w:id="86971792">
              <w:marLeft w:val="0"/>
              <w:marRight w:val="0"/>
              <w:marTop w:val="0"/>
              <w:marBottom w:val="0"/>
              <w:divBdr>
                <w:top w:val="none" w:sz="0" w:space="0" w:color="auto"/>
                <w:left w:val="none" w:sz="0" w:space="0" w:color="auto"/>
                <w:bottom w:val="none" w:sz="0" w:space="0" w:color="auto"/>
                <w:right w:val="none" w:sz="0" w:space="0" w:color="auto"/>
              </w:divBdr>
            </w:div>
            <w:div w:id="10032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3098">
      <w:bodyDiv w:val="1"/>
      <w:marLeft w:val="0"/>
      <w:marRight w:val="0"/>
      <w:marTop w:val="0"/>
      <w:marBottom w:val="0"/>
      <w:divBdr>
        <w:top w:val="none" w:sz="0" w:space="0" w:color="auto"/>
        <w:left w:val="none" w:sz="0" w:space="0" w:color="auto"/>
        <w:bottom w:val="none" w:sz="0" w:space="0" w:color="auto"/>
        <w:right w:val="none" w:sz="0" w:space="0" w:color="auto"/>
      </w:divBdr>
    </w:div>
    <w:div w:id="1325426580">
      <w:bodyDiv w:val="1"/>
      <w:marLeft w:val="0"/>
      <w:marRight w:val="0"/>
      <w:marTop w:val="0"/>
      <w:marBottom w:val="0"/>
      <w:divBdr>
        <w:top w:val="none" w:sz="0" w:space="0" w:color="auto"/>
        <w:left w:val="none" w:sz="0" w:space="0" w:color="auto"/>
        <w:bottom w:val="none" w:sz="0" w:space="0" w:color="auto"/>
        <w:right w:val="none" w:sz="0" w:space="0" w:color="auto"/>
      </w:divBdr>
      <w:divsChild>
        <w:div w:id="529876709">
          <w:marLeft w:val="0"/>
          <w:marRight w:val="0"/>
          <w:marTop w:val="0"/>
          <w:marBottom w:val="0"/>
          <w:divBdr>
            <w:top w:val="none" w:sz="0" w:space="0" w:color="auto"/>
            <w:left w:val="none" w:sz="0" w:space="0" w:color="auto"/>
            <w:bottom w:val="none" w:sz="0" w:space="0" w:color="auto"/>
            <w:right w:val="none" w:sz="0" w:space="0" w:color="auto"/>
          </w:divBdr>
          <w:divsChild>
            <w:div w:id="557011165">
              <w:marLeft w:val="0"/>
              <w:marRight w:val="0"/>
              <w:marTop w:val="0"/>
              <w:marBottom w:val="0"/>
              <w:divBdr>
                <w:top w:val="none" w:sz="0" w:space="0" w:color="auto"/>
                <w:left w:val="none" w:sz="0" w:space="0" w:color="auto"/>
                <w:bottom w:val="none" w:sz="0" w:space="0" w:color="auto"/>
                <w:right w:val="none" w:sz="0" w:space="0" w:color="auto"/>
              </w:divBdr>
            </w:div>
            <w:div w:id="1570536850">
              <w:marLeft w:val="0"/>
              <w:marRight w:val="0"/>
              <w:marTop w:val="0"/>
              <w:marBottom w:val="0"/>
              <w:divBdr>
                <w:top w:val="none" w:sz="0" w:space="0" w:color="auto"/>
                <w:left w:val="none" w:sz="0" w:space="0" w:color="auto"/>
                <w:bottom w:val="none" w:sz="0" w:space="0" w:color="auto"/>
                <w:right w:val="none" w:sz="0" w:space="0" w:color="auto"/>
              </w:divBdr>
            </w:div>
            <w:div w:id="1785733793">
              <w:marLeft w:val="0"/>
              <w:marRight w:val="0"/>
              <w:marTop w:val="0"/>
              <w:marBottom w:val="0"/>
              <w:divBdr>
                <w:top w:val="none" w:sz="0" w:space="0" w:color="auto"/>
                <w:left w:val="none" w:sz="0" w:space="0" w:color="auto"/>
                <w:bottom w:val="none" w:sz="0" w:space="0" w:color="auto"/>
                <w:right w:val="none" w:sz="0" w:space="0" w:color="auto"/>
              </w:divBdr>
            </w:div>
            <w:div w:id="191500255">
              <w:marLeft w:val="0"/>
              <w:marRight w:val="0"/>
              <w:marTop w:val="0"/>
              <w:marBottom w:val="0"/>
              <w:divBdr>
                <w:top w:val="none" w:sz="0" w:space="0" w:color="auto"/>
                <w:left w:val="none" w:sz="0" w:space="0" w:color="auto"/>
                <w:bottom w:val="none" w:sz="0" w:space="0" w:color="auto"/>
                <w:right w:val="none" w:sz="0" w:space="0" w:color="auto"/>
              </w:divBdr>
            </w:div>
            <w:div w:id="1644193805">
              <w:marLeft w:val="0"/>
              <w:marRight w:val="0"/>
              <w:marTop w:val="0"/>
              <w:marBottom w:val="0"/>
              <w:divBdr>
                <w:top w:val="none" w:sz="0" w:space="0" w:color="auto"/>
                <w:left w:val="none" w:sz="0" w:space="0" w:color="auto"/>
                <w:bottom w:val="none" w:sz="0" w:space="0" w:color="auto"/>
                <w:right w:val="none" w:sz="0" w:space="0" w:color="auto"/>
              </w:divBdr>
            </w:div>
            <w:div w:id="1580364927">
              <w:marLeft w:val="0"/>
              <w:marRight w:val="0"/>
              <w:marTop w:val="0"/>
              <w:marBottom w:val="0"/>
              <w:divBdr>
                <w:top w:val="none" w:sz="0" w:space="0" w:color="auto"/>
                <w:left w:val="none" w:sz="0" w:space="0" w:color="auto"/>
                <w:bottom w:val="none" w:sz="0" w:space="0" w:color="auto"/>
                <w:right w:val="none" w:sz="0" w:space="0" w:color="auto"/>
              </w:divBdr>
            </w:div>
            <w:div w:id="14162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41108">
      <w:bodyDiv w:val="1"/>
      <w:marLeft w:val="0"/>
      <w:marRight w:val="0"/>
      <w:marTop w:val="0"/>
      <w:marBottom w:val="0"/>
      <w:divBdr>
        <w:top w:val="none" w:sz="0" w:space="0" w:color="auto"/>
        <w:left w:val="none" w:sz="0" w:space="0" w:color="auto"/>
        <w:bottom w:val="none" w:sz="0" w:space="0" w:color="auto"/>
        <w:right w:val="none" w:sz="0" w:space="0" w:color="auto"/>
      </w:divBdr>
      <w:divsChild>
        <w:div w:id="175846596">
          <w:marLeft w:val="0"/>
          <w:marRight w:val="0"/>
          <w:marTop w:val="0"/>
          <w:marBottom w:val="0"/>
          <w:divBdr>
            <w:top w:val="none" w:sz="0" w:space="0" w:color="auto"/>
            <w:left w:val="none" w:sz="0" w:space="0" w:color="auto"/>
            <w:bottom w:val="none" w:sz="0" w:space="0" w:color="auto"/>
            <w:right w:val="none" w:sz="0" w:space="0" w:color="auto"/>
          </w:divBdr>
          <w:divsChild>
            <w:div w:id="675424565">
              <w:marLeft w:val="0"/>
              <w:marRight w:val="0"/>
              <w:marTop w:val="0"/>
              <w:marBottom w:val="0"/>
              <w:divBdr>
                <w:top w:val="none" w:sz="0" w:space="0" w:color="auto"/>
                <w:left w:val="none" w:sz="0" w:space="0" w:color="auto"/>
                <w:bottom w:val="none" w:sz="0" w:space="0" w:color="auto"/>
                <w:right w:val="none" w:sz="0" w:space="0" w:color="auto"/>
              </w:divBdr>
            </w:div>
            <w:div w:id="15652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6173">
      <w:bodyDiv w:val="1"/>
      <w:marLeft w:val="0"/>
      <w:marRight w:val="0"/>
      <w:marTop w:val="0"/>
      <w:marBottom w:val="0"/>
      <w:divBdr>
        <w:top w:val="none" w:sz="0" w:space="0" w:color="auto"/>
        <w:left w:val="none" w:sz="0" w:space="0" w:color="auto"/>
        <w:bottom w:val="none" w:sz="0" w:space="0" w:color="auto"/>
        <w:right w:val="none" w:sz="0" w:space="0" w:color="auto"/>
      </w:divBdr>
      <w:divsChild>
        <w:div w:id="1380285014">
          <w:marLeft w:val="0"/>
          <w:marRight w:val="0"/>
          <w:marTop w:val="0"/>
          <w:marBottom w:val="0"/>
          <w:divBdr>
            <w:top w:val="none" w:sz="0" w:space="0" w:color="auto"/>
            <w:left w:val="none" w:sz="0" w:space="0" w:color="auto"/>
            <w:bottom w:val="none" w:sz="0" w:space="0" w:color="auto"/>
            <w:right w:val="none" w:sz="0" w:space="0" w:color="auto"/>
          </w:divBdr>
          <w:divsChild>
            <w:div w:id="1072004337">
              <w:marLeft w:val="0"/>
              <w:marRight w:val="0"/>
              <w:marTop w:val="0"/>
              <w:marBottom w:val="0"/>
              <w:divBdr>
                <w:top w:val="none" w:sz="0" w:space="0" w:color="auto"/>
                <w:left w:val="none" w:sz="0" w:space="0" w:color="auto"/>
                <w:bottom w:val="none" w:sz="0" w:space="0" w:color="auto"/>
                <w:right w:val="none" w:sz="0" w:space="0" w:color="auto"/>
              </w:divBdr>
            </w:div>
            <w:div w:id="1749034011">
              <w:marLeft w:val="0"/>
              <w:marRight w:val="0"/>
              <w:marTop w:val="0"/>
              <w:marBottom w:val="0"/>
              <w:divBdr>
                <w:top w:val="none" w:sz="0" w:space="0" w:color="auto"/>
                <w:left w:val="none" w:sz="0" w:space="0" w:color="auto"/>
                <w:bottom w:val="none" w:sz="0" w:space="0" w:color="auto"/>
                <w:right w:val="none" w:sz="0" w:space="0" w:color="auto"/>
              </w:divBdr>
            </w:div>
            <w:div w:id="617031648">
              <w:marLeft w:val="0"/>
              <w:marRight w:val="0"/>
              <w:marTop w:val="0"/>
              <w:marBottom w:val="0"/>
              <w:divBdr>
                <w:top w:val="none" w:sz="0" w:space="0" w:color="auto"/>
                <w:left w:val="none" w:sz="0" w:space="0" w:color="auto"/>
                <w:bottom w:val="none" w:sz="0" w:space="0" w:color="auto"/>
                <w:right w:val="none" w:sz="0" w:space="0" w:color="auto"/>
              </w:divBdr>
            </w:div>
            <w:div w:id="1180893693">
              <w:marLeft w:val="0"/>
              <w:marRight w:val="0"/>
              <w:marTop w:val="0"/>
              <w:marBottom w:val="0"/>
              <w:divBdr>
                <w:top w:val="none" w:sz="0" w:space="0" w:color="auto"/>
                <w:left w:val="none" w:sz="0" w:space="0" w:color="auto"/>
                <w:bottom w:val="none" w:sz="0" w:space="0" w:color="auto"/>
                <w:right w:val="none" w:sz="0" w:space="0" w:color="auto"/>
              </w:divBdr>
            </w:div>
            <w:div w:id="11325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3451">
      <w:bodyDiv w:val="1"/>
      <w:marLeft w:val="0"/>
      <w:marRight w:val="0"/>
      <w:marTop w:val="0"/>
      <w:marBottom w:val="0"/>
      <w:divBdr>
        <w:top w:val="none" w:sz="0" w:space="0" w:color="auto"/>
        <w:left w:val="none" w:sz="0" w:space="0" w:color="auto"/>
        <w:bottom w:val="none" w:sz="0" w:space="0" w:color="auto"/>
        <w:right w:val="none" w:sz="0" w:space="0" w:color="auto"/>
      </w:divBdr>
      <w:divsChild>
        <w:div w:id="1132866215">
          <w:marLeft w:val="0"/>
          <w:marRight w:val="0"/>
          <w:marTop w:val="0"/>
          <w:marBottom w:val="0"/>
          <w:divBdr>
            <w:top w:val="none" w:sz="0" w:space="0" w:color="auto"/>
            <w:left w:val="none" w:sz="0" w:space="0" w:color="auto"/>
            <w:bottom w:val="none" w:sz="0" w:space="0" w:color="auto"/>
            <w:right w:val="none" w:sz="0" w:space="0" w:color="auto"/>
          </w:divBdr>
          <w:divsChild>
            <w:div w:id="13432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8865">
      <w:bodyDiv w:val="1"/>
      <w:marLeft w:val="0"/>
      <w:marRight w:val="0"/>
      <w:marTop w:val="0"/>
      <w:marBottom w:val="0"/>
      <w:divBdr>
        <w:top w:val="none" w:sz="0" w:space="0" w:color="auto"/>
        <w:left w:val="none" w:sz="0" w:space="0" w:color="auto"/>
        <w:bottom w:val="none" w:sz="0" w:space="0" w:color="auto"/>
        <w:right w:val="none" w:sz="0" w:space="0" w:color="auto"/>
      </w:divBdr>
      <w:divsChild>
        <w:div w:id="677314846">
          <w:marLeft w:val="0"/>
          <w:marRight w:val="0"/>
          <w:marTop w:val="0"/>
          <w:marBottom w:val="0"/>
          <w:divBdr>
            <w:top w:val="none" w:sz="0" w:space="0" w:color="auto"/>
            <w:left w:val="none" w:sz="0" w:space="0" w:color="auto"/>
            <w:bottom w:val="none" w:sz="0" w:space="0" w:color="auto"/>
            <w:right w:val="none" w:sz="0" w:space="0" w:color="auto"/>
          </w:divBdr>
          <w:divsChild>
            <w:div w:id="1461723152">
              <w:marLeft w:val="0"/>
              <w:marRight w:val="0"/>
              <w:marTop w:val="0"/>
              <w:marBottom w:val="0"/>
              <w:divBdr>
                <w:top w:val="none" w:sz="0" w:space="0" w:color="auto"/>
                <w:left w:val="none" w:sz="0" w:space="0" w:color="auto"/>
                <w:bottom w:val="none" w:sz="0" w:space="0" w:color="auto"/>
                <w:right w:val="none" w:sz="0" w:space="0" w:color="auto"/>
              </w:divBdr>
            </w:div>
            <w:div w:id="664167972">
              <w:marLeft w:val="0"/>
              <w:marRight w:val="0"/>
              <w:marTop w:val="0"/>
              <w:marBottom w:val="0"/>
              <w:divBdr>
                <w:top w:val="none" w:sz="0" w:space="0" w:color="auto"/>
                <w:left w:val="none" w:sz="0" w:space="0" w:color="auto"/>
                <w:bottom w:val="none" w:sz="0" w:space="0" w:color="auto"/>
                <w:right w:val="none" w:sz="0" w:space="0" w:color="auto"/>
              </w:divBdr>
            </w:div>
            <w:div w:id="30678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5361">
      <w:bodyDiv w:val="1"/>
      <w:marLeft w:val="0"/>
      <w:marRight w:val="0"/>
      <w:marTop w:val="0"/>
      <w:marBottom w:val="0"/>
      <w:divBdr>
        <w:top w:val="none" w:sz="0" w:space="0" w:color="auto"/>
        <w:left w:val="none" w:sz="0" w:space="0" w:color="auto"/>
        <w:bottom w:val="none" w:sz="0" w:space="0" w:color="auto"/>
        <w:right w:val="none" w:sz="0" w:space="0" w:color="auto"/>
      </w:divBdr>
    </w:div>
    <w:div w:id="1387412500">
      <w:bodyDiv w:val="1"/>
      <w:marLeft w:val="0"/>
      <w:marRight w:val="0"/>
      <w:marTop w:val="0"/>
      <w:marBottom w:val="0"/>
      <w:divBdr>
        <w:top w:val="none" w:sz="0" w:space="0" w:color="auto"/>
        <w:left w:val="none" w:sz="0" w:space="0" w:color="auto"/>
        <w:bottom w:val="none" w:sz="0" w:space="0" w:color="auto"/>
        <w:right w:val="none" w:sz="0" w:space="0" w:color="auto"/>
      </w:divBdr>
      <w:divsChild>
        <w:div w:id="1437679092">
          <w:marLeft w:val="0"/>
          <w:marRight w:val="0"/>
          <w:marTop w:val="0"/>
          <w:marBottom w:val="0"/>
          <w:divBdr>
            <w:top w:val="single" w:sz="2" w:space="0" w:color="E3E3E3"/>
            <w:left w:val="single" w:sz="2" w:space="0" w:color="E3E3E3"/>
            <w:bottom w:val="single" w:sz="2" w:space="0" w:color="E3E3E3"/>
            <w:right w:val="single" w:sz="2" w:space="0" w:color="E3E3E3"/>
          </w:divBdr>
          <w:divsChild>
            <w:div w:id="1575624041">
              <w:marLeft w:val="0"/>
              <w:marRight w:val="0"/>
              <w:marTop w:val="0"/>
              <w:marBottom w:val="0"/>
              <w:divBdr>
                <w:top w:val="single" w:sz="2" w:space="0" w:color="E3E3E3"/>
                <w:left w:val="single" w:sz="2" w:space="0" w:color="E3E3E3"/>
                <w:bottom w:val="single" w:sz="2" w:space="0" w:color="E3E3E3"/>
                <w:right w:val="single" w:sz="2" w:space="0" w:color="E3E3E3"/>
              </w:divBdr>
              <w:divsChild>
                <w:div w:id="954169448">
                  <w:marLeft w:val="0"/>
                  <w:marRight w:val="0"/>
                  <w:marTop w:val="0"/>
                  <w:marBottom w:val="0"/>
                  <w:divBdr>
                    <w:top w:val="single" w:sz="2" w:space="0" w:color="E3E3E3"/>
                    <w:left w:val="single" w:sz="2" w:space="0" w:color="E3E3E3"/>
                    <w:bottom w:val="single" w:sz="2" w:space="0" w:color="E3E3E3"/>
                    <w:right w:val="single" w:sz="2" w:space="0" w:color="E3E3E3"/>
                  </w:divBdr>
                  <w:divsChild>
                    <w:div w:id="410346404">
                      <w:marLeft w:val="0"/>
                      <w:marRight w:val="0"/>
                      <w:marTop w:val="0"/>
                      <w:marBottom w:val="0"/>
                      <w:divBdr>
                        <w:top w:val="single" w:sz="2" w:space="0" w:color="E3E3E3"/>
                        <w:left w:val="single" w:sz="2" w:space="0" w:color="E3E3E3"/>
                        <w:bottom w:val="single" w:sz="2" w:space="0" w:color="E3E3E3"/>
                        <w:right w:val="single" w:sz="2" w:space="0" w:color="E3E3E3"/>
                      </w:divBdr>
                      <w:divsChild>
                        <w:div w:id="1464619354">
                          <w:marLeft w:val="0"/>
                          <w:marRight w:val="0"/>
                          <w:marTop w:val="0"/>
                          <w:marBottom w:val="0"/>
                          <w:divBdr>
                            <w:top w:val="single" w:sz="2" w:space="0" w:color="E3E3E3"/>
                            <w:left w:val="single" w:sz="2" w:space="0" w:color="E3E3E3"/>
                            <w:bottom w:val="single" w:sz="2" w:space="0" w:color="E3E3E3"/>
                            <w:right w:val="single" w:sz="2" w:space="0" w:color="E3E3E3"/>
                          </w:divBdr>
                          <w:divsChild>
                            <w:div w:id="1370953892">
                              <w:marLeft w:val="0"/>
                              <w:marRight w:val="0"/>
                              <w:marTop w:val="100"/>
                              <w:marBottom w:val="100"/>
                              <w:divBdr>
                                <w:top w:val="single" w:sz="2" w:space="0" w:color="E3E3E3"/>
                                <w:left w:val="single" w:sz="2" w:space="0" w:color="E3E3E3"/>
                                <w:bottom w:val="single" w:sz="2" w:space="0" w:color="E3E3E3"/>
                                <w:right w:val="single" w:sz="2" w:space="0" w:color="E3E3E3"/>
                              </w:divBdr>
                              <w:divsChild>
                                <w:div w:id="891770214">
                                  <w:marLeft w:val="0"/>
                                  <w:marRight w:val="0"/>
                                  <w:marTop w:val="0"/>
                                  <w:marBottom w:val="0"/>
                                  <w:divBdr>
                                    <w:top w:val="single" w:sz="2" w:space="0" w:color="E3E3E3"/>
                                    <w:left w:val="single" w:sz="2" w:space="0" w:color="E3E3E3"/>
                                    <w:bottom w:val="single" w:sz="2" w:space="0" w:color="E3E3E3"/>
                                    <w:right w:val="single" w:sz="2" w:space="0" w:color="E3E3E3"/>
                                  </w:divBdr>
                                  <w:divsChild>
                                    <w:div w:id="899707183">
                                      <w:marLeft w:val="0"/>
                                      <w:marRight w:val="0"/>
                                      <w:marTop w:val="0"/>
                                      <w:marBottom w:val="0"/>
                                      <w:divBdr>
                                        <w:top w:val="single" w:sz="2" w:space="0" w:color="E3E3E3"/>
                                        <w:left w:val="single" w:sz="2" w:space="0" w:color="E3E3E3"/>
                                        <w:bottom w:val="single" w:sz="2" w:space="0" w:color="E3E3E3"/>
                                        <w:right w:val="single" w:sz="2" w:space="0" w:color="E3E3E3"/>
                                      </w:divBdr>
                                      <w:divsChild>
                                        <w:div w:id="742147048">
                                          <w:marLeft w:val="0"/>
                                          <w:marRight w:val="0"/>
                                          <w:marTop w:val="0"/>
                                          <w:marBottom w:val="0"/>
                                          <w:divBdr>
                                            <w:top w:val="single" w:sz="2" w:space="0" w:color="E3E3E3"/>
                                            <w:left w:val="single" w:sz="2" w:space="0" w:color="E3E3E3"/>
                                            <w:bottom w:val="single" w:sz="2" w:space="0" w:color="E3E3E3"/>
                                            <w:right w:val="single" w:sz="2" w:space="0" w:color="E3E3E3"/>
                                          </w:divBdr>
                                          <w:divsChild>
                                            <w:div w:id="1932272837">
                                              <w:marLeft w:val="0"/>
                                              <w:marRight w:val="0"/>
                                              <w:marTop w:val="0"/>
                                              <w:marBottom w:val="0"/>
                                              <w:divBdr>
                                                <w:top w:val="single" w:sz="2" w:space="0" w:color="E3E3E3"/>
                                                <w:left w:val="single" w:sz="2" w:space="0" w:color="E3E3E3"/>
                                                <w:bottom w:val="single" w:sz="2" w:space="0" w:color="E3E3E3"/>
                                                <w:right w:val="single" w:sz="2" w:space="0" w:color="E3E3E3"/>
                                              </w:divBdr>
                                              <w:divsChild>
                                                <w:div w:id="77293735">
                                                  <w:marLeft w:val="0"/>
                                                  <w:marRight w:val="0"/>
                                                  <w:marTop w:val="0"/>
                                                  <w:marBottom w:val="0"/>
                                                  <w:divBdr>
                                                    <w:top w:val="single" w:sz="2" w:space="0" w:color="E3E3E3"/>
                                                    <w:left w:val="single" w:sz="2" w:space="0" w:color="E3E3E3"/>
                                                    <w:bottom w:val="single" w:sz="2" w:space="0" w:color="E3E3E3"/>
                                                    <w:right w:val="single" w:sz="2" w:space="0" w:color="E3E3E3"/>
                                                  </w:divBdr>
                                                  <w:divsChild>
                                                    <w:div w:id="1380209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11661259">
          <w:marLeft w:val="0"/>
          <w:marRight w:val="0"/>
          <w:marTop w:val="0"/>
          <w:marBottom w:val="0"/>
          <w:divBdr>
            <w:top w:val="none" w:sz="0" w:space="0" w:color="auto"/>
            <w:left w:val="none" w:sz="0" w:space="0" w:color="auto"/>
            <w:bottom w:val="none" w:sz="0" w:space="0" w:color="auto"/>
            <w:right w:val="none" w:sz="0" w:space="0" w:color="auto"/>
          </w:divBdr>
        </w:div>
      </w:divsChild>
    </w:div>
    <w:div w:id="1392999793">
      <w:bodyDiv w:val="1"/>
      <w:marLeft w:val="0"/>
      <w:marRight w:val="0"/>
      <w:marTop w:val="0"/>
      <w:marBottom w:val="0"/>
      <w:divBdr>
        <w:top w:val="none" w:sz="0" w:space="0" w:color="auto"/>
        <w:left w:val="none" w:sz="0" w:space="0" w:color="auto"/>
        <w:bottom w:val="none" w:sz="0" w:space="0" w:color="auto"/>
        <w:right w:val="none" w:sz="0" w:space="0" w:color="auto"/>
      </w:divBdr>
      <w:divsChild>
        <w:div w:id="1129709737">
          <w:marLeft w:val="0"/>
          <w:marRight w:val="0"/>
          <w:marTop w:val="0"/>
          <w:marBottom w:val="0"/>
          <w:divBdr>
            <w:top w:val="none" w:sz="0" w:space="0" w:color="auto"/>
            <w:left w:val="none" w:sz="0" w:space="0" w:color="auto"/>
            <w:bottom w:val="none" w:sz="0" w:space="0" w:color="auto"/>
            <w:right w:val="none" w:sz="0" w:space="0" w:color="auto"/>
          </w:divBdr>
          <w:divsChild>
            <w:div w:id="1464931012">
              <w:marLeft w:val="0"/>
              <w:marRight w:val="0"/>
              <w:marTop w:val="0"/>
              <w:marBottom w:val="0"/>
              <w:divBdr>
                <w:top w:val="none" w:sz="0" w:space="0" w:color="auto"/>
                <w:left w:val="none" w:sz="0" w:space="0" w:color="auto"/>
                <w:bottom w:val="none" w:sz="0" w:space="0" w:color="auto"/>
                <w:right w:val="none" w:sz="0" w:space="0" w:color="auto"/>
              </w:divBdr>
            </w:div>
            <w:div w:id="1678658265">
              <w:marLeft w:val="0"/>
              <w:marRight w:val="0"/>
              <w:marTop w:val="0"/>
              <w:marBottom w:val="0"/>
              <w:divBdr>
                <w:top w:val="none" w:sz="0" w:space="0" w:color="auto"/>
                <w:left w:val="none" w:sz="0" w:space="0" w:color="auto"/>
                <w:bottom w:val="none" w:sz="0" w:space="0" w:color="auto"/>
                <w:right w:val="none" w:sz="0" w:space="0" w:color="auto"/>
              </w:divBdr>
            </w:div>
            <w:div w:id="186602348">
              <w:marLeft w:val="0"/>
              <w:marRight w:val="0"/>
              <w:marTop w:val="0"/>
              <w:marBottom w:val="0"/>
              <w:divBdr>
                <w:top w:val="none" w:sz="0" w:space="0" w:color="auto"/>
                <w:left w:val="none" w:sz="0" w:space="0" w:color="auto"/>
                <w:bottom w:val="none" w:sz="0" w:space="0" w:color="auto"/>
                <w:right w:val="none" w:sz="0" w:space="0" w:color="auto"/>
              </w:divBdr>
            </w:div>
            <w:div w:id="1726294885">
              <w:marLeft w:val="0"/>
              <w:marRight w:val="0"/>
              <w:marTop w:val="0"/>
              <w:marBottom w:val="0"/>
              <w:divBdr>
                <w:top w:val="none" w:sz="0" w:space="0" w:color="auto"/>
                <w:left w:val="none" w:sz="0" w:space="0" w:color="auto"/>
                <w:bottom w:val="none" w:sz="0" w:space="0" w:color="auto"/>
                <w:right w:val="none" w:sz="0" w:space="0" w:color="auto"/>
              </w:divBdr>
            </w:div>
            <w:div w:id="1748305187">
              <w:marLeft w:val="0"/>
              <w:marRight w:val="0"/>
              <w:marTop w:val="0"/>
              <w:marBottom w:val="0"/>
              <w:divBdr>
                <w:top w:val="none" w:sz="0" w:space="0" w:color="auto"/>
                <w:left w:val="none" w:sz="0" w:space="0" w:color="auto"/>
                <w:bottom w:val="none" w:sz="0" w:space="0" w:color="auto"/>
                <w:right w:val="none" w:sz="0" w:space="0" w:color="auto"/>
              </w:divBdr>
            </w:div>
            <w:div w:id="150949967">
              <w:marLeft w:val="0"/>
              <w:marRight w:val="0"/>
              <w:marTop w:val="0"/>
              <w:marBottom w:val="0"/>
              <w:divBdr>
                <w:top w:val="none" w:sz="0" w:space="0" w:color="auto"/>
                <w:left w:val="none" w:sz="0" w:space="0" w:color="auto"/>
                <w:bottom w:val="none" w:sz="0" w:space="0" w:color="auto"/>
                <w:right w:val="none" w:sz="0" w:space="0" w:color="auto"/>
              </w:divBdr>
            </w:div>
            <w:div w:id="774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1480">
      <w:bodyDiv w:val="1"/>
      <w:marLeft w:val="0"/>
      <w:marRight w:val="0"/>
      <w:marTop w:val="0"/>
      <w:marBottom w:val="0"/>
      <w:divBdr>
        <w:top w:val="none" w:sz="0" w:space="0" w:color="auto"/>
        <w:left w:val="none" w:sz="0" w:space="0" w:color="auto"/>
        <w:bottom w:val="none" w:sz="0" w:space="0" w:color="auto"/>
        <w:right w:val="none" w:sz="0" w:space="0" w:color="auto"/>
      </w:divBdr>
      <w:divsChild>
        <w:div w:id="1385064944">
          <w:marLeft w:val="0"/>
          <w:marRight w:val="0"/>
          <w:marTop w:val="0"/>
          <w:marBottom w:val="0"/>
          <w:divBdr>
            <w:top w:val="none" w:sz="0" w:space="0" w:color="auto"/>
            <w:left w:val="none" w:sz="0" w:space="0" w:color="auto"/>
            <w:bottom w:val="none" w:sz="0" w:space="0" w:color="auto"/>
            <w:right w:val="none" w:sz="0" w:space="0" w:color="auto"/>
          </w:divBdr>
          <w:divsChild>
            <w:div w:id="1021474159">
              <w:marLeft w:val="0"/>
              <w:marRight w:val="0"/>
              <w:marTop w:val="0"/>
              <w:marBottom w:val="0"/>
              <w:divBdr>
                <w:top w:val="none" w:sz="0" w:space="0" w:color="auto"/>
                <w:left w:val="none" w:sz="0" w:space="0" w:color="auto"/>
                <w:bottom w:val="none" w:sz="0" w:space="0" w:color="auto"/>
                <w:right w:val="none" w:sz="0" w:space="0" w:color="auto"/>
              </w:divBdr>
            </w:div>
            <w:div w:id="1266887277">
              <w:marLeft w:val="0"/>
              <w:marRight w:val="0"/>
              <w:marTop w:val="0"/>
              <w:marBottom w:val="0"/>
              <w:divBdr>
                <w:top w:val="none" w:sz="0" w:space="0" w:color="auto"/>
                <w:left w:val="none" w:sz="0" w:space="0" w:color="auto"/>
                <w:bottom w:val="none" w:sz="0" w:space="0" w:color="auto"/>
                <w:right w:val="none" w:sz="0" w:space="0" w:color="auto"/>
              </w:divBdr>
            </w:div>
            <w:div w:id="921335585">
              <w:marLeft w:val="0"/>
              <w:marRight w:val="0"/>
              <w:marTop w:val="0"/>
              <w:marBottom w:val="0"/>
              <w:divBdr>
                <w:top w:val="none" w:sz="0" w:space="0" w:color="auto"/>
                <w:left w:val="none" w:sz="0" w:space="0" w:color="auto"/>
                <w:bottom w:val="none" w:sz="0" w:space="0" w:color="auto"/>
                <w:right w:val="none" w:sz="0" w:space="0" w:color="auto"/>
              </w:divBdr>
            </w:div>
            <w:div w:id="1480922179">
              <w:marLeft w:val="0"/>
              <w:marRight w:val="0"/>
              <w:marTop w:val="0"/>
              <w:marBottom w:val="0"/>
              <w:divBdr>
                <w:top w:val="none" w:sz="0" w:space="0" w:color="auto"/>
                <w:left w:val="none" w:sz="0" w:space="0" w:color="auto"/>
                <w:bottom w:val="none" w:sz="0" w:space="0" w:color="auto"/>
                <w:right w:val="none" w:sz="0" w:space="0" w:color="auto"/>
              </w:divBdr>
            </w:div>
            <w:div w:id="1498614101">
              <w:marLeft w:val="0"/>
              <w:marRight w:val="0"/>
              <w:marTop w:val="0"/>
              <w:marBottom w:val="0"/>
              <w:divBdr>
                <w:top w:val="none" w:sz="0" w:space="0" w:color="auto"/>
                <w:left w:val="none" w:sz="0" w:space="0" w:color="auto"/>
                <w:bottom w:val="none" w:sz="0" w:space="0" w:color="auto"/>
                <w:right w:val="none" w:sz="0" w:space="0" w:color="auto"/>
              </w:divBdr>
            </w:div>
            <w:div w:id="424963507">
              <w:marLeft w:val="0"/>
              <w:marRight w:val="0"/>
              <w:marTop w:val="0"/>
              <w:marBottom w:val="0"/>
              <w:divBdr>
                <w:top w:val="none" w:sz="0" w:space="0" w:color="auto"/>
                <w:left w:val="none" w:sz="0" w:space="0" w:color="auto"/>
                <w:bottom w:val="none" w:sz="0" w:space="0" w:color="auto"/>
                <w:right w:val="none" w:sz="0" w:space="0" w:color="auto"/>
              </w:divBdr>
            </w:div>
            <w:div w:id="179855440">
              <w:marLeft w:val="0"/>
              <w:marRight w:val="0"/>
              <w:marTop w:val="0"/>
              <w:marBottom w:val="0"/>
              <w:divBdr>
                <w:top w:val="none" w:sz="0" w:space="0" w:color="auto"/>
                <w:left w:val="none" w:sz="0" w:space="0" w:color="auto"/>
                <w:bottom w:val="none" w:sz="0" w:space="0" w:color="auto"/>
                <w:right w:val="none" w:sz="0" w:space="0" w:color="auto"/>
              </w:divBdr>
            </w:div>
            <w:div w:id="1932884150">
              <w:marLeft w:val="0"/>
              <w:marRight w:val="0"/>
              <w:marTop w:val="0"/>
              <w:marBottom w:val="0"/>
              <w:divBdr>
                <w:top w:val="none" w:sz="0" w:space="0" w:color="auto"/>
                <w:left w:val="none" w:sz="0" w:space="0" w:color="auto"/>
                <w:bottom w:val="none" w:sz="0" w:space="0" w:color="auto"/>
                <w:right w:val="none" w:sz="0" w:space="0" w:color="auto"/>
              </w:divBdr>
            </w:div>
            <w:div w:id="467750574">
              <w:marLeft w:val="0"/>
              <w:marRight w:val="0"/>
              <w:marTop w:val="0"/>
              <w:marBottom w:val="0"/>
              <w:divBdr>
                <w:top w:val="none" w:sz="0" w:space="0" w:color="auto"/>
                <w:left w:val="none" w:sz="0" w:space="0" w:color="auto"/>
                <w:bottom w:val="none" w:sz="0" w:space="0" w:color="auto"/>
                <w:right w:val="none" w:sz="0" w:space="0" w:color="auto"/>
              </w:divBdr>
            </w:div>
            <w:div w:id="1674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0282">
      <w:bodyDiv w:val="1"/>
      <w:marLeft w:val="0"/>
      <w:marRight w:val="0"/>
      <w:marTop w:val="0"/>
      <w:marBottom w:val="0"/>
      <w:divBdr>
        <w:top w:val="none" w:sz="0" w:space="0" w:color="auto"/>
        <w:left w:val="none" w:sz="0" w:space="0" w:color="auto"/>
        <w:bottom w:val="none" w:sz="0" w:space="0" w:color="auto"/>
        <w:right w:val="none" w:sz="0" w:space="0" w:color="auto"/>
      </w:divBdr>
      <w:divsChild>
        <w:div w:id="136458202">
          <w:marLeft w:val="0"/>
          <w:marRight w:val="0"/>
          <w:marTop w:val="0"/>
          <w:marBottom w:val="0"/>
          <w:divBdr>
            <w:top w:val="none" w:sz="0" w:space="0" w:color="auto"/>
            <w:left w:val="none" w:sz="0" w:space="0" w:color="auto"/>
            <w:bottom w:val="none" w:sz="0" w:space="0" w:color="auto"/>
            <w:right w:val="none" w:sz="0" w:space="0" w:color="auto"/>
          </w:divBdr>
          <w:divsChild>
            <w:div w:id="17740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3029">
      <w:bodyDiv w:val="1"/>
      <w:marLeft w:val="0"/>
      <w:marRight w:val="0"/>
      <w:marTop w:val="0"/>
      <w:marBottom w:val="0"/>
      <w:divBdr>
        <w:top w:val="none" w:sz="0" w:space="0" w:color="auto"/>
        <w:left w:val="none" w:sz="0" w:space="0" w:color="auto"/>
        <w:bottom w:val="none" w:sz="0" w:space="0" w:color="auto"/>
        <w:right w:val="none" w:sz="0" w:space="0" w:color="auto"/>
      </w:divBdr>
      <w:divsChild>
        <w:div w:id="151871230">
          <w:marLeft w:val="0"/>
          <w:marRight w:val="0"/>
          <w:marTop w:val="0"/>
          <w:marBottom w:val="0"/>
          <w:divBdr>
            <w:top w:val="none" w:sz="0" w:space="0" w:color="auto"/>
            <w:left w:val="none" w:sz="0" w:space="0" w:color="auto"/>
            <w:bottom w:val="none" w:sz="0" w:space="0" w:color="auto"/>
            <w:right w:val="none" w:sz="0" w:space="0" w:color="auto"/>
          </w:divBdr>
          <w:divsChild>
            <w:div w:id="1149904173">
              <w:marLeft w:val="0"/>
              <w:marRight w:val="0"/>
              <w:marTop w:val="0"/>
              <w:marBottom w:val="0"/>
              <w:divBdr>
                <w:top w:val="none" w:sz="0" w:space="0" w:color="auto"/>
                <w:left w:val="none" w:sz="0" w:space="0" w:color="auto"/>
                <w:bottom w:val="none" w:sz="0" w:space="0" w:color="auto"/>
                <w:right w:val="none" w:sz="0" w:space="0" w:color="auto"/>
              </w:divBdr>
            </w:div>
            <w:div w:id="8910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02634">
      <w:bodyDiv w:val="1"/>
      <w:marLeft w:val="0"/>
      <w:marRight w:val="0"/>
      <w:marTop w:val="0"/>
      <w:marBottom w:val="0"/>
      <w:divBdr>
        <w:top w:val="none" w:sz="0" w:space="0" w:color="auto"/>
        <w:left w:val="none" w:sz="0" w:space="0" w:color="auto"/>
        <w:bottom w:val="none" w:sz="0" w:space="0" w:color="auto"/>
        <w:right w:val="none" w:sz="0" w:space="0" w:color="auto"/>
      </w:divBdr>
      <w:divsChild>
        <w:div w:id="2085175393">
          <w:marLeft w:val="0"/>
          <w:marRight w:val="0"/>
          <w:marTop w:val="0"/>
          <w:marBottom w:val="0"/>
          <w:divBdr>
            <w:top w:val="none" w:sz="0" w:space="0" w:color="auto"/>
            <w:left w:val="none" w:sz="0" w:space="0" w:color="auto"/>
            <w:bottom w:val="none" w:sz="0" w:space="0" w:color="auto"/>
            <w:right w:val="none" w:sz="0" w:space="0" w:color="auto"/>
          </w:divBdr>
          <w:divsChild>
            <w:div w:id="17117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4986">
      <w:bodyDiv w:val="1"/>
      <w:marLeft w:val="0"/>
      <w:marRight w:val="0"/>
      <w:marTop w:val="0"/>
      <w:marBottom w:val="0"/>
      <w:divBdr>
        <w:top w:val="none" w:sz="0" w:space="0" w:color="auto"/>
        <w:left w:val="none" w:sz="0" w:space="0" w:color="auto"/>
        <w:bottom w:val="none" w:sz="0" w:space="0" w:color="auto"/>
        <w:right w:val="none" w:sz="0" w:space="0" w:color="auto"/>
      </w:divBdr>
      <w:divsChild>
        <w:div w:id="1342078183">
          <w:marLeft w:val="0"/>
          <w:marRight w:val="0"/>
          <w:marTop w:val="0"/>
          <w:marBottom w:val="0"/>
          <w:divBdr>
            <w:top w:val="none" w:sz="0" w:space="0" w:color="auto"/>
            <w:left w:val="none" w:sz="0" w:space="0" w:color="auto"/>
            <w:bottom w:val="none" w:sz="0" w:space="0" w:color="auto"/>
            <w:right w:val="none" w:sz="0" w:space="0" w:color="auto"/>
          </w:divBdr>
          <w:divsChild>
            <w:div w:id="1282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187">
      <w:bodyDiv w:val="1"/>
      <w:marLeft w:val="0"/>
      <w:marRight w:val="0"/>
      <w:marTop w:val="0"/>
      <w:marBottom w:val="0"/>
      <w:divBdr>
        <w:top w:val="none" w:sz="0" w:space="0" w:color="auto"/>
        <w:left w:val="none" w:sz="0" w:space="0" w:color="auto"/>
        <w:bottom w:val="none" w:sz="0" w:space="0" w:color="auto"/>
        <w:right w:val="none" w:sz="0" w:space="0" w:color="auto"/>
      </w:divBdr>
    </w:div>
    <w:div w:id="1482194007">
      <w:bodyDiv w:val="1"/>
      <w:marLeft w:val="0"/>
      <w:marRight w:val="0"/>
      <w:marTop w:val="0"/>
      <w:marBottom w:val="0"/>
      <w:divBdr>
        <w:top w:val="none" w:sz="0" w:space="0" w:color="auto"/>
        <w:left w:val="none" w:sz="0" w:space="0" w:color="auto"/>
        <w:bottom w:val="none" w:sz="0" w:space="0" w:color="auto"/>
        <w:right w:val="none" w:sz="0" w:space="0" w:color="auto"/>
      </w:divBdr>
      <w:divsChild>
        <w:div w:id="927540646">
          <w:marLeft w:val="0"/>
          <w:marRight w:val="0"/>
          <w:marTop w:val="0"/>
          <w:marBottom w:val="0"/>
          <w:divBdr>
            <w:top w:val="none" w:sz="0" w:space="0" w:color="auto"/>
            <w:left w:val="none" w:sz="0" w:space="0" w:color="auto"/>
            <w:bottom w:val="none" w:sz="0" w:space="0" w:color="auto"/>
            <w:right w:val="none" w:sz="0" w:space="0" w:color="auto"/>
          </w:divBdr>
          <w:divsChild>
            <w:div w:id="17279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2347">
      <w:bodyDiv w:val="1"/>
      <w:marLeft w:val="0"/>
      <w:marRight w:val="0"/>
      <w:marTop w:val="0"/>
      <w:marBottom w:val="0"/>
      <w:divBdr>
        <w:top w:val="none" w:sz="0" w:space="0" w:color="auto"/>
        <w:left w:val="none" w:sz="0" w:space="0" w:color="auto"/>
        <w:bottom w:val="none" w:sz="0" w:space="0" w:color="auto"/>
        <w:right w:val="none" w:sz="0" w:space="0" w:color="auto"/>
      </w:divBdr>
      <w:divsChild>
        <w:div w:id="128213054">
          <w:marLeft w:val="0"/>
          <w:marRight w:val="0"/>
          <w:marTop w:val="0"/>
          <w:marBottom w:val="0"/>
          <w:divBdr>
            <w:top w:val="none" w:sz="0" w:space="0" w:color="auto"/>
            <w:left w:val="none" w:sz="0" w:space="0" w:color="auto"/>
            <w:bottom w:val="none" w:sz="0" w:space="0" w:color="auto"/>
            <w:right w:val="none" w:sz="0" w:space="0" w:color="auto"/>
          </w:divBdr>
          <w:divsChild>
            <w:div w:id="686373544">
              <w:marLeft w:val="0"/>
              <w:marRight w:val="0"/>
              <w:marTop w:val="0"/>
              <w:marBottom w:val="0"/>
              <w:divBdr>
                <w:top w:val="none" w:sz="0" w:space="0" w:color="auto"/>
                <w:left w:val="none" w:sz="0" w:space="0" w:color="auto"/>
                <w:bottom w:val="none" w:sz="0" w:space="0" w:color="auto"/>
                <w:right w:val="none" w:sz="0" w:space="0" w:color="auto"/>
              </w:divBdr>
            </w:div>
            <w:div w:id="1507597905">
              <w:marLeft w:val="0"/>
              <w:marRight w:val="0"/>
              <w:marTop w:val="0"/>
              <w:marBottom w:val="0"/>
              <w:divBdr>
                <w:top w:val="none" w:sz="0" w:space="0" w:color="auto"/>
                <w:left w:val="none" w:sz="0" w:space="0" w:color="auto"/>
                <w:bottom w:val="none" w:sz="0" w:space="0" w:color="auto"/>
                <w:right w:val="none" w:sz="0" w:space="0" w:color="auto"/>
              </w:divBdr>
            </w:div>
            <w:div w:id="724334837">
              <w:marLeft w:val="0"/>
              <w:marRight w:val="0"/>
              <w:marTop w:val="0"/>
              <w:marBottom w:val="0"/>
              <w:divBdr>
                <w:top w:val="none" w:sz="0" w:space="0" w:color="auto"/>
                <w:left w:val="none" w:sz="0" w:space="0" w:color="auto"/>
                <w:bottom w:val="none" w:sz="0" w:space="0" w:color="auto"/>
                <w:right w:val="none" w:sz="0" w:space="0" w:color="auto"/>
              </w:divBdr>
            </w:div>
            <w:div w:id="198592908">
              <w:marLeft w:val="0"/>
              <w:marRight w:val="0"/>
              <w:marTop w:val="0"/>
              <w:marBottom w:val="0"/>
              <w:divBdr>
                <w:top w:val="none" w:sz="0" w:space="0" w:color="auto"/>
                <w:left w:val="none" w:sz="0" w:space="0" w:color="auto"/>
                <w:bottom w:val="none" w:sz="0" w:space="0" w:color="auto"/>
                <w:right w:val="none" w:sz="0" w:space="0" w:color="auto"/>
              </w:divBdr>
            </w:div>
            <w:div w:id="4465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02033">
      <w:bodyDiv w:val="1"/>
      <w:marLeft w:val="0"/>
      <w:marRight w:val="0"/>
      <w:marTop w:val="0"/>
      <w:marBottom w:val="0"/>
      <w:divBdr>
        <w:top w:val="none" w:sz="0" w:space="0" w:color="auto"/>
        <w:left w:val="none" w:sz="0" w:space="0" w:color="auto"/>
        <w:bottom w:val="none" w:sz="0" w:space="0" w:color="auto"/>
        <w:right w:val="none" w:sz="0" w:space="0" w:color="auto"/>
      </w:divBdr>
      <w:divsChild>
        <w:div w:id="1271081556">
          <w:marLeft w:val="0"/>
          <w:marRight w:val="0"/>
          <w:marTop w:val="0"/>
          <w:marBottom w:val="0"/>
          <w:divBdr>
            <w:top w:val="single" w:sz="2" w:space="0" w:color="E3E3E3"/>
            <w:left w:val="single" w:sz="2" w:space="0" w:color="E3E3E3"/>
            <w:bottom w:val="single" w:sz="2" w:space="0" w:color="E3E3E3"/>
            <w:right w:val="single" w:sz="2" w:space="0" w:color="E3E3E3"/>
          </w:divBdr>
          <w:divsChild>
            <w:div w:id="1078749407">
              <w:marLeft w:val="0"/>
              <w:marRight w:val="0"/>
              <w:marTop w:val="0"/>
              <w:marBottom w:val="0"/>
              <w:divBdr>
                <w:top w:val="single" w:sz="2" w:space="0" w:color="E3E3E3"/>
                <w:left w:val="single" w:sz="2" w:space="0" w:color="E3E3E3"/>
                <w:bottom w:val="single" w:sz="2" w:space="0" w:color="E3E3E3"/>
                <w:right w:val="single" w:sz="2" w:space="0" w:color="E3E3E3"/>
              </w:divBdr>
              <w:divsChild>
                <w:div w:id="230820202">
                  <w:marLeft w:val="0"/>
                  <w:marRight w:val="0"/>
                  <w:marTop w:val="0"/>
                  <w:marBottom w:val="0"/>
                  <w:divBdr>
                    <w:top w:val="single" w:sz="2" w:space="0" w:color="E3E3E3"/>
                    <w:left w:val="single" w:sz="2" w:space="0" w:color="E3E3E3"/>
                    <w:bottom w:val="single" w:sz="2" w:space="0" w:color="E3E3E3"/>
                    <w:right w:val="single" w:sz="2" w:space="0" w:color="E3E3E3"/>
                  </w:divBdr>
                  <w:divsChild>
                    <w:div w:id="1194348466">
                      <w:marLeft w:val="0"/>
                      <w:marRight w:val="0"/>
                      <w:marTop w:val="0"/>
                      <w:marBottom w:val="0"/>
                      <w:divBdr>
                        <w:top w:val="single" w:sz="2" w:space="0" w:color="E3E3E3"/>
                        <w:left w:val="single" w:sz="2" w:space="0" w:color="E3E3E3"/>
                        <w:bottom w:val="single" w:sz="2" w:space="0" w:color="E3E3E3"/>
                        <w:right w:val="single" w:sz="2" w:space="0" w:color="E3E3E3"/>
                      </w:divBdr>
                      <w:divsChild>
                        <w:div w:id="1102148404">
                          <w:marLeft w:val="0"/>
                          <w:marRight w:val="0"/>
                          <w:marTop w:val="0"/>
                          <w:marBottom w:val="0"/>
                          <w:divBdr>
                            <w:top w:val="single" w:sz="2" w:space="0" w:color="E3E3E3"/>
                            <w:left w:val="single" w:sz="2" w:space="0" w:color="E3E3E3"/>
                            <w:bottom w:val="single" w:sz="2" w:space="0" w:color="E3E3E3"/>
                            <w:right w:val="single" w:sz="2" w:space="0" w:color="E3E3E3"/>
                          </w:divBdr>
                          <w:divsChild>
                            <w:div w:id="136809572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5913816">
                                  <w:marLeft w:val="0"/>
                                  <w:marRight w:val="0"/>
                                  <w:marTop w:val="0"/>
                                  <w:marBottom w:val="0"/>
                                  <w:divBdr>
                                    <w:top w:val="single" w:sz="2" w:space="0" w:color="E3E3E3"/>
                                    <w:left w:val="single" w:sz="2" w:space="0" w:color="E3E3E3"/>
                                    <w:bottom w:val="single" w:sz="2" w:space="0" w:color="E3E3E3"/>
                                    <w:right w:val="single" w:sz="2" w:space="0" w:color="E3E3E3"/>
                                  </w:divBdr>
                                  <w:divsChild>
                                    <w:div w:id="1020475219">
                                      <w:marLeft w:val="0"/>
                                      <w:marRight w:val="0"/>
                                      <w:marTop w:val="0"/>
                                      <w:marBottom w:val="0"/>
                                      <w:divBdr>
                                        <w:top w:val="single" w:sz="2" w:space="0" w:color="E3E3E3"/>
                                        <w:left w:val="single" w:sz="2" w:space="0" w:color="E3E3E3"/>
                                        <w:bottom w:val="single" w:sz="2" w:space="0" w:color="E3E3E3"/>
                                        <w:right w:val="single" w:sz="2" w:space="0" w:color="E3E3E3"/>
                                      </w:divBdr>
                                      <w:divsChild>
                                        <w:div w:id="1833327784">
                                          <w:marLeft w:val="0"/>
                                          <w:marRight w:val="0"/>
                                          <w:marTop w:val="0"/>
                                          <w:marBottom w:val="0"/>
                                          <w:divBdr>
                                            <w:top w:val="single" w:sz="2" w:space="0" w:color="E3E3E3"/>
                                            <w:left w:val="single" w:sz="2" w:space="0" w:color="E3E3E3"/>
                                            <w:bottom w:val="single" w:sz="2" w:space="0" w:color="E3E3E3"/>
                                            <w:right w:val="single" w:sz="2" w:space="0" w:color="E3E3E3"/>
                                          </w:divBdr>
                                          <w:divsChild>
                                            <w:div w:id="2075816717">
                                              <w:marLeft w:val="0"/>
                                              <w:marRight w:val="0"/>
                                              <w:marTop w:val="0"/>
                                              <w:marBottom w:val="0"/>
                                              <w:divBdr>
                                                <w:top w:val="single" w:sz="2" w:space="0" w:color="E3E3E3"/>
                                                <w:left w:val="single" w:sz="2" w:space="0" w:color="E3E3E3"/>
                                                <w:bottom w:val="single" w:sz="2" w:space="0" w:color="E3E3E3"/>
                                                <w:right w:val="single" w:sz="2" w:space="0" w:color="E3E3E3"/>
                                              </w:divBdr>
                                              <w:divsChild>
                                                <w:div w:id="840314880">
                                                  <w:marLeft w:val="0"/>
                                                  <w:marRight w:val="0"/>
                                                  <w:marTop w:val="0"/>
                                                  <w:marBottom w:val="0"/>
                                                  <w:divBdr>
                                                    <w:top w:val="single" w:sz="2" w:space="0" w:color="E3E3E3"/>
                                                    <w:left w:val="single" w:sz="2" w:space="0" w:color="E3E3E3"/>
                                                    <w:bottom w:val="single" w:sz="2" w:space="0" w:color="E3E3E3"/>
                                                    <w:right w:val="single" w:sz="2" w:space="0" w:color="E3E3E3"/>
                                                  </w:divBdr>
                                                  <w:divsChild>
                                                    <w:div w:id="1417752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32155374">
          <w:marLeft w:val="0"/>
          <w:marRight w:val="0"/>
          <w:marTop w:val="0"/>
          <w:marBottom w:val="0"/>
          <w:divBdr>
            <w:top w:val="none" w:sz="0" w:space="0" w:color="auto"/>
            <w:left w:val="none" w:sz="0" w:space="0" w:color="auto"/>
            <w:bottom w:val="none" w:sz="0" w:space="0" w:color="auto"/>
            <w:right w:val="none" w:sz="0" w:space="0" w:color="auto"/>
          </w:divBdr>
        </w:div>
      </w:divsChild>
    </w:div>
    <w:div w:id="1565606369">
      <w:bodyDiv w:val="1"/>
      <w:marLeft w:val="0"/>
      <w:marRight w:val="0"/>
      <w:marTop w:val="0"/>
      <w:marBottom w:val="0"/>
      <w:divBdr>
        <w:top w:val="none" w:sz="0" w:space="0" w:color="auto"/>
        <w:left w:val="none" w:sz="0" w:space="0" w:color="auto"/>
        <w:bottom w:val="none" w:sz="0" w:space="0" w:color="auto"/>
        <w:right w:val="none" w:sz="0" w:space="0" w:color="auto"/>
      </w:divBdr>
      <w:divsChild>
        <w:div w:id="2012097131">
          <w:marLeft w:val="0"/>
          <w:marRight w:val="0"/>
          <w:marTop w:val="0"/>
          <w:marBottom w:val="0"/>
          <w:divBdr>
            <w:top w:val="none" w:sz="0" w:space="0" w:color="auto"/>
            <w:left w:val="none" w:sz="0" w:space="0" w:color="auto"/>
            <w:bottom w:val="none" w:sz="0" w:space="0" w:color="auto"/>
            <w:right w:val="none" w:sz="0" w:space="0" w:color="auto"/>
          </w:divBdr>
          <w:divsChild>
            <w:div w:id="798257765">
              <w:marLeft w:val="0"/>
              <w:marRight w:val="0"/>
              <w:marTop w:val="0"/>
              <w:marBottom w:val="0"/>
              <w:divBdr>
                <w:top w:val="none" w:sz="0" w:space="0" w:color="auto"/>
                <w:left w:val="none" w:sz="0" w:space="0" w:color="auto"/>
                <w:bottom w:val="none" w:sz="0" w:space="0" w:color="auto"/>
                <w:right w:val="none" w:sz="0" w:space="0" w:color="auto"/>
              </w:divBdr>
            </w:div>
            <w:div w:id="1014768753">
              <w:marLeft w:val="0"/>
              <w:marRight w:val="0"/>
              <w:marTop w:val="0"/>
              <w:marBottom w:val="0"/>
              <w:divBdr>
                <w:top w:val="none" w:sz="0" w:space="0" w:color="auto"/>
                <w:left w:val="none" w:sz="0" w:space="0" w:color="auto"/>
                <w:bottom w:val="none" w:sz="0" w:space="0" w:color="auto"/>
                <w:right w:val="none" w:sz="0" w:space="0" w:color="auto"/>
              </w:divBdr>
            </w:div>
            <w:div w:id="191576794">
              <w:marLeft w:val="0"/>
              <w:marRight w:val="0"/>
              <w:marTop w:val="0"/>
              <w:marBottom w:val="0"/>
              <w:divBdr>
                <w:top w:val="none" w:sz="0" w:space="0" w:color="auto"/>
                <w:left w:val="none" w:sz="0" w:space="0" w:color="auto"/>
                <w:bottom w:val="none" w:sz="0" w:space="0" w:color="auto"/>
                <w:right w:val="none" w:sz="0" w:space="0" w:color="auto"/>
              </w:divBdr>
            </w:div>
            <w:div w:id="1381904910">
              <w:marLeft w:val="0"/>
              <w:marRight w:val="0"/>
              <w:marTop w:val="0"/>
              <w:marBottom w:val="0"/>
              <w:divBdr>
                <w:top w:val="none" w:sz="0" w:space="0" w:color="auto"/>
                <w:left w:val="none" w:sz="0" w:space="0" w:color="auto"/>
                <w:bottom w:val="none" w:sz="0" w:space="0" w:color="auto"/>
                <w:right w:val="none" w:sz="0" w:space="0" w:color="auto"/>
              </w:divBdr>
            </w:div>
            <w:div w:id="1188566988">
              <w:marLeft w:val="0"/>
              <w:marRight w:val="0"/>
              <w:marTop w:val="0"/>
              <w:marBottom w:val="0"/>
              <w:divBdr>
                <w:top w:val="none" w:sz="0" w:space="0" w:color="auto"/>
                <w:left w:val="none" w:sz="0" w:space="0" w:color="auto"/>
                <w:bottom w:val="none" w:sz="0" w:space="0" w:color="auto"/>
                <w:right w:val="none" w:sz="0" w:space="0" w:color="auto"/>
              </w:divBdr>
            </w:div>
            <w:div w:id="892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89641">
      <w:bodyDiv w:val="1"/>
      <w:marLeft w:val="0"/>
      <w:marRight w:val="0"/>
      <w:marTop w:val="0"/>
      <w:marBottom w:val="0"/>
      <w:divBdr>
        <w:top w:val="none" w:sz="0" w:space="0" w:color="auto"/>
        <w:left w:val="none" w:sz="0" w:space="0" w:color="auto"/>
        <w:bottom w:val="none" w:sz="0" w:space="0" w:color="auto"/>
        <w:right w:val="none" w:sz="0" w:space="0" w:color="auto"/>
      </w:divBdr>
    </w:div>
    <w:div w:id="1614745913">
      <w:bodyDiv w:val="1"/>
      <w:marLeft w:val="0"/>
      <w:marRight w:val="0"/>
      <w:marTop w:val="0"/>
      <w:marBottom w:val="0"/>
      <w:divBdr>
        <w:top w:val="none" w:sz="0" w:space="0" w:color="auto"/>
        <w:left w:val="none" w:sz="0" w:space="0" w:color="auto"/>
        <w:bottom w:val="none" w:sz="0" w:space="0" w:color="auto"/>
        <w:right w:val="none" w:sz="0" w:space="0" w:color="auto"/>
      </w:divBdr>
    </w:div>
    <w:div w:id="1621299164">
      <w:bodyDiv w:val="1"/>
      <w:marLeft w:val="0"/>
      <w:marRight w:val="0"/>
      <w:marTop w:val="0"/>
      <w:marBottom w:val="0"/>
      <w:divBdr>
        <w:top w:val="none" w:sz="0" w:space="0" w:color="auto"/>
        <w:left w:val="none" w:sz="0" w:space="0" w:color="auto"/>
        <w:bottom w:val="none" w:sz="0" w:space="0" w:color="auto"/>
        <w:right w:val="none" w:sz="0" w:space="0" w:color="auto"/>
      </w:divBdr>
      <w:divsChild>
        <w:div w:id="276720113">
          <w:marLeft w:val="0"/>
          <w:marRight w:val="0"/>
          <w:marTop w:val="0"/>
          <w:marBottom w:val="0"/>
          <w:divBdr>
            <w:top w:val="none" w:sz="0" w:space="0" w:color="auto"/>
            <w:left w:val="none" w:sz="0" w:space="0" w:color="auto"/>
            <w:bottom w:val="none" w:sz="0" w:space="0" w:color="auto"/>
            <w:right w:val="none" w:sz="0" w:space="0" w:color="auto"/>
          </w:divBdr>
          <w:divsChild>
            <w:div w:id="494956325">
              <w:marLeft w:val="0"/>
              <w:marRight w:val="0"/>
              <w:marTop w:val="0"/>
              <w:marBottom w:val="0"/>
              <w:divBdr>
                <w:top w:val="none" w:sz="0" w:space="0" w:color="auto"/>
                <w:left w:val="none" w:sz="0" w:space="0" w:color="auto"/>
                <w:bottom w:val="none" w:sz="0" w:space="0" w:color="auto"/>
                <w:right w:val="none" w:sz="0" w:space="0" w:color="auto"/>
              </w:divBdr>
            </w:div>
            <w:div w:id="2000766371">
              <w:marLeft w:val="0"/>
              <w:marRight w:val="0"/>
              <w:marTop w:val="0"/>
              <w:marBottom w:val="0"/>
              <w:divBdr>
                <w:top w:val="none" w:sz="0" w:space="0" w:color="auto"/>
                <w:left w:val="none" w:sz="0" w:space="0" w:color="auto"/>
                <w:bottom w:val="none" w:sz="0" w:space="0" w:color="auto"/>
                <w:right w:val="none" w:sz="0" w:space="0" w:color="auto"/>
              </w:divBdr>
            </w:div>
            <w:div w:id="655648075">
              <w:marLeft w:val="0"/>
              <w:marRight w:val="0"/>
              <w:marTop w:val="0"/>
              <w:marBottom w:val="0"/>
              <w:divBdr>
                <w:top w:val="none" w:sz="0" w:space="0" w:color="auto"/>
                <w:left w:val="none" w:sz="0" w:space="0" w:color="auto"/>
                <w:bottom w:val="none" w:sz="0" w:space="0" w:color="auto"/>
                <w:right w:val="none" w:sz="0" w:space="0" w:color="auto"/>
              </w:divBdr>
            </w:div>
            <w:div w:id="191260849">
              <w:marLeft w:val="0"/>
              <w:marRight w:val="0"/>
              <w:marTop w:val="0"/>
              <w:marBottom w:val="0"/>
              <w:divBdr>
                <w:top w:val="none" w:sz="0" w:space="0" w:color="auto"/>
                <w:left w:val="none" w:sz="0" w:space="0" w:color="auto"/>
                <w:bottom w:val="none" w:sz="0" w:space="0" w:color="auto"/>
                <w:right w:val="none" w:sz="0" w:space="0" w:color="auto"/>
              </w:divBdr>
            </w:div>
            <w:div w:id="2105958881">
              <w:marLeft w:val="0"/>
              <w:marRight w:val="0"/>
              <w:marTop w:val="0"/>
              <w:marBottom w:val="0"/>
              <w:divBdr>
                <w:top w:val="none" w:sz="0" w:space="0" w:color="auto"/>
                <w:left w:val="none" w:sz="0" w:space="0" w:color="auto"/>
                <w:bottom w:val="none" w:sz="0" w:space="0" w:color="auto"/>
                <w:right w:val="none" w:sz="0" w:space="0" w:color="auto"/>
              </w:divBdr>
            </w:div>
            <w:div w:id="124659419">
              <w:marLeft w:val="0"/>
              <w:marRight w:val="0"/>
              <w:marTop w:val="0"/>
              <w:marBottom w:val="0"/>
              <w:divBdr>
                <w:top w:val="none" w:sz="0" w:space="0" w:color="auto"/>
                <w:left w:val="none" w:sz="0" w:space="0" w:color="auto"/>
                <w:bottom w:val="none" w:sz="0" w:space="0" w:color="auto"/>
                <w:right w:val="none" w:sz="0" w:space="0" w:color="auto"/>
              </w:divBdr>
            </w:div>
            <w:div w:id="999310136">
              <w:marLeft w:val="0"/>
              <w:marRight w:val="0"/>
              <w:marTop w:val="0"/>
              <w:marBottom w:val="0"/>
              <w:divBdr>
                <w:top w:val="none" w:sz="0" w:space="0" w:color="auto"/>
                <w:left w:val="none" w:sz="0" w:space="0" w:color="auto"/>
                <w:bottom w:val="none" w:sz="0" w:space="0" w:color="auto"/>
                <w:right w:val="none" w:sz="0" w:space="0" w:color="auto"/>
              </w:divBdr>
            </w:div>
            <w:div w:id="1167477777">
              <w:marLeft w:val="0"/>
              <w:marRight w:val="0"/>
              <w:marTop w:val="0"/>
              <w:marBottom w:val="0"/>
              <w:divBdr>
                <w:top w:val="none" w:sz="0" w:space="0" w:color="auto"/>
                <w:left w:val="none" w:sz="0" w:space="0" w:color="auto"/>
                <w:bottom w:val="none" w:sz="0" w:space="0" w:color="auto"/>
                <w:right w:val="none" w:sz="0" w:space="0" w:color="auto"/>
              </w:divBdr>
            </w:div>
            <w:div w:id="1373963777">
              <w:marLeft w:val="0"/>
              <w:marRight w:val="0"/>
              <w:marTop w:val="0"/>
              <w:marBottom w:val="0"/>
              <w:divBdr>
                <w:top w:val="none" w:sz="0" w:space="0" w:color="auto"/>
                <w:left w:val="none" w:sz="0" w:space="0" w:color="auto"/>
                <w:bottom w:val="none" w:sz="0" w:space="0" w:color="auto"/>
                <w:right w:val="none" w:sz="0" w:space="0" w:color="auto"/>
              </w:divBdr>
            </w:div>
            <w:div w:id="1699627004">
              <w:marLeft w:val="0"/>
              <w:marRight w:val="0"/>
              <w:marTop w:val="0"/>
              <w:marBottom w:val="0"/>
              <w:divBdr>
                <w:top w:val="none" w:sz="0" w:space="0" w:color="auto"/>
                <w:left w:val="none" w:sz="0" w:space="0" w:color="auto"/>
                <w:bottom w:val="none" w:sz="0" w:space="0" w:color="auto"/>
                <w:right w:val="none" w:sz="0" w:space="0" w:color="auto"/>
              </w:divBdr>
            </w:div>
            <w:div w:id="13884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0926">
      <w:bodyDiv w:val="1"/>
      <w:marLeft w:val="0"/>
      <w:marRight w:val="0"/>
      <w:marTop w:val="0"/>
      <w:marBottom w:val="0"/>
      <w:divBdr>
        <w:top w:val="none" w:sz="0" w:space="0" w:color="auto"/>
        <w:left w:val="none" w:sz="0" w:space="0" w:color="auto"/>
        <w:bottom w:val="none" w:sz="0" w:space="0" w:color="auto"/>
        <w:right w:val="none" w:sz="0" w:space="0" w:color="auto"/>
      </w:divBdr>
    </w:div>
    <w:div w:id="1672564693">
      <w:bodyDiv w:val="1"/>
      <w:marLeft w:val="0"/>
      <w:marRight w:val="0"/>
      <w:marTop w:val="0"/>
      <w:marBottom w:val="0"/>
      <w:divBdr>
        <w:top w:val="none" w:sz="0" w:space="0" w:color="auto"/>
        <w:left w:val="none" w:sz="0" w:space="0" w:color="auto"/>
        <w:bottom w:val="none" w:sz="0" w:space="0" w:color="auto"/>
        <w:right w:val="none" w:sz="0" w:space="0" w:color="auto"/>
      </w:divBdr>
      <w:divsChild>
        <w:div w:id="1591894145">
          <w:marLeft w:val="0"/>
          <w:marRight w:val="0"/>
          <w:marTop w:val="0"/>
          <w:marBottom w:val="0"/>
          <w:divBdr>
            <w:top w:val="none" w:sz="0" w:space="0" w:color="auto"/>
            <w:left w:val="none" w:sz="0" w:space="0" w:color="auto"/>
            <w:bottom w:val="none" w:sz="0" w:space="0" w:color="auto"/>
            <w:right w:val="none" w:sz="0" w:space="0" w:color="auto"/>
          </w:divBdr>
          <w:divsChild>
            <w:div w:id="173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0341">
      <w:bodyDiv w:val="1"/>
      <w:marLeft w:val="0"/>
      <w:marRight w:val="0"/>
      <w:marTop w:val="0"/>
      <w:marBottom w:val="0"/>
      <w:divBdr>
        <w:top w:val="none" w:sz="0" w:space="0" w:color="auto"/>
        <w:left w:val="none" w:sz="0" w:space="0" w:color="auto"/>
        <w:bottom w:val="none" w:sz="0" w:space="0" w:color="auto"/>
        <w:right w:val="none" w:sz="0" w:space="0" w:color="auto"/>
      </w:divBdr>
      <w:divsChild>
        <w:div w:id="129399979">
          <w:marLeft w:val="0"/>
          <w:marRight w:val="0"/>
          <w:marTop w:val="0"/>
          <w:marBottom w:val="0"/>
          <w:divBdr>
            <w:top w:val="none" w:sz="0" w:space="0" w:color="auto"/>
            <w:left w:val="none" w:sz="0" w:space="0" w:color="auto"/>
            <w:bottom w:val="none" w:sz="0" w:space="0" w:color="auto"/>
            <w:right w:val="none" w:sz="0" w:space="0" w:color="auto"/>
          </w:divBdr>
          <w:divsChild>
            <w:div w:id="894390565">
              <w:marLeft w:val="0"/>
              <w:marRight w:val="0"/>
              <w:marTop w:val="0"/>
              <w:marBottom w:val="0"/>
              <w:divBdr>
                <w:top w:val="none" w:sz="0" w:space="0" w:color="auto"/>
                <w:left w:val="none" w:sz="0" w:space="0" w:color="auto"/>
                <w:bottom w:val="none" w:sz="0" w:space="0" w:color="auto"/>
                <w:right w:val="none" w:sz="0" w:space="0" w:color="auto"/>
              </w:divBdr>
            </w:div>
            <w:div w:id="6322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6657">
      <w:bodyDiv w:val="1"/>
      <w:marLeft w:val="0"/>
      <w:marRight w:val="0"/>
      <w:marTop w:val="0"/>
      <w:marBottom w:val="0"/>
      <w:divBdr>
        <w:top w:val="none" w:sz="0" w:space="0" w:color="auto"/>
        <w:left w:val="none" w:sz="0" w:space="0" w:color="auto"/>
        <w:bottom w:val="none" w:sz="0" w:space="0" w:color="auto"/>
        <w:right w:val="none" w:sz="0" w:space="0" w:color="auto"/>
      </w:divBdr>
      <w:divsChild>
        <w:div w:id="97070246">
          <w:marLeft w:val="0"/>
          <w:marRight w:val="0"/>
          <w:marTop w:val="0"/>
          <w:marBottom w:val="0"/>
          <w:divBdr>
            <w:top w:val="none" w:sz="0" w:space="0" w:color="auto"/>
            <w:left w:val="none" w:sz="0" w:space="0" w:color="auto"/>
            <w:bottom w:val="none" w:sz="0" w:space="0" w:color="auto"/>
            <w:right w:val="none" w:sz="0" w:space="0" w:color="auto"/>
          </w:divBdr>
          <w:divsChild>
            <w:div w:id="1578708914">
              <w:marLeft w:val="0"/>
              <w:marRight w:val="0"/>
              <w:marTop w:val="0"/>
              <w:marBottom w:val="0"/>
              <w:divBdr>
                <w:top w:val="none" w:sz="0" w:space="0" w:color="auto"/>
                <w:left w:val="none" w:sz="0" w:space="0" w:color="auto"/>
                <w:bottom w:val="none" w:sz="0" w:space="0" w:color="auto"/>
                <w:right w:val="none" w:sz="0" w:space="0" w:color="auto"/>
              </w:divBdr>
            </w:div>
            <w:div w:id="1579705733">
              <w:marLeft w:val="0"/>
              <w:marRight w:val="0"/>
              <w:marTop w:val="0"/>
              <w:marBottom w:val="0"/>
              <w:divBdr>
                <w:top w:val="none" w:sz="0" w:space="0" w:color="auto"/>
                <w:left w:val="none" w:sz="0" w:space="0" w:color="auto"/>
                <w:bottom w:val="none" w:sz="0" w:space="0" w:color="auto"/>
                <w:right w:val="none" w:sz="0" w:space="0" w:color="auto"/>
              </w:divBdr>
            </w:div>
            <w:div w:id="109447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2092">
      <w:bodyDiv w:val="1"/>
      <w:marLeft w:val="0"/>
      <w:marRight w:val="0"/>
      <w:marTop w:val="0"/>
      <w:marBottom w:val="0"/>
      <w:divBdr>
        <w:top w:val="none" w:sz="0" w:space="0" w:color="auto"/>
        <w:left w:val="none" w:sz="0" w:space="0" w:color="auto"/>
        <w:bottom w:val="none" w:sz="0" w:space="0" w:color="auto"/>
        <w:right w:val="none" w:sz="0" w:space="0" w:color="auto"/>
      </w:divBdr>
      <w:divsChild>
        <w:div w:id="1620184004">
          <w:marLeft w:val="0"/>
          <w:marRight w:val="0"/>
          <w:marTop w:val="0"/>
          <w:marBottom w:val="0"/>
          <w:divBdr>
            <w:top w:val="none" w:sz="0" w:space="0" w:color="auto"/>
            <w:left w:val="none" w:sz="0" w:space="0" w:color="auto"/>
            <w:bottom w:val="none" w:sz="0" w:space="0" w:color="auto"/>
            <w:right w:val="none" w:sz="0" w:space="0" w:color="auto"/>
          </w:divBdr>
          <w:divsChild>
            <w:div w:id="33848964">
              <w:marLeft w:val="0"/>
              <w:marRight w:val="0"/>
              <w:marTop w:val="0"/>
              <w:marBottom w:val="0"/>
              <w:divBdr>
                <w:top w:val="none" w:sz="0" w:space="0" w:color="auto"/>
                <w:left w:val="none" w:sz="0" w:space="0" w:color="auto"/>
                <w:bottom w:val="none" w:sz="0" w:space="0" w:color="auto"/>
                <w:right w:val="none" w:sz="0" w:space="0" w:color="auto"/>
              </w:divBdr>
            </w:div>
            <w:div w:id="9276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7729">
      <w:bodyDiv w:val="1"/>
      <w:marLeft w:val="0"/>
      <w:marRight w:val="0"/>
      <w:marTop w:val="0"/>
      <w:marBottom w:val="0"/>
      <w:divBdr>
        <w:top w:val="none" w:sz="0" w:space="0" w:color="auto"/>
        <w:left w:val="none" w:sz="0" w:space="0" w:color="auto"/>
        <w:bottom w:val="none" w:sz="0" w:space="0" w:color="auto"/>
        <w:right w:val="none" w:sz="0" w:space="0" w:color="auto"/>
      </w:divBdr>
      <w:divsChild>
        <w:div w:id="1253901318">
          <w:marLeft w:val="0"/>
          <w:marRight w:val="0"/>
          <w:marTop w:val="0"/>
          <w:marBottom w:val="0"/>
          <w:divBdr>
            <w:top w:val="none" w:sz="0" w:space="0" w:color="auto"/>
            <w:left w:val="none" w:sz="0" w:space="0" w:color="auto"/>
            <w:bottom w:val="none" w:sz="0" w:space="0" w:color="auto"/>
            <w:right w:val="none" w:sz="0" w:space="0" w:color="auto"/>
          </w:divBdr>
          <w:divsChild>
            <w:div w:id="874274505">
              <w:marLeft w:val="0"/>
              <w:marRight w:val="0"/>
              <w:marTop w:val="0"/>
              <w:marBottom w:val="0"/>
              <w:divBdr>
                <w:top w:val="none" w:sz="0" w:space="0" w:color="auto"/>
                <w:left w:val="none" w:sz="0" w:space="0" w:color="auto"/>
                <w:bottom w:val="none" w:sz="0" w:space="0" w:color="auto"/>
                <w:right w:val="none" w:sz="0" w:space="0" w:color="auto"/>
              </w:divBdr>
            </w:div>
            <w:div w:id="1882984657">
              <w:marLeft w:val="0"/>
              <w:marRight w:val="0"/>
              <w:marTop w:val="0"/>
              <w:marBottom w:val="0"/>
              <w:divBdr>
                <w:top w:val="none" w:sz="0" w:space="0" w:color="auto"/>
                <w:left w:val="none" w:sz="0" w:space="0" w:color="auto"/>
                <w:bottom w:val="none" w:sz="0" w:space="0" w:color="auto"/>
                <w:right w:val="none" w:sz="0" w:space="0" w:color="auto"/>
              </w:divBdr>
            </w:div>
            <w:div w:id="9144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9133">
      <w:bodyDiv w:val="1"/>
      <w:marLeft w:val="0"/>
      <w:marRight w:val="0"/>
      <w:marTop w:val="0"/>
      <w:marBottom w:val="0"/>
      <w:divBdr>
        <w:top w:val="none" w:sz="0" w:space="0" w:color="auto"/>
        <w:left w:val="none" w:sz="0" w:space="0" w:color="auto"/>
        <w:bottom w:val="none" w:sz="0" w:space="0" w:color="auto"/>
        <w:right w:val="none" w:sz="0" w:space="0" w:color="auto"/>
      </w:divBdr>
      <w:divsChild>
        <w:div w:id="1573462895">
          <w:marLeft w:val="0"/>
          <w:marRight w:val="0"/>
          <w:marTop w:val="0"/>
          <w:marBottom w:val="0"/>
          <w:divBdr>
            <w:top w:val="none" w:sz="0" w:space="0" w:color="auto"/>
            <w:left w:val="none" w:sz="0" w:space="0" w:color="auto"/>
            <w:bottom w:val="none" w:sz="0" w:space="0" w:color="auto"/>
            <w:right w:val="none" w:sz="0" w:space="0" w:color="auto"/>
          </w:divBdr>
          <w:divsChild>
            <w:div w:id="1676958552">
              <w:marLeft w:val="0"/>
              <w:marRight w:val="0"/>
              <w:marTop w:val="0"/>
              <w:marBottom w:val="0"/>
              <w:divBdr>
                <w:top w:val="none" w:sz="0" w:space="0" w:color="auto"/>
                <w:left w:val="none" w:sz="0" w:space="0" w:color="auto"/>
                <w:bottom w:val="none" w:sz="0" w:space="0" w:color="auto"/>
                <w:right w:val="none" w:sz="0" w:space="0" w:color="auto"/>
              </w:divBdr>
            </w:div>
            <w:div w:id="1792552986">
              <w:marLeft w:val="0"/>
              <w:marRight w:val="0"/>
              <w:marTop w:val="0"/>
              <w:marBottom w:val="0"/>
              <w:divBdr>
                <w:top w:val="none" w:sz="0" w:space="0" w:color="auto"/>
                <w:left w:val="none" w:sz="0" w:space="0" w:color="auto"/>
                <w:bottom w:val="none" w:sz="0" w:space="0" w:color="auto"/>
                <w:right w:val="none" w:sz="0" w:space="0" w:color="auto"/>
              </w:divBdr>
            </w:div>
            <w:div w:id="1974403336">
              <w:marLeft w:val="0"/>
              <w:marRight w:val="0"/>
              <w:marTop w:val="0"/>
              <w:marBottom w:val="0"/>
              <w:divBdr>
                <w:top w:val="none" w:sz="0" w:space="0" w:color="auto"/>
                <w:left w:val="none" w:sz="0" w:space="0" w:color="auto"/>
                <w:bottom w:val="none" w:sz="0" w:space="0" w:color="auto"/>
                <w:right w:val="none" w:sz="0" w:space="0" w:color="auto"/>
              </w:divBdr>
            </w:div>
            <w:div w:id="101800583">
              <w:marLeft w:val="0"/>
              <w:marRight w:val="0"/>
              <w:marTop w:val="0"/>
              <w:marBottom w:val="0"/>
              <w:divBdr>
                <w:top w:val="none" w:sz="0" w:space="0" w:color="auto"/>
                <w:left w:val="none" w:sz="0" w:space="0" w:color="auto"/>
                <w:bottom w:val="none" w:sz="0" w:space="0" w:color="auto"/>
                <w:right w:val="none" w:sz="0" w:space="0" w:color="auto"/>
              </w:divBdr>
            </w:div>
            <w:div w:id="5695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5039">
      <w:bodyDiv w:val="1"/>
      <w:marLeft w:val="0"/>
      <w:marRight w:val="0"/>
      <w:marTop w:val="0"/>
      <w:marBottom w:val="0"/>
      <w:divBdr>
        <w:top w:val="none" w:sz="0" w:space="0" w:color="auto"/>
        <w:left w:val="none" w:sz="0" w:space="0" w:color="auto"/>
        <w:bottom w:val="none" w:sz="0" w:space="0" w:color="auto"/>
        <w:right w:val="none" w:sz="0" w:space="0" w:color="auto"/>
      </w:divBdr>
      <w:divsChild>
        <w:div w:id="694505694">
          <w:marLeft w:val="0"/>
          <w:marRight w:val="0"/>
          <w:marTop w:val="0"/>
          <w:marBottom w:val="0"/>
          <w:divBdr>
            <w:top w:val="none" w:sz="0" w:space="0" w:color="auto"/>
            <w:left w:val="none" w:sz="0" w:space="0" w:color="auto"/>
            <w:bottom w:val="none" w:sz="0" w:space="0" w:color="auto"/>
            <w:right w:val="none" w:sz="0" w:space="0" w:color="auto"/>
          </w:divBdr>
          <w:divsChild>
            <w:div w:id="163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7079">
      <w:bodyDiv w:val="1"/>
      <w:marLeft w:val="0"/>
      <w:marRight w:val="0"/>
      <w:marTop w:val="0"/>
      <w:marBottom w:val="0"/>
      <w:divBdr>
        <w:top w:val="none" w:sz="0" w:space="0" w:color="auto"/>
        <w:left w:val="none" w:sz="0" w:space="0" w:color="auto"/>
        <w:bottom w:val="none" w:sz="0" w:space="0" w:color="auto"/>
        <w:right w:val="none" w:sz="0" w:space="0" w:color="auto"/>
      </w:divBdr>
      <w:divsChild>
        <w:div w:id="480929135">
          <w:marLeft w:val="0"/>
          <w:marRight w:val="0"/>
          <w:marTop w:val="0"/>
          <w:marBottom w:val="0"/>
          <w:divBdr>
            <w:top w:val="none" w:sz="0" w:space="0" w:color="auto"/>
            <w:left w:val="none" w:sz="0" w:space="0" w:color="auto"/>
            <w:bottom w:val="none" w:sz="0" w:space="0" w:color="auto"/>
            <w:right w:val="none" w:sz="0" w:space="0" w:color="auto"/>
          </w:divBdr>
          <w:divsChild>
            <w:div w:id="17371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1141">
      <w:bodyDiv w:val="1"/>
      <w:marLeft w:val="0"/>
      <w:marRight w:val="0"/>
      <w:marTop w:val="0"/>
      <w:marBottom w:val="0"/>
      <w:divBdr>
        <w:top w:val="none" w:sz="0" w:space="0" w:color="auto"/>
        <w:left w:val="none" w:sz="0" w:space="0" w:color="auto"/>
        <w:bottom w:val="none" w:sz="0" w:space="0" w:color="auto"/>
        <w:right w:val="none" w:sz="0" w:space="0" w:color="auto"/>
      </w:divBdr>
    </w:div>
    <w:div w:id="1841385693">
      <w:bodyDiv w:val="1"/>
      <w:marLeft w:val="0"/>
      <w:marRight w:val="0"/>
      <w:marTop w:val="0"/>
      <w:marBottom w:val="0"/>
      <w:divBdr>
        <w:top w:val="none" w:sz="0" w:space="0" w:color="auto"/>
        <w:left w:val="none" w:sz="0" w:space="0" w:color="auto"/>
        <w:bottom w:val="none" w:sz="0" w:space="0" w:color="auto"/>
        <w:right w:val="none" w:sz="0" w:space="0" w:color="auto"/>
      </w:divBdr>
      <w:divsChild>
        <w:div w:id="1092824994">
          <w:marLeft w:val="0"/>
          <w:marRight w:val="0"/>
          <w:marTop w:val="0"/>
          <w:marBottom w:val="0"/>
          <w:divBdr>
            <w:top w:val="none" w:sz="0" w:space="0" w:color="auto"/>
            <w:left w:val="none" w:sz="0" w:space="0" w:color="auto"/>
            <w:bottom w:val="none" w:sz="0" w:space="0" w:color="auto"/>
            <w:right w:val="none" w:sz="0" w:space="0" w:color="auto"/>
          </w:divBdr>
          <w:divsChild>
            <w:div w:id="3083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1755">
      <w:bodyDiv w:val="1"/>
      <w:marLeft w:val="0"/>
      <w:marRight w:val="0"/>
      <w:marTop w:val="0"/>
      <w:marBottom w:val="0"/>
      <w:divBdr>
        <w:top w:val="none" w:sz="0" w:space="0" w:color="auto"/>
        <w:left w:val="none" w:sz="0" w:space="0" w:color="auto"/>
        <w:bottom w:val="none" w:sz="0" w:space="0" w:color="auto"/>
        <w:right w:val="none" w:sz="0" w:space="0" w:color="auto"/>
      </w:divBdr>
      <w:divsChild>
        <w:div w:id="2126535469">
          <w:marLeft w:val="0"/>
          <w:marRight w:val="0"/>
          <w:marTop w:val="0"/>
          <w:marBottom w:val="0"/>
          <w:divBdr>
            <w:top w:val="none" w:sz="0" w:space="0" w:color="auto"/>
            <w:left w:val="none" w:sz="0" w:space="0" w:color="auto"/>
            <w:bottom w:val="none" w:sz="0" w:space="0" w:color="auto"/>
            <w:right w:val="none" w:sz="0" w:space="0" w:color="auto"/>
          </w:divBdr>
          <w:divsChild>
            <w:div w:id="570774448">
              <w:marLeft w:val="0"/>
              <w:marRight w:val="0"/>
              <w:marTop w:val="0"/>
              <w:marBottom w:val="0"/>
              <w:divBdr>
                <w:top w:val="none" w:sz="0" w:space="0" w:color="auto"/>
                <w:left w:val="none" w:sz="0" w:space="0" w:color="auto"/>
                <w:bottom w:val="none" w:sz="0" w:space="0" w:color="auto"/>
                <w:right w:val="none" w:sz="0" w:space="0" w:color="auto"/>
              </w:divBdr>
            </w:div>
            <w:div w:id="858008840">
              <w:marLeft w:val="0"/>
              <w:marRight w:val="0"/>
              <w:marTop w:val="0"/>
              <w:marBottom w:val="0"/>
              <w:divBdr>
                <w:top w:val="none" w:sz="0" w:space="0" w:color="auto"/>
                <w:left w:val="none" w:sz="0" w:space="0" w:color="auto"/>
                <w:bottom w:val="none" w:sz="0" w:space="0" w:color="auto"/>
                <w:right w:val="none" w:sz="0" w:space="0" w:color="auto"/>
              </w:divBdr>
            </w:div>
            <w:div w:id="6131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11773">
      <w:bodyDiv w:val="1"/>
      <w:marLeft w:val="0"/>
      <w:marRight w:val="0"/>
      <w:marTop w:val="0"/>
      <w:marBottom w:val="0"/>
      <w:divBdr>
        <w:top w:val="none" w:sz="0" w:space="0" w:color="auto"/>
        <w:left w:val="none" w:sz="0" w:space="0" w:color="auto"/>
        <w:bottom w:val="none" w:sz="0" w:space="0" w:color="auto"/>
        <w:right w:val="none" w:sz="0" w:space="0" w:color="auto"/>
      </w:divBdr>
    </w:div>
    <w:div w:id="1873767710">
      <w:bodyDiv w:val="1"/>
      <w:marLeft w:val="0"/>
      <w:marRight w:val="0"/>
      <w:marTop w:val="0"/>
      <w:marBottom w:val="0"/>
      <w:divBdr>
        <w:top w:val="none" w:sz="0" w:space="0" w:color="auto"/>
        <w:left w:val="none" w:sz="0" w:space="0" w:color="auto"/>
        <w:bottom w:val="none" w:sz="0" w:space="0" w:color="auto"/>
        <w:right w:val="none" w:sz="0" w:space="0" w:color="auto"/>
      </w:divBdr>
      <w:divsChild>
        <w:div w:id="1599096930">
          <w:marLeft w:val="0"/>
          <w:marRight w:val="0"/>
          <w:marTop w:val="0"/>
          <w:marBottom w:val="0"/>
          <w:divBdr>
            <w:top w:val="none" w:sz="0" w:space="0" w:color="auto"/>
            <w:left w:val="none" w:sz="0" w:space="0" w:color="auto"/>
            <w:bottom w:val="none" w:sz="0" w:space="0" w:color="auto"/>
            <w:right w:val="none" w:sz="0" w:space="0" w:color="auto"/>
          </w:divBdr>
          <w:divsChild>
            <w:div w:id="1523857921">
              <w:marLeft w:val="0"/>
              <w:marRight w:val="0"/>
              <w:marTop w:val="0"/>
              <w:marBottom w:val="0"/>
              <w:divBdr>
                <w:top w:val="none" w:sz="0" w:space="0" w:color="auto"/>
                <w:left w:val="none" w:sz="0" w:space="0" w:color="auto"/>
                <w:bottom w:val="none" w:sz="0" w:space="0" w:color="auto"/>
                <w:right w:val="none" w:sz="0" w:space="0" w:color="auto"/>
              </w:divBdr>
            </w:div>
            <w:div w:id="1550417152">
              <w:marLeft w:val="0"/>
              <w:marRight w:val="0"/>
              <w:marTop w:val="0"/>
              <w:marBottom w:val="0"/>
              <w:divBdr>
                <w:top w:val="none" w:sz="0" w:space="0" w:color="auto"/>
                <w:left w:val="none" w:sz="0" w:space="0" w:color="auto"/>
                <w:bottom w:val="none" w:sz="0" w:space="0" w:color="auto"/>
                <w:right w:val="none" w:sz="0" w:space="0" w:color="auto"/>
              </w:divBdr>
            </w:div>
            <w:div w:id="96877005">
              <w:marLeft w:val="0"/>
              <w:marRight w:val="0"/>
              <w:marTop w:val="0"/>
              <w:marBottom w:val="0"/>
              <w:divBdr>
                <w:top w:val="none" w:sz="0" w:space="0" w:color="auto"/>
                <w:left w:val="none" w:sz="0" w:space="0" w:color="auto"/>
                <w:bottom w:val="none" w:sz="0" w:space="0" w:color="auto"/>
                <w:right w:val="none" w:sz="0" w:space="0" w:color="auto"/>
              </w:divBdr>
            </w:div>
            <w:div w:id="2082947692">
              <w:marLeft w:val="0"/>
              <w:marRight w:val="0"/>
              <w:marTop w:val="0"/>
              <w:marBottom w:val="0"/>
              <w:divBdr>
                <w:top w:val="none" w:sz="0" w:space="0" w:color="auto"/>
                <w:left w:val="none" w:sz="0" w:space="0" w:color="auto"/>
                <w:bottom w:val="none" w:sz="0" w:space="0" w:color="auto"/>
                <w:right w:val="none" w:sz="0" w:space="0" w:color="auto"/>
              </w:divBdr>
            </w:div>
            <w:div w:id="947083744">
              <w:marLeft w:val="0"/>
              <w:marRight w:val="0"/>
              <w:marTop w:val="0"/>
              <w:marBottom w:val="0"/>
              <w:divBdr>
                <w:top w:val="none" w:sz="0" w:space="0" w:color="auto"/>
                <w:left w:val="none" w:sz="0" w:space="0" w:color="auto"/>
                <w:bottom w:val="none" w:sz="0" w:space="0" w:color="auto"/>
                <w:right w:val="none" w:sz="0" w:space="0" w:color="auto"/>
              </w:divBdr>
            </w:div>
            <w:div w:id="2134012098">
              <w:marLeft w:val="0"/>
              <w:marRight w:val="0"/>
              <w:marTop w:val="0"/>
              <w:marBottom w:val="0"/>
              <w:divBdr>
                <w:top w:val="none" w:sz="0" w:space="0" w:color="auto"/>
                <w:left w:val="none" w:sz="0" w:space="0" w:color="auto"/>
                <w:bottom w:val="none" w:sz="0" w:space="0" w:color="auto"/>
                <w:right w:val="none" w:sz="0" w:space="0" w:color="auto"/>
              </w:divBdr>
            </w:div>
            <w:div w:id="1596281305">
              <w:marLeft w:val="0"/>
              <w:marRight w:val="0"/>
              <w:marTop w:val="0"/>
              <w:marBottom w:val="0"/>
              <w:divBdr>
                <w:top w:val="none" w:sz="0" w:space="0" w:color="auto"/>
                <w:left w:val="none" w:sz="0" w:space="0" w:color="auto"/>
                <w:bottom w:val="none" w:sz="0" w:space="0" w:color="auto"/>
                <w:right w:val="none" w:sz="0" w:space="0" w:color="auto"/>
              </w:divBdr>
            </w:div>
            <w:div w:id="367681095">
              <w:marLeft w:val="0"/>
              <w:marRight w:val="0"/>
              <w:marTop w:val="0"/>
              <w:marBottom w:val="0"/>
              <w:divBdr>
                <w:top w:val="none" w:sz="0" w:space="0" w:color="auto"/>
                <w:left w:val="none" w:sz="0" w:space="0" w:color="auto"/>
                <w:bottom w:val="none" w:sz="0" w:space="0" w:color="auto"/>
                <w:right w:val="none" w:sz="0" w:space="0" w:color="auto"/>
              </w:divBdr>
            </w:div>
            <w:div w:id="1989095182">
              <w:marLeft w:val="0"/>
              <w:marRight w:val="0"/>
              <w:marTop w:val="0"/>
              <w:marBottom w:val="0"/>
              <w:divBdr>
                <w:top w:val="none" w:sz="0" w:space="0" w:color="auto"/>
                <w:left w:val="none" w:sz="0" w:space="0" w:color="auto"/>
                <w:bottom w:val="none" w:sz="0" w:space="0" w:color="auto"/>
                <w:right w:val="none" w:sz="0" w:space="0" w:color="auto"/>
              </w:divBdr>
            </w:div>
            <w:div w:id="1101608846">
              <w:marLeft w:val="0"/>
              <w:marRight w:val="0"/>
              <w:marTop w:val="0"/>
              <w:marBottom w:val="0"/>
              <w:divBdr>
                <w:top w:val="none" w:sz="0" w:space="0" w:color="auto"/>
                <w:left w:val="none" w:sz="0" w:space="0" w:color="auto"/>
                <w:bottom w:val="none" w:sz="0" w:space="0" w:color="auto"/>
                <w:right w:val="none" w:sz="0" w:space="0" w:color="auto"/>
              </w:divBdr>
            </w:div>
            <w:div w:id="1554073579">
              <w:marLeft w:val="0"/>
              <w:marRight w:val="0"/>
              <w:marTop w:val="0"/>
              <w:marBottom w:val="0"/>
              <w:divBdr>
                <w:top w:val="none" w:sz="0" w:space="0" w:color="auto"/>
                <w:left w:val="none" w:sz="0" w:space="0" w:color="auto"/>
                <w:bottom w:val="none" w:sz="0" w:space="0" w:color="auto"/>
                <w:right w:val="none" w:sz="0" w:space="0" w:color="auto"/>
              </w:divBdr>
            </w:div>
            <w:div w:id="308898094">
              <w:marLeft w:val="0"/>
              <w:marRight w:val="0"/>
              <w:marTop w:val="0"/>
              <w:marBottom w:val="0"/>
              <w:divBdr>
                <w:top w:val="none" w:sz="0" w:space="0" w:color="auto"/>
                <w:left w:val="none" w:sz="0" w:space="0" w:color="auto"/>
                <w:bottom w:val="none" w:sz="0" w:space="0" w:color="auto"/>
                <w:right w:val="none" w:sz="0" w:space="0" w:color="auto"/>
              </w:divBdr>
            </w:div>
            <w:div w:id="510219212">
              <w:marLeft w:val="0"/>
              <w:marRight w:val="0"/>
              <w:marTop w:val="0"/>
              <w:marBottom w:val="0"/>
              <w:divBdr>
                <w:top w:val="none" w:sz="0" w:space="0" w:color="auto"/>
                <w:left w:val="none" w:sz="0" w:space="0" w:color="auto"/>
                <w:bottom w:val="none" w:sz="0" w:space="0" w:color="auto"/>
                <w:right w:val="none" w:sz="0" w:space="0" w:color="auto"/>
              </w:divBdr>
            </w:div>
            <w:div w:id="1292512899">
              <w:marLeft w:val="0"/>
              <w:marRight w:val="0"/>
              <w:marTop w:val="0"/>
              <w:marBottom w:val="0"/>
              <w:divBdr>
                <w:top w:val="none" w:sz="0" w:space="0" w:color="auto"/>
                <w:left w:val="none" w:sz="0" w:space="0" w:color="auto"/>
                <w:bottom w:val="none" w:sz="0" w:space="0" w:color="auto"/>
                <w:right w:val="none" w:sz="0" w:space="0" w:color="auto"/>
              </w:divBdr>
            </w:div>
            <w:div w:id="15341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8531">
      <w:bodyDiv w:val="1"/>
      <w:marLeft w:val="0"/>
      <w:marRight w:val="0"/>
      <w:marTop w:val="0"/>
      <w:marBottom w:val="0"/>
      <w:divBdr>
        <w:top w:val="none" w:sz="0" w:space="0" w:color="auto"/>
        <w:left w:val="none" w:sz="0" w:space="0" w:color="auto"/>
        <w:bottom w:val="none" w:sz="0" w:space="0" w:color="auto"/>
        <w:right w:val="none" w:sz="0" w:space="0" w:color="auto"/>
      </w:divBdr>
      <w:divsChild>
        <w:div w:id="313341498">
          <w:marLeft w:val="0"/>
          <w:marRight w:val="0"/>
          <w:marTop w:val="0"/>
          <w:marBottom w:val="0"/>
          <w:divBdr>
            <w:top w:val="none" w:sz="0" w:space="0" w:color="auto"/>
            <w:left w:val="none" w:sz="0" w:space="0" w:color="auto"/>
            <w:bottom w:val="none" w:sz="0" w:space="0" w:color="auto"/>
            <w:right w:val="none" w:sz="0" w:space="0" w:color="auto"/>
          </w:divBdr>
          <w:divsChild>
            <w:div w:id="574976849">
              <w:marLeft w:val="0"/>
              <w:marRight w:val="0"/>
              <w:marTop w:val="0"/>
              <w:marBottom w:val="0"/>
              <w:divBdr>
                <w:top w:val="none" w:sz="0" w:space="0" w:color="auto"/>
                <w:left w:val="none" w:sz="0" w:space="0" w:color="auto"/>
                <w:bottom w:val="none" w:sz="0" w:space="0" w:color="auto"/>
                <w:right w:val="none" w:sz="0" w:space="0" w:color="auto"/>
              </w:divBdr>
            </w:div>
            <w:div w:id="643435751">
              <w:marLeft w:val="0"/>
              <w:marRight w:val="0"/>
              <w:marTop w:val="0"/>
              <w:marBottom w:val="0"/>
              <w:divBdr>
                <w:top w:val="none" w:sz="0" w:space="0" w:color="auto"/>
                <w:left w:val="none" w:sz="0" w:space="0" w:color="auto"/>
                <w:bottom w:val="none" w:sz="0" w:space="0" w:color="auto"/>
                <w:right w:val="none" w:sz="0" w:space="0" w:color="auto"/>
              </w:divBdr>
            </w:div>
            <w:div w:id="190653302">
              <w:marLeft w:val="0"/>
              <w:marRight w:val="0"/>
              <w:marTop w:val="0"/>
              <w:marBottom w:val="0"/>
              <w:divBdr>
                <w:top w:val="none" w:sz="0" w:space="0" w:color="auto"/>
                <w:left w:val="none" w:sz="0" w:space="0" w:color="auto"/>
                <w:bottom w:val="none" w:sz="0" w:space="0" w:color="auto"/>
                <w:right w:val="none" w:sz="0" w:space="0" w:color="auto"/>
              </w:divBdr>
            </w:div>
            <w:div w:id="1717194038">
              <w:marLeft w:val="0"/>
              <w:marRight w:val="0"/>
              <w:marTop w:val="0"/>
              <w:marBottom w:val="0"/>
              <w:divBdr>
                <w:top w:val="none" w:sz="0" w:space="0" w:color="auto"/>
                <w:left w:val="none" w:sz="0" w:space="0" w:color="auto"/>
                <w:bottom w:val="none" w:sz="0" w:space="0" w:color="auto"/>
                <w:right w:val="none" w:sz="0" w:space="0" w:color="auto"/>
              </w:divBdr>
            </w:div>
            <w:div w:id="5437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0746">
      <w:bodyDiv w:val="1"/>
      <w:marLeft w:val="0"/>
      <w:marRight w:val="0"/>
      <w:marTop w:val="0"/>
      <w:marBottom w:val="0"/>
      <w:divBdr>
        <w:top w:val="none" w:sz="0" w:space="0" w:color="auto"/>
        <w:left w:val="none" w:sz="0" w:space="0" w:color="auto"/>
        <w:bottom w:val="none" w:sz="0" w:space="0" w:color="auto"/>
        <w:right w:val="none" w:sz="0" w:space="0" w:color="auto"/>
      </w:divBdr>
      <w:divsChild>
        <w:div w:id="1708097481">
          <w:marLeft w:val="0"/>
          <w:marRight w:val="0"/>
          <w:marTop w:val="0"/>
          <w:marBottom w:val="0"/>
          <w:divBdr>
            <w:top w:val="none" w:sz="0" w:space="0" w:color="auto"/>
            <w:left w:val="none" w:sz="0" w:space="0" w:color="auto"/>
            <w:bottom w:val="none" w:sz="0" w:space="0" w:color="auto"/>
            <w:right w:val="none" w:sz="0" w:space="0" w:color="auto"/>
          </w:divBdr>
          <w:divsChild>
            <w:div w:id="1429345290">
              <w:marLeft w:val="0"/>
              <w:marRight w:val="0"/>
              <w:marTop w:val="0"/>
              <w:marBottom w:val="0"/>
              <w:divBdr>
                <w:top w:val="none" w:sz="0" w:space="0" w:color="auto"/>
                <w:left w:val="none" w:sz="0" w:space="0" w:color="auto"/>
                <w:bottom w:val="none" w:sz="0" w:space="0" w:color="auto"/>
                <w:right w:val="none" w:sz="0" w:space="0" w:color="auto"/>
              </w:divBdr>
            </w:div>
            <w:div w:id="1524394639">
              <w:marLeft w:val="0"/>
              <w:marRight w:val="0"/>
              <w:marTop w:val="0"/>
              <w:marBottom w:val="0"/>
              <w:divBdr>
                <w:top w:val="none" w:sz="0" w:space="0" w:color="auto"/>
                <w:left w:val="none" w:sz="0" w:space="0" w:color="auto"/>
                <w:bottom w:val="none" w:sz="0" w:space="0" w:color="auto"/>
                <w:right w:val="none" w:sz="0" w:space="0" w:color="auto"/>
              </w:divBdr>
            </w:div>
            <w:div w:id="21431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9027">
      <w:bodyDiv w:val="1"/>
      <w:marLeft w:val="0"/>
      <w:marRight w:val="0"/>
      <w:marTop w:val="0"/>
      <w:marBottom w:val="0"/>
      <w:divBdr>
        <w:top w:val="none" w:sz="0" w:space="0" w:color="auto"/>
        <w:left w:val="none" w:sz="0" w:space="0" w:color="auto"/>
        <w:bottom w:val="none" w:sz="0" w:space="0" w:color="auto"/>
        <w:right w:val="none" w:sz="0" w:space="0" w:color="auto"/>
      </w:divBdr>
      <w:divsChild>
        <w:div w:id="1330131774">
          <w:marLeft w:val="0"/>
          <w:marRight w:val="0"/>
          <w:marTop w:val="0"/>
          <w:marBottom w:val="0"/>
          <w:divBdr>
            <w:top w:val="none" w:sz="0" w:space="0" w:color="auto"/>
            <w:left w:val="none" w:sz="0" w:space="0" w:color="auto"/>
            <w:bottom w:val="none" w:sz="0" w:space="0" w:color="auto"/>
            <w:right w:val="none" w:sz="0" w:space="0" w:color="auto"/>
          </w:divBdr>
          <w:divsChild>
            <w:div w:id="926115335">
              <w:marLeft w:val="0"/>
              <w:marRight w:val="0"/>
              <w:marTop w:val="0"/>
              <w:marBottom w:val="0"/>
              <w:divBdr>
                <w:top w:val="none" w:sz="0" w:space="0" w:color="auto"/>
                <w:left w:val="none" w:sz="0" w:space="0" w:color="auto"/>
                <w:bottom w:val="none" w:sz="0" w:space="0" w:color="auto"/>
                <w:right w:val="none" w:sz="0" w:space="0" w:color="auto"/>
              </w:divBdr>
            </w:div>
            <w:div w:id="1132485057">
              <w:marLeft w:val="0"/>
              <w:marRight w:val="0"/>
              <w:marTop w:val="0"/>
              <w:marBottom w:val="0"/>
              <w:divBdr>
                <w:top w:val="none" w:sz="0" w:space="0" w:color="auto"/>
                <w:left w:val="none" w:sz="0" w:space="0" w:color="auto"/>
                <w:bottom w:val="none" w:sz="0" w:space="0" w:color="auto"/>
                <w:right w:val="none" w:sz="0" w:space="0" w:color="auto"/>
              </w:divBdr>
            </w:div>
            <w:div w:id="1463185066">
              <w:marLeft w:val="0"/>
              <w:marRight w:val="0"/>
              <w:marTop w:val="0"/>
              <w:marBottom w:val="0"/>
              <w:divBdr>
                <w:top w:val="none" w:sz="0" w:space="0" w:color="auto"/>
                <w:left w:val="none" w:sz="0" w:space="0" w:color="auto"/>
                <w:bottom w:val="none" w:sz="0" w:space="0" w:color="auto"/>
                <w:right w:val="none" w:sz="0" w:space="0" w:color="auto"/>
              </w:divBdr>
            </w:div>
            <w:div w:id="70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5252">
      <w:bodyDiv w:val="1"/>
      <w:marLeft w:val="0"/>
      <w:marRight w:val="0"/>
      <w:marTop w:val="0"/>
      <w:marBottom w:val="0"/>
      <w:divBdr>
        <w:top w:val="none" w:sz="0" w:space="0" w:color="auto"/>
        <w:left w:val="none" w:sz="0" w:space="0" w:color="auto"/>
        <w:bottom w:val="none" w:sz="0" w:space="0" w:color="auto"/>
        <w:right w:val="none" w:sz="0" w:space="0" w:color="auto"/>
      </w:divBdr>
      <w:divsChild>
        <w:div w:id="482746366">
          <w:marLeft w:val="0"/>
          <w:marRight w:val="0"/>
          <w:marTop w:val="0"/>
          <w:marBottom w:val="0"/>
          <w:divBdr>
            <w:top w:val="none" w:sz="0" w:space="0" w:color="auto"/>
            <w:left w:val="none" w:sz="0" w:space="0" w:color="auto"/>
            <w:bottom w:val="none" w:sz="0" w:space="0" w:color="auto"/>
            <w:right w:val="none" w:sz="0" w:space="0" w:color="auto"/>
          </w:divBdr>
          <w:divsChild>
            <w:div w:id="1128356279">
              <w:marLeft w:val="0"/>
              <w:marRight w:val="0"/>
              <w:marTop w:val="0"/>
              <w:marBottom w:val="0"/>
              <w:divBdr>
                <w:top w:val="none" w:sz="0" w:space="0" w:color="auto"/>
                <w:left w:val="none" w:sz="0" w:space="0" w:color="auto"/>
                <w:bottom w:val="none" w:sz="0" w:space="0" w:color="auto"/>
                <w:right w:val="none" w:sz="0" w:space="0" w:color="auto"/>
              </w:divBdr>
            </w:div>
            <w:div w:id="1781411386">
              <w:marLeft w:val="0"/>
              <w:marRight w:val="0"/>
              <w:marTop w:val="0"/>
              <w:marBottom w:val="0"/>
              <w:divBdr>
                <w:top w:val="none" w:sz="0" w:space="0" w:color="auto"/>
                <w:left w:val="none" w:sz="0" w:space="0" w:color="auto"/>
                <w:bottom w:val="none" w:sz="0" w:space="0" w:color="auto"/>
                <w:right w:val="none" w:sz="0" w:space="0" w:color="auto"/>
              </w:divBdr>
            </w:div>
            <w:div w:id="106199353">
              <w:marLeft w:val="0"/>
              <w:marRight w:val="0"/>
              <w:marTop w:val="0"/>
              <w:marBottom w:val="0"/>
              <w:divBdr>
                <w:top w:val="none" w:sz="0" w:space="0" w:color="auto"/>
                <w:left w:val="none" w:sz="0" w:space="0" w:color="auto"/>
                <w:bottom w:val="none" w:sz="0" w:space="0" w:color="auto"/>
                <w:right w:val="none" w:sz="0" w:space="0" w:color="auto"/>
              </w:divBdr>
            </w:div>
            <w:div w:id="729883378">
              <w:marLeft w:val="0"/>
              <w:marRight w:val="0"/>
              <w:marTop w:val="0"/>
              <w:marBottom w:val="0"/>
              <w:divBdr>
                <w:top w:val="none" w:sz="0" w:space="0" w:color="auto"/>
                <w:left w:val="none" w:sz="0" w:space="0" w:color="auto"/>
                <w:bottom w:val="none" w:sz="0" w:space="0" w:color="auto"/>
                <w:right w:val="none" w:sz="0" w:space="0" w:color="auto"/>
              </w:divBdr>
            </w:div>
            <w:div w:id="952638053">
              <w:marLeft w:val="0"/>
              <w:marRight w:val="0"/>
              <w:marTop w:val="0"/>
              <w:marBottom w:val="0"/>
              <w:divBdr>
                <w:top w:val="none" w:sz="0" w:space="0" w:color="auto"/>
                <w:left w:val="none" w:sz="0" w:space="0" w:color="auto"/>
                <w:bottom w:val="none" w:sz="0" w:space="0" w:color="auto"/>
                <w:right w:val="none" w:sz="0" w:space="0" w:color="auto"/>
              </w:divBdr>
            </w:div>
            <w:div w:id="645940458">
              <w:marLeft w:val="0"/>
              <w:marRight w:val="0"/>
              <w:marTop w:val="0"/>
              <w:marBottom w:val="0"/>
              <w:divBdr>
                <w:top w:val="none" w:sz="0" w:space="0" w:color="auto"/>
                <w:left w:val="none" w:sz="0" w:space="0" w:color="auto"/>
                <w:bottom w:val="none" w:sz="0" w:space="0" w:color="auto"/>
                <w:right w:val="none" w:sz="0" w:space="0" w:color="auto"/>
              </w:divBdr>
            </w:div>
            <w:div w:id="170925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2905">
      <w:bodyDiv w:val="1"/>
      <w:marLeft w:val="0"/>
      <w:marRight w:val="0"/>
      <w:marTop w:val="0"/>
      <w:marBottom w:val="0"/>
      <w:divBdr>
        <w:top w:val="none" w:sz="0" w:space="0" w:color="auto"/>
        <w:left w:val="none" w:sz="0" w:space="0" w:color="auto"/>
        <w:bottom w:val="none" w:sz="0" w:space="0" w:color="auto"/>
        <w:right w:val="none" w:sz="0" w:space="0" w:color="auto"/>
      </w:divBdr>
      <w:divsChild>
        <w:div w:id="1348485788">
          <w:marLeft w:val="0"/>
          <w:marRight w:val="0"/>
          <w:marTop w:val="0"/>
          <w:marBottom w:val="0"/>
          <w:divBdr>
            <w:top w:val="none" w:sz="0" w:space="0" w:color="auto"/>
            <w:left w:val="none" w:sz="0" w:space="0" w:color="auto"/>
            <w:bottom w:val="none" w:sz="0" w:space="0" w:color="auto"/>
            <w:right w:val="none" w:sz="0" w:space="0" w:color="auto"/>
          </w:divBdr>
          <w:divsChild>
            <w:div w:id="1070038798">
              <w:marLeft w:val="0"/>
              <w:marRight w:val="0"/>
              <w:marTop w:val="0"/>
              <w:marBottom w:val="0"/>
              <w:divBdr>
                <w:top w:val="none" w:sz="0" w:space="0" w:color="auto"/>
                <w:left w:val="none" w:sz="0" w:space="0" w:color="auto"/>
                <w:bottom w:val="none" w:sz="0" w:space="0" w:color="auto"/>
                <w:right w:val="none" w:sz="0" w:space="0" w:color="auto"/>
              </w:divBdr>
            </w:div>
            <w:div w:id="1955552127">
              <w:marLeft w:val="0"/>
              <w:marRight w:val="0"/>
              <w:marTop w:val="0"/>
              <w:marBottom w:val="0"/>
              <w:divBdr>
                <w:top w:val="none" w:sz="0" w:space="0" w:color="auto"/>
                <w:left w:val="none" w:sz="0" w:space="0" w:color="auto"/>
                <w:bottom w:val="none" w:sz="0" w:space="0" w:color="auto"/>
                <w:right w:val="none" w:sz="0" w:space="0" w:color="auto"/>
              </w:divBdr>
            </w:div>
            <w:div w:id="729108904">
              <w:marLeft w:val="0"/>
              <w:marRight w:val="0"/>
              <w:marTop w:val="0"/>
              <w:marBottom w:val="0"/>
              <w:divBdr>
                <w:top w:val="none" w:sz="0" w:space="0" w:color="auto"/>
                <w:left w:val="none" w:sz="0" w:space="0" w:color="auto"/>
                <w:bottom w:val="none" w:sz="0" w:space="0" w:color="auto"/>
                <w:right w:val="none" w:sz="0" w:space="0" w:color="auto"/>
              </w:divBdr>
            </w:div>
            <w:div w:id="1098604438">
              <w:marLeft w:val="0"/>
              <w:marRight w:val="0"/>
              <w:marTop w:val="0"/>
              <w:marBottom w:val="0"/>
              <w:divBdr>
                <w:top w:val="none" w:sz="0" w:space="0" w:color="auto"/>
                <w:left w:val="none" w:sz="0" w:space="0" w:color="auto"/>
                <w:bottom w:val="none" w:sz="0" w:space="0" w:color="auto"/>
                <w:right w:val="none" w:sz="0" w:space="0" w:color="auto"/>
              </w:divBdr>
            </w:div>
            <w:div w:id="409155274">
              <w:marLeft w:val="0"/>
              <w:marRight w:val="0"/>
              <w:marTop w:val="0"/>
              <w:marBottom w:val="0"/>
              <w:divBdr>
                <w:top w:val="none" w:sz="0" w:space="0" w:color="auto"/>
                <w:left w:val="none" w:sz="0" w:space="0" w:color="auto"/>
                <w:bottom w:val="none" w:sz="0" w:space="0" w:color="auto"/>
                <w:right w:val="none" w:sz="0" w:space="0" w:color="auto"/>
              </w:divBdr>
            </w:div>
            <w:div w:id="2142379369">
              <w:marLeft w:val="0"/>
              <w:marRight w:val="0"/>
              <w:marTop w:val="0"/>
              <w:marBottom w:val="0"/>
              <w:divBdr>
                <w:top w:val="none" w:sz="0" w:space="0" w:color="auto"/>
                <w:left w:val="none" w:sz="0" w:space="0" w:color="auto"/>
                <w:bottom w:val="none" w:sz="0" w:space="0" w:color="auto"/>
                <w:right w:val="none" w:sz="0" w:space="0" w:color="auto"/>
              </w:divBdr>
            </w:div>
            <w:div w:id="1347168996">
              <w:marLeft w:val="0"/>
              <w:marRight w:val="0"/>
              <w:marTop w:val="0"/>
              <w:marBottom w:val="0"/>
              <w:divBdr>
                <w:top w:val="none" w:sz="0" w:space="0" w:color="auto"/>
                <w:left w:val="none" w:sz="0" w:space="0" w:color="auto"/>
                <w:bottom w:val="none" w:sz="0" w:space="0" w:color="auto"/>
                <w:right w:val="none" w:sz="0" w:space="0" w:color="auto"/>
              </w:divBdr>
            </w:div>
            <w:div w:id="2050300696">
              <w:marLeft w:val="0"/>
              <w:marRight w:val="0"/>
              <w:marTop w:val="0"/>
              <w:marBottom w:val="0"/>
              <w:divBdr>
                <w:top w:val="none" w:sz="0" w:space="0" w:color="auto"/>
                <w:left w:val="none" w:sz="0" w:space="0" w:color="auto"/>
                <w:bottom w:val="none" w:sz="0" w:space="0" w:color="auto"/>
                <w:right w:val="none" w:sz="0" w:space="0" w:color="auto"/>
              </w:divBdr>
            </w:div>
            <w:div w:id="118226965">
              <w:marLeft w:val="0"/>
              <w:marRight w:val="0"/>
              <w:marTop w:val="0"/>
              <w:marBottom w:val="0"/>
              <w:divBdr>
                <w:top w:val="none" w:sz="0" w:space="0" w:color="auto"/>
                <w:left w:val="none" w:sz="0" w:space="0" w:color="auto"/>
                <w:bottom w:val="none" w:sz="0" w:space="0" w:color="auto"/>
                <w:right w:val="none" w:sz="0" w:space="0" w:color="auto"/>
              </w:divBdr>
            </w:div>
            <w:div w:id="462774680">
              <w:marLeft w:val="0"/>
              <w:marRight w:val="0"/>
              <w:marTop w:val="0"/>
              <w:marBottom w:val="0"/>
              <w:divBdr>
                <w:top w:val="none" w:sz="0" w:space="0" w:color="auto"/>
                <w:left w:val="none" w:sz="0" w:space="0" w:color="auto"/>
                <w:bottom w:val="none" w:sz="0" w:space="0" w:color="auto"/>
                <w:right w:val="none" w:sz="0" w:space="0" w:color="auto"/>
              </w:divBdr>
            </w:div>
            <w:div w:id="876627261">
              <w:marLeft w:val="0"/>
              <w:marRight w:val="0"/>
              <w:marTop w:val="0"/>
              <w:marBottom w:val="0"/>
              <w:divBdr>
                <w:top w:val="none" w:sz="0" w:space="0" w:color="auto"/>
                <w:left w:val="none" w:sz="0" w:space="0" w:color="auto"/>
                <w:bottom w:val="none" w:sz="0" w:space="0" w:color="auto"/>
                <w:right w:val="none" w:sz="0" w:space="0" w:color="auto"/>
              </w:divBdr>
            </w:div>
            <w:div w:id="1300771037">
              <w:marLeft w:val="0"/>
              <w:marRight w:val="0"/>
              <w:marTop w:val="0"/>
              <w:marBottom w:val="0"/>
              <w:divBdr>
                <w:top w:val="none" w:sz="0" w:space="0" w:color="auto"/>
                <w:left w:val="none" w:sz="0" w:space="0" w:color="auto"/>
                <w:bottom w:val="none" w:sz="0" w:space="0" w:color="auto"/>
                <w:right w:val="none" w:sz="0" w:space="0" w:color="auto"/>
              </w:divBdr>
            </w:div>
            <w:div w:id="354309686">
              <w:marLeft w:val="0"/>
              <w:marRight w:val="0"/>
              <w:marTop w:val="0"/>
              <w:marBottom w:val="0"/>
              <w:divBdr>
                <w:top w:val="none" w:sz="0" w:space="0" w:color="auto"/>
                <w:left w:val="none" w:sz="0" w:space="0" w:color="auto"/>
                <w:bottom w:val="none" w:sz="0" w:space="0" w:color="auto"/>
                <w:right w:val="none" w:sz="0" w:space="0" w:color="auto"/>
              </w:divBdr>
            </w:div>
            <w:div w:id="21399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5802">
      <w:bodyDiv w:val="1"/>
      <w:marLeft w:val="0"/>
      <w:marRight w:val="0"/>
      <w:marTop w:val="0"/>
      <w:marBottom w:val="0"/>
      <w:divBdr>
        <w:top w:val="none" w:sz="0" w:space="0" w:color="auto"/>
        <w:left w:val="none" w:sz="0" w:space="0" w:color="auto"/>
        <w:bottom w:val="none" w:sz="0" w:space="0" w:color="auto"/>
        <w:right w:val="none" w:sz="0" w:space="0" w:color="auto"/>
      </w:divBdr>
      <w:divsChild>
        <w:div w:id="727919155">
          <w:marLeft w:val="0"/>
          <w:marRight w:val="0"/>
          <w:marTop w:val="0"/>
          <w:marBottom w:val="0"/>
          <w:divBdr>
            <w:top w:val="none" w:sz="0" w:space="0" w:color="auto"/>
            <w:left w:val="none" w:sz="0" w:space="0" w:color="auto"/>
            <w:bottom w:val="none" w:sz="0" w:space="0" w:color="auto"/>
            <w:right w:val="none" w:sz="0" w:space="0" w:color="auto"/>
          </w:divBdr>
          <w:divsChild>
            <w:div w:id="45772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9056">
      <w:bodyDiv w:val="1"/>
      <w:marLeft w:val="0"/>
      <w:marRight w:val="0"/>
      <w:marTop w:val="0"/>
      <w:marBottom w:val="0"/>
      <w:divBdr>
        <w:top w:val="none" w:sz="0" w:space="0" w:color="auto"/>
        <w:left w:val="none" w:sz="0" w:space="0" w:color="auto"/>
        <w:bottom w:val="none" w:sz="0" w:space="0" w:color="auto"/>
        <w:right w:val="none" w:sz="0" w:space="0" w:color="auto"/>
      </w:divBdr>
      <w:divsChild>
        <w:div w:id="270013995">
          <w:marLeft w:val="0"/>
          <w:marRight w:val="0"/>
          <w:marTop w:val="0"/>
          <w:marBottom w:val="0"/>
          <w:divBdr>
            <w:top w:val="none" w:sz="0" w:space="0" w:color="auto"/>
            <w:left w:val="none" w:sz="0" w:space="0" w:color="auto"/>
            <w:bottom w:val="none" w:sz="0" w:space="0" w:color="auto"/>
            <w:right w:val="none" w:sz="0" w:space="0" w:color="auto"/>
          </w:divBdr>
          <w:divsChild>
            <w:div w:id="1304581748">
              <w:marLeft w:val="0"/>
              <w:marRight w:val="0"/>
              <w:marTop w:val="0"/>
              <w:marBottom w:val="0"/>
              <w:divBdr>
                <w:top w:val="none" w:sz="0" w:space="0" w:color="auto"/>
                <w:left w:val="none" w:sz="0" w:space="0" w:color="auto"/>
                <w:bottom w:val="none" w:sz="0" w:space="0" w:color="auto"/>
                <w:right w:val="none" w:sz="0" w:space="0" w:color="auto"/>
              </w:divBdr>
            </w:div>
            <w:div w:id="1158963770">
              <w:marLeft w:val="0"/>
              <w:marRight w:val="0"/>
              <w:marTop w:val="0"/>
              <w:marBottom w:val="0"/>
              <w:divBdr>
                <w:top w:val="none" w:sz="0" w:space="0" w:color="auto"/>
                <w:left w:val="none" w:sz="0" w:space="0" w:color="auto"/>
                <w:bottom w:val="none" w:sz="0" w:space="0" w:color="auto"/>
                <w:right w:val="none" w:sz="0" w:space="0" w:color="auto"/>
              </w:divBdr>
            </w:div>
            <w:div w:id="1567373125">
              <w:marLeft w:val="0"/>
              <w:marRight w:val="0"/>
              <w:marTop w:val="0"/>
              <w:marBottom w:val="0"/>
              <w:divBdr>
                <w:top w:val="none" w:sz="0" w:space="0" w:color="auto"/>
                <w:left w:val="none" w:sz="0" w:space="0" w:color="auto"/>
                <w:bottom w:val="none" w:sz="0" w:space="0" w:color="auto"/>
                <w:right w:val="none" w:sz="0" w:space="0" w:color="auto"/>
              </w:divBdr>
            </w:div>
            <w:div w:id="1612128365">
              <w:marLeft w:val="0"/>
              <w:marRight w:val="0"/>
              <w:marTop w:val="0"/>
              <w:marBottom w:val="0"/>
              <w:divBdr>
                <w:top w:val="none" w:sz="0" w:space="0" w:color="auto"/>
                <w:left w:val="none" w:sz="0" w:space="0" w:color="auto"/>
                <w:bottom w:val="none" w:sz="0" w:space="0" w:color="auto"/>
                <w:right w:val="none" w:sz="0" w:space="0" w:color="auto"/>
              </w:divBdr>
            </w:div>
            <w:div w:id="367341528">
              <w:marLeft w:val="0"/>
              <w:marRight w:val="0"/>
              <w:marTop w:val="0"/>
              <w:marBottom w:val="0"/>
              <w:divBdr>
                <w:top w:val="none" w:sz="0" w:space="0" w:color="auto"/>
                <w:left w:val="none" w:sz="0" w:space="0" w:color="auto"/>
                <w:bottom w:val="none" w:sz="0" w:space="0" w:color="auto"/>
                <w:right w:val="none" w:sz="0" w:space="0" w:color="auto"/>
              </w:divBdr>
            </w:div>
            <w:div w:id="1983846868">
              <w:marLeft w:val="0"/>
              <w:marRight w:val="0"/>
              <w:marTop w:val="0"/>
              <w:marBottom w:val="0"/>
              <w:divBdr>
                <w:top w:val="none" w:sz="0" w:space="0" w:color="auto"/>
                <w:left w:val="none" w:sz="0" w:space="0" w:color="auto"/>
                <w:bottom w:val="none" w:sz="0" w:space="0" w:color="auto"/>
                <w:right w:val="none" w:sz="0" w:space="0" w:color="auto"/>
              </w:divBdr>
            </w:div>
            <w:div w:id="1454640384">
              <w:marLeft w:val="0"/>
              <w:marRight w:val="0"/>
              <w:marTop w:val="0"/>
              <w:marBottom w:val="0"/>
              <w:divBdr>
                <w:top w:val="none" w:sz="0" w:space="0" w:color="auto"/>
                <w:left w:val="none" w:sz="0" w:space="0" w:color="auto"/>
                <w:bottom w:val="none" w:sz="0" w:space="0" w:color="auto"/>
                <w:right w:val="none" w:sz="0" w:space="0" w:color="auto"/>
              </w:divBdr>
            </w:div>
            <w:div w:id="1339230902">
              <w:marLeft w:val="0"/>
              <w:marRight w:val="0"/>
              <w:marTop w:val="0"/>
              <w:marBottom w:val="0"/>
              <w:divBdr>
                <w:top w:val="none" w:sz="0" w:space="0" w:color="auto"/>
                <w:left w:val="none" w:sz="0" w:space="0" w:color="auto"/>
                <w:bottom w:val="none" w:sz="0" w:space="0" w:color="auto"/>
                <w:right w:val="none" w:sz="0" w:space="0" w:color="auto"/>
              </w:divBdr>
            </w:div>
            <w:div w:id="1743521042">
              <w:marLeft w:val="0"/>
              <w:marRight w:val="0"/>
              <w:marTop w:val="0"/>
              <w:marBottom w:val="0"/>
              <w:divBdr>
                <w:top w:val="none" w:sz="0" w:space="0" w:color="auto"/>
                <w:left w:val="none" w:sz="0" w:space="0" w:color="auto"/>
                <w:bottom w:val="none" w:sz="0" w:space="0" w:color="auto"/>
                <w:right w:val="none" w:sz="0" w:space="0" w:color="auto"/>
              </w:divBdr>
            </w:div>
            <w:div w:id="213467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2613">
      <w:bodyDiv w:val="1"/>
      <w:marLeft w:val="0"/>
      <w:marRight w:val="0"/>
      <w:marTop w:val="0"/>
      <w:marBottom w:val="0"/>
      <w:divBdr>
        <w:top w:val="none" w:sz="0" w:space="0" w:color="auto"/>
        <w:left w:val="none" w:sz="0" w:space="0" w:color="auto"/>
        <w:bottom w:val="none" w:sz="0" w:space="0" w:color="auto"/>
        <w:right w:val="none" w:sz="0" w:space="0" w:color="auto"/>
      </w:divBdr>
      <w:divsChild>
        <w:div w:id="1629317881">
          <w:marLeft w:val="0"/>
          <w:marRight w:val="0"/>
          <w:marTop w:val="0"/>
          <w:marBottom w:val="0"/>
          <w:divBdr>
            <w:top w:val="none" w:sz="0" w:space="0" w:color="auto"/>
            <w:left w:val="none" w:sz="0" w:space="0" w:color="auto"/>
            <w:bottom w:val="none" w:sz="0" w:space="0" w:color="auto"/>
            <w:right w:val="none" w:sz="0" w:space="0" w:color="auto"/>
          </w:divBdr>
          <w:divsChild>
            <w:div w:id="1606376124">
              <w:marLeft w:val="0"/>
              <w:marRight w:val="0"/>
              <w:marTop w:val="0"/>
              <w:marBottom w:val="0"/>
              <w:divBdr>
                <w:top w:val="none" w:sz="0" w:space="0" w:color="auto"/>
                <w:left w:val="none" w:sz="0" w:space="0" w:color="auto"/>
                <w:bottom w:val="none" w:sz="0" w:space="0" w:color="auto"/>
                <w:right w:val="none" w:sz="0" w:space="0" w:color="auto"/>
              </w:divBdr>
            </w:div>
            <w:div w:id="194664268">
              <w:marLeft w:val="0"/>
              <w:marRight w:val="0"/>
              <w:marTop w:val="0"/>
              <w:marBottom w:val="0"/>
              <w:divBdr>
                <w:top w:val="none" w:sz="0" w:space="0" w:color="auto"/>
                <w:left w:val="none" w:sz="0" w:space="0" w:color="auto"/>
                <w:bottom w:val="none" w:sz="0" w:space="0" w:color="auto"/>
                <w:right w:val="none" w:sz="0" w:space="0" w:color="auto"/>
              </w:divBdr>
            </w:div>
            <w:div w:id="4650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33338">
      <w:bodyDiv w:val="1"/>
      <w:marLeft w:val="0"/>
      <w:marRight w:val="0"/>
      <w:marTop w:val="0"/>
      <w:marBottom w:val="0"/>
      <w:divBdr>
        <w:top w:val="none" w:sz="0" w:space="0" w:color="auto"/>
        <w:left w:val="none" w:sz="0" w:space="0" w:color="auto"/>
        <w:bottom w:val="none" w:sz="0" w:space="0" w:color="auto"/>
        <w:right w:val="none" w:sz="0" w:space="0" w:color="auto"/>
      </w:divBdr>
      <w:divsChild>
        <w:div w:id="1337418035">
          <w:marLeft w:val="0"/>
          <w:marRight w:val="0"/>
          <w:marTop w:val="0"/>
          <w:marBottom w:val="0"/>
          <w:divBdr>
            <w:top w:val="none" w:sz="0" w:space="0" w:color="auto"/>
            <w:left w:val="none" w:sz="0" w:space="0" w:color="auto"/>
            <w:bottom w:val="none" w:sz="0" w:space="0" w:color="auto"/>
            <w:right w:val="none" w:sz="0" w:space="0" w:color="auto"/>
          </w:divBdr>
          <w:divsChild>
            <w:div w:id="648948035">
              <w:marLeft w:val="0"/>
              <w:marRight w:val="0"/>
              <w:marTop w:val="0"/>
              <w:marBottom w:val="0"/>
              <w:divBdr>
                <w:top w:val="none" w:sz="0" w:space="0" w:color="auto"/>
                <w:left w:val="none" w:sz="0" w:space="0" w:color="auto"/>
                <w:bottom w:val="none" w:sz="0" w:space="0" w:color="auto"/>
                <w:right w:val="none" w:sz="0" w:space="0" w:color="auto"/>
              </w:divBdr>
            </w:div>
            <w:div w:id="259217897">
              <w:marLeft w:val="0"/>
              <w:marRight w:val="0"/>
              <w:marTop w:val="0"/>
              <w:marBottom w:val="0"/>
              <w:divBdr>
                <w:top w:val="none" w:sz="0" w:space="0" w:color="auto"/>
                <w:left w:val="none" w:sz="0" w:space="0" w:color="auto"/>
                <w:bottom w:val="none" w:sz="0" w:space="0" w:color="auto"/>
                <w:right w:val="none" w:sz="0" w:space="0" w:color="auto"/>
              </w:divBdr>
            </w:div>
            <w:div w:id="14253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01542">
      <w:bodyDiv w:val="1"/>
      <w:marLeft w:val="0"/>
      <w:marRight w:val="0"/>
      <w:marTop w:val="0"/>
      <w:marBottom w:val="0"/>
      <w:divBdr>
        <w:top w:val="none" w:sz="0" w:space="0" w:color="auto"/>
        <w:left w:val="none" w:sz="0" w:space="0" w:color="auto"/>
        <w:bottom w:val="none" w:sz="0" w:space="0" w:color="auto"/>
        <w:right w:val="none" w:sz="0" w:space="0" w:color="auto"/>
      </w:divBdr>
    </w:div>
    <w:div w:id="2028561451">
      <w:bodyDiv w:val="1"/>
      <w:marLeft w:val="0"/>
      <w:marRight w:val="0"/>
      <w:marTop w:val="0"/>
      <w:marBottom w:val="0"/>
      <w:divBdr>
        <w:top w:val="none" w:sz="0" w:space="0" w:color="auto"/>
        <w:left w:val="none" w:sz="0" w:space="0" w:color="auto"/>
        <w:bottom w:val="none" w:sz="0" w:space="0" w:color="auto"/>
        <w:right w:val="none" w:sz="0" w:space="0" w:color="auto"/>
      </w:divBdr>
      <w:divsChild>
        <w:div w:id="1831092528">
          <w:marLeft w:val="0"/>
          <w:marRight w:val="0"/>
          <w:marTop w:val="0"/>
          <w:marBottom w:val="0"/>
          <w:divBdr>
            <w:top w:val="none" w:sz="0" w:space="0" w:color="auto"/>
            <w:left w:val="none" w:sz="0" w:space="0" w:color="auto"/>
            <w:bottom w:val="none" w:sz="0" w:space="0" w:color="auto"/>
            <w:right w:val="none" w:sz="0" w:space="0" w:color="auto"/>
          </w:divBdr>
          <w:divsChild>
            <w:div w:id="551432103">
              <w:marLeft w:val="0"/>
              <w:marRight w:val="0"/>
              <w:marTop w:val="0"/>
              <w:marBottom w:val="0"/>
              <w:divBdr>
                <w:top w:val="none" w:sz="0" w:space="0" w:color="auto"/>
                <w:left w:val="none" w:sz="0" w:space="0" w:color="auto"/>
                <w:bottom w:val="none" w:sz="0" w:space="0" w:color="auto"/>
                <w:right w:val="none" w:sz="0" w:space="0" w:color="auto"/>
              </w:divBdr>
            </w:div>
            <w:div w:id="711269594">
              <w:marLeft w:val="0"/>
              <w:marRight w:val="0"/>
              <w:marTop w:val="0"/>
              <w:marBottom w:val="0"/>
              <w:divBdr>
                <w:top w:val="none" w:sz="0" w:space="0" w:color="auto"/>
                <w:left w:val="none" w:sz="0" w:space="0" w:color="auto"/>
                <w:bottom w:val="none" w:sz="0" w:space="0" w:color="auto"/>
                <w:right w:val="none" w:sz="0" w:space="0" w:color="auto"/>
              </w:divBdr>
            </w:div>
            <w:div w:id="1745377118">
              <w:marLeft w:val="0"/>
              <w:marRight w:val="0"/>
              <w:marTop w:val="0"/>
              <w:marBottom w:val="0"/>
              <w:divBdr>
                <w:top w:val="none" w:sz="0" w:space="0" w:color="auto"/>
                <w:left w:val="none" w:sz="0" w:space="0" w:color="auto"/>
                <w:bottom w:val="none" w:sz="0" w:space="0" w:color="auto"/>
                <w:right w:val="none" w:sz="0" w:space="0" w:color="auto"/>
              </w:divBdr>
            </w:div>
            <w:div w:id="1614750306">
              <w:marLeft w:val="0"/>
              <w:marRight w:val="0"/>
              <w:marTop w:val="0"/>
              <w:marBottom w:val="0"/>
              <w:divBdr>
                <w:top w:val="none" w:sz="0" w:space="0" w:color="auto"/>
                <w:left w:val="none" w:sz="0" w:space="0" w:color="auto"/>
                <w:bottom w:val="none" w:sz="0" w:space="0" w:color="auto"/>
                <w:right w:val="none" w:sz="0" w:space="0" w:color="auto"/>
              </w:divBdr>
            </w:div>
            <w:div w:id="280501760">
              <w:marLeft w:val="0"/>
              <w:marRight w:val="0"/>
              <w:marTop w:val="0"/>
              <w:marBottom w:val="0"/>
              <w:divBdr>
                <w:top w:val="none" w:sz="0" w:space="0" w:color="auto"/>
                <w:left w:val="none" w:sz="0" w:space="0" w:color="auto"/>
                <w:bottom w:val="none" w:sz="0" w:space="0" w:color="auto"/>
                <w:right w:val="none" w:sz="0" w:space="0" w:color="auto"/>
              </w:divBdr>
            </w:div>
            <w:div w:id="2034761941">
              <w:marLeft w:val="0"/>
              <w:marRight w:val="0"/>
              <w:marTop w:val="0"/>
              <w:marBottom w:val="0"/>
              <w:divBdr>
                <w:top w:val="none" w:sz="0" w:space="0" w:color="auto"/>
                <w:left w:val="none" w:sz="0" w:space="0" w:color="auto"/>
                <w:bottom w:val="none" w:sz="0" w:space="0" w:color="auto"/>
                <w:right w:val="none" w:sz="0" w:space="0" w:color="auto"/>
              </w:divBdr>
            </w:div>
            <w:div w:id="1936595578">
              <w:marLeft w:val="0"/>
              <w:marRight w:val="0"/>
              <w:marTop w:val="0"/>
              <w:marBottom w:val="0"/>
              <w:divBdr>
                <w:top w:val="none" w:sz="0" w:space="0" w:color="auto"/>
                <w:left w:val="none" w:sz="0" w:space="0" w:color="auto"/>
                <w:bottom w:val="none" w:sz="0" w:space="0" w:color="auto"/>
                <w:right w:val="none" w:sz="0" w:space="0" w:color="auto"/>
              </w:divBdr>
            </w:div>
            <w:div w:id="10356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32699">
      <w:bodyDiv w:val="1"/>
      <w:marLeft w:val="0"/>
      <w:marRight w:val="0"/>
      <w:marTop w:val="0"/>
      <w:marBottom w:val="0"/>
      <w:divBdr>
        <w:top w:val="none" w:sz="0" w:space="0" w:color="auto"/>
        <w:left w:val="none" w:sz="0" w:space="0" w:color="auto"/>
        <w:bottom w:val="none" w:sz="0" w:space="0" w:color="auto"/>
        <w:right w:val="none" w:sz="0" w:space="0" w:color="auto"/>
      </w:divBdr>
      <w:divsChild>
        <w:div w:id="1211112586">
          <w:marLeft w:val="0"/>
          <w:marRight w:val="0"/>
          <w:marTop w:val="0"/>
          <w:marBottom w:val="0"/>
          <w:divBdr>
            <w:top w:val="none" w:sz="0" w:space="0" w:color="auto"/>
            <w:left w:val="none" w:sz="0" w:space="0" w:color="auto"/>
            <w:bottom w:val="none" w:sz="0" w:space="0" w:color="auto"/>
            <w:right w:val="none" w:sz="0" w:space="0" w:color="auto"/>
          </w:divBdr>
          <w:divsChild>
            <w:div w:id="184754062">
              <w:marLeft w:val="0"/>
              <w:marRight w:val="0"/>
              <w:marTop w:val="0"/>
              <w:marBottom w:val="0"/>
              <w:divBdr>
                <w:top w:val="none" w:sz="0" w:space="0" w:color="auto"/>
                <w:left w:val="none" w:sz="0" w:space="0" w:color="auto"/>
                <w:bottom w:val="none" w:sz="0" w:space="0" w:color="auto"/>
                <w:right w:val="none" w:sz="0" w:space="0" w:color="auto"/>
              </w:divBdr>
            </w:div>
            <w:div w:id="392244193">
              <w:marLeft w:val="0"/>
              <w:marRight w:val="0"/>
              <w:marTop w:val="0"/>
              <w:marBottom w:val="0"/>
              <w:divBdr>
                <w:top w:val="none" w:sz="0" w:space="0" w:color="auto"/>
                <w:left w:val="none" w:sz="0" w:space="0" w:color="auto"/>
                <w:bottom w:val="none" w:sz="0" w:space="0" w:color="auto"/>
                <w:right w:val="none" w:sz="0" w:space="0" w:color="auto"/>
              </w:divBdr>
            </w:div>
            <w:div w:id="1500121871">
              <w:marLeft w:val="0"/>
              <w:marRight w:val="0"/>
              <w:marTop w:val="0"/>
              <w:marBottom w:val="0"/>
              <w:divBdr>
                <w:top w:val="none" w:sz="0" w:space="0" w:color="auto"/>
                <w:left w:val="none" w:sz="0" w:space="0" w:color="auto"/>
                <w:bottom w:val="none" w:sz="0" w:space="0" w:color="auto"/>
                <w:right w:val="none" w:sz="0" w:space="0" w:color="auto"/>
              </w:divBdr>
            </w:div>
            <w:div w:id="1441484630">
              <w:marLeft w:val="0"/>
              <w:marRight w:val="0"/>
              <w:marTop w:val="0"/>
              <w:marBottom w:val="0"/>
              <w:divBdr>
                <w:top w:val="none" w:sz="0" w:space="0" w:color="auto"/>
                <w:left w:val="none" w:sz="0" w:space="0" w:color="auto"/>
                <w:bottom w:val="none" w:sz="0" w:space="0" w:color="auto"/>
                <w:right w:val="none" w:sz="0" w:space="0" w:color="auto"/>
              </w:divBdr>
            </w:div>
            <w:div w:id="1129207241">
              <w:marLeft w:val="0"/>
              <w:marRight w:val="0"/>
              <w:marTop w:val="0"/>
              <w:marBottom w:val="0"/>
              <w:divBdr>
                <w:top w:val="none" w:sz="0" w:space="0" w:color="auto"/>
                <w:left w:val="none" w:sz="0" w:space="0" w:color="auto"/>
                <w:bottom w:val="none" w:sz="0" w:space="0" w:color="auto"/>
                <w:right w:val="none" w:sz="0" w:space="0" w:color="auto"/>
              </w:divBdr>
            </w:div>
            <w:div w:id="364716088">
              <w:marLeft w:val="0"/>
              <w:marRight w:val="0"/>
              <w:marTop w:val="0"/>
              <w:marBottom w:val="0"/>
              <w:divBdr>
                <w:top w:val="none" w:sz="0" w:space="0" w:color="auto"/>
                <w:left w:val="none" w:sz="0" w:space="0" w:color="auto"/>
                <w:bottom w:val="none" w:sz="0" w:space="0" w:color="auto"/>
                <w:right w:val="none" w:sz="0" w:space="0" w:color="auto"/>
              </w:divBdr>
            </w:div>
            <w:div w:id="323238976">
              <w:marLeft w:val="0"/>
              <w:marRight w:val="0"/>
              <w:marTop w:val="0"/>
              <w:marBottom w:val="0"/>
              <w:divBdr>
                <w:top w:val="none" w:sz="0" w:space="0" w:color="auto"/>
                <w:left w:val="none" w:sz="0" w:space="0" w:color="auto"/>
                <w:bottom w:val="none" w:sz="0" w:space="0" w:color="auto"/>
                <w:right w:val="none" w:sz="0" w:space="0" w:color="auto"/>
              </w:divBdr>
            </w:div>
            <w:div w:id="2135709762">
              <w:marLeft w:val="0"/>
              <w:marRight w:val="0"/>
              <w:marTop w:val="0"/>
              <w:marBottom w:val="0"/>
              <w:divBdr>
                <w:top w:val="none" w:sz="0" w:space="0" w:color="auto"/>
                <w:left w:val="none" w:sz="0" w:space="0" w:color="auto"/>
                <w:bottom w:val="none" w:sz="0" w:space="0" w:color="auto"/>
                <w:right w:val="none" w:sz="0" w:space="0" w:color="auto"/>
              </w:divBdr>
            </w:div>
            <w:div w:id="108622330">
              <w:marLeft w:val="0"/>
              <w:marRight w:val="0"/>
              <w:marTop w:val="0"/>
              <w:marBottom w:val="0"/>
              <w:divBdr>
                <w:top w:val="none" w:sz="0" w:space="0" w:color="auto"/>
                <w:left w:val="none" w:sz="0" w:space="0" w:color="auto"/>
                <w:bottom w:val="none" w:sz="0" w:space="0" w:color="auto"/>
                <w:right w:val="none" w:sz="0" w:space="0" w:color="auto"/>
              </w:divBdr>
            </w:div>
            <w:div w:id="977298471">
              <w:marLeft w:val="0"/>
              <w:marRight w:val="0"/>
              <w:marTop w:val="0"/>
              <w:marBottom w:val="0"/>
              <w:divBdr>
                <w:top w:val="none" w:sz="0" w:space="0" w:color="auto"/>
                <w:left w:val="none" w:sz="0" w:space="0" w:color="auto"/>
                <w:bottom w:val="none" w:sz="0" w:space="0" w:color="auto"/>
                <w:right w:val="none" w:sz="0" w:space="0" w:color="auto"/>
              </w:divBdr>
            </w:div>
            <w:div w:id="1470827065">
              <w:marLeft w:val="0"/>
              <w:marRight w:val="0"/>
              <w:marTop w:val="0"/>
              <w:marBottom w:val="0"/>
              <w:divBdr>
                <w:top w:val="none" w:sz="0" w:space="0" w:color="auto"/>
                <w:left w:val="none" w:sz="0" w:space="0" w:color="auto"/>
                <w:bottom w:val="none" w:sz="0" w:space="0" w:color="auto"/>
                <w:right w:val="none" w:sz="0" w:space="0" w:color="auto"/>
              </w:divBdr>
            </w:div>
            <w:div w:id="1190871909">
              <w:marLeft w:val="0"/>
              <w:marRight w:val="0"/>
              <w:marTop w:val="0"/>
              <w:marBottom w:val="0"/>
              <w:divBdr>
                <w:top w:val="none" w:sz="0" w:space="0" w:color="auto"/>
                <w:left w:val="none" w:sz="0" w:space="0" w:color="auto"/>
                <w:bottom w:val="none" w:sz="0" w:space="0" w:color="auto"/>
                <w:right w:val="none" w:sz="0" w:space="0" w:color="auto"/>
              </w:divBdr>
            </w:div>
            <w:div w:id="604733436">
              <w:marLeft w:val="0"/>
              <w:marRight w:val="0"/>
              <w:marTop w:val="0"/>
              <w:marBottom w:val="0"/>
              <w:divBdr>
                <w:top w:val="none" w:sz="0" w:space="0" w:color="auto"/>
                <w:left w:val="none" w:sz="0" w:space="0" w:color="auto"/>
                <w:bottom w:val="none" w:sz="0" w:space="0" w:color="auto"/>
                <w:right w:val="none" w:sz="0" w:space="0" w:color="auto"/>
              </w:divBdr>
            </w:div>
            <w:div w:id="240719534">
              <w:marLeft w:val="0"/>
              <w:marRight w:val="0"/>
              <w:marTop w:val="0"/>
              <w:marBottom w:val="0"/>
              <w:divBdr>
                <w:top w:val="none" w:sz="0" w:space="0" w:color="auto"/>
                <w:left w:val="none" w:sz="0" w:space="0" w:color="auto"/>
                <w:bottom w:val="none" w:sz="0" w:space="0" w:color="auto"/>
                <w:right w:val="none" w:sz="0" w:space="0" w:color="auto"/>
              </w:divBdr>
            </w:div>
            <w:div w:id="357434687">
              <w:marLeft w:val="0"/>
              <w:marRight w:val="0"/>
              <w:marTop w:val="0"/>
              <w:marBottom w:val="0"/>
              <w:divBdr>
                <w:top w:val="none" w:sz="0" w:space="0" w:color="auto"/>
                <w:left w:val="none" w:sz="0" w:space="0" w:color="auto"/>
                <w:bottom w:val="none" w:sz="0" w:space="0" w:color="auto"/>
                <w:right w:val="none" w:sz="0" w:space="0" w:color="auto"/>
              </w:divBdr>
            </w:div>
            <w:div w:id="1426538890">
              <w:marLeft w:val="0"/>
              <w:marRight w:val="0"/>
              <w:marTop w:val="0"/>
              <w:marBottom w:val="0"/>
              <w:divBdr>
                <w:top w:val="none" w:sz="0" w:space="0" w:color="auto"/>
                <w:left w:val="none" w:sz="0" w:space="0" w:color="auto"/>
                <w:bottom w:val="none" w:sz="0" w:space="0" w:color="auto"/>
                <w:right w:val="none" w:sz="0" w:space="0" w:color="auto"/>
              </w:divBdr>
            </w:div>
            <w:div w:id="14352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8231">
      <w:bodyDiv w:val="1"/>
      <w:marLeft w:val="0"/>
      <w:marRight w:val="0"/>
      <w:marTop w:val="0"/>
      <w:marBottom w:val="0"/>
      <w:divBdr>
        <w:top w:val="none" w:sz="0" w:space="0" w:color="auto"/>
        <w:left w:val="none" w:sz="0" w:space="0" w:color="auto"/>
        <w:bottom w:val="none" w:sz="0" w:space="0" w:color="auto"/>
        <w:right w:val="none" w:sz="0" w:space="0" w:color="auto"/>
      </w:divBdr>
    </w:div>
    <w:div w:id="2076928662">
      <w:bodyDiv w:val="1"/>
      <w:marLeft w:val="0"/>
      <w:marRight w:val="0"/>
      <w:marTop w:val="0"/>
      <w:marBottom w:val="0"/>
      <w:divBdr>
        <w:top w:val="none" w:sz="0" w:space="0" w:color="auto"/>
        <w:left w:val="none" w:sz="0" w:space="0" w:color="auto"/>
        <w:bottom w:val="none" w:sz="0" w:space="0" w:color="auto"/>
        <w:right w:val="none" w:sz="0" w:space="0" w:color="auto"/>
      </w:divBdr>
      <w:divsChild>
        <w:div w:id="1785538506">
          <w:marLeft w:val="0"/>
          <w:marRight w:val="0"/>
          <w:marTop w:val="0"/>
          <w:marBottom w:val="0"/>
          <w:divBdr>
            <w:top w:val="none" w:sz="0" w:space="0" w:color="auto"/>
            <w:left w:val="none" w:sz="0" w:space="0" w:color="auto"/>
            <w:bottom w:val="none" w:sz="0" w:space="0" w:color="auto"/>
            <w:right w:val="none" w:sz="0" w:space="0" w:color="auto"/>
          </w:divBdr>
          <w:divsChild>
            <w:div w:id="13311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61084">
      <w:bodyDiv w:val="1"/>
      <w:marLeft w:val="0"/>
      <w:marRight w:val="0"/>
      <w:marTop w:val="0"/>
      <w:marBottom w:val="0"/>
      <w:divBdr>
        <w:top w:val="none" w:sz="0" w:space="0" w:color="auto"/>
        <w:left w:val="none" w:sz="0" w:space="0" w:color="auto"/>
        <w:bottom w:val="none" w:sz="0" w:space="0" w:color="auto"/>
        <w:right w:val="none" w:sz="0" w:space="0" w:color="auto"/>
      </w:divBdr>
      <w:divsChild>
        <w:div w:id="962350732">
          <w:marLeft w:val="0"/>
          <w:marRight w:val="0"/>
          <w:marTop w:val="0"/>
          <w:marBottom w:val="0"/>
          <w:divBdr>
            <w:top w:val="none" w:sz="0" w:space="0" w:color="auto"/>
            <w:left w:val="none" w:sz="0" w:space="0" w:color="auto"/>
            <w:bottom w:val="none" w:sz="0" w:space="0" w:color="auto"/>
            <w:right w:val="none" w:sz="0" w:space="0" w:color="auto"/>
          </w:divBdr>
          <w:divsChild>
            <w:div w:id="1285845587">
              <w:marLeft w:val="0"/>
              <w:marRight w:val="0"/>
              <w:marTop w:val="0"/>
              <w:marBottom w:val="0"/>
              <w:divBdr>
                <w:top w:val="none" w:sz="0" w:space="0" w:color="auto"/>
                <w:left w:val="none" w:sz="0" w:space="0" w:color="auto"/>
                <w:bottom w:val="none" w:sz="0" w:space="0" w:color="auto"/>
                <w:right w:val="none" w:sz="0" w:space="0" w:color="auto"/>
              </w:divBdr>
            </w:div>
            <w:div w:id="2080786034">
              <w:marLeft w:val="0"/>
              <w:marRight w:val="0"/>
              <w:marTop w:val="0"/>
              <w:marBottom w:val="0"/>
              <w:divBdr>
                <w:top w:val="none" w:sz="0" w:space="0" w:color="auto"/>
                <w:left w:val="none" w:sz="0" w:space="0" w:color="auto"/>
                <w:bottom w:val="none" w:sz="0" w:space="0" w:color="auto"/>
                <w:right w:val="none" w:sz="0" w:space="0" w:color="auto"/>
              </w:divBdr>
            </w:div>
            <w:div w:id="3990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5349">
      <w:bodyDiv w:val="1"/>
      <w:marLeft w:val="0"/>
      <w:marRight w:val="0"/>
      <w:marTop w:val="0"/>
      <w:marBottom w:val="0"/>
      <w:divBdr>
        <w:top w:val="none" w:sz="0" w:space="0" w:color="auto"/>
        <w:left w:val="none" w:sz="0" w:space="0" w:color="auto"/>
        <w:bottom w:val="none" w:sz="0" w:space="0" w:color="auto"/>
        <w:right w:val="none" w:sz="0" w:space="0" w:color="auto"/>
      </w:divBdr>
      <w:divsChild>
        <w:div w:id="782303806">
          <w:marLeft w:val="0"/>
          <w:marRight w:val="0"/>
          <w:marTop w:val="0"/>
          <w:marBottom w:val="0"/>
          <w:divBdr>
            <w:top w:val="none" w:sz="0" w:space="0" w:color="auto"/>
            <w:left w:val="none" w:sz="0" w:space="0" w:color="auto"/>
            <w:bottom w:val="none" w:sz="0" w:space="0" w:color="auto"/>
            <w:right w:val="none" w:sz="0" w:space="0" w:color="auto"/>
          </w:divBdr>
          <w:divsChild>
            <w:div w:id="1369332363">
              <w:marLeft w:val="0"/>
              <w:marRight w:val="0"/>
              <w:marTop w:val="0"/>
              <w:marBottom w:val="0"/>
              <w:divBdr>
                <w:top w:val="none" w:sz="0" w:space="0" w:color="auto"/>
                <w:left w:val="none" w:sz="0" w:space="0" w:color="auto"/>
                <w:bottom w:val="none" w:sz="0" w:space="0" w:color="auto"/>
                <w:right w:val="none" w:sz="0" w:space="0" w:color="auto"/>
              </w:divBdr>
            </w:div>
            <w:div w:id="403920544">
              <w:marLeft w:val="0"/>
              <w:marRight w:val="0"/>
              <w:marTop w:val="0"/>
              <w:marBottom w:val="0"/>
              <w:divBdr>
                <w:top w:val="none" w:sz="0" w:space="0" w:color="auto"/>
                <w:left w:val="none" w:sz="0" w:space="0" w:color="auto"/>
                <w:bottom w:val="none" w:sz="0" w:space="0" w:color="auto"/>
                <w:right w:val="none" w:sz="0" w:space="0" w:color="auto"/>
              </w:divBdr>
            </w:div>
            <w:div w:id="1705397827">
              <w:marLeft w:val="0"/>
              <w:marRight w:val="0"/>
              <w:marTop w:val="0"/>
              <w:marBottom w:val="0"/>
              <w:divBdr>
                <w:top w:val="none" w:sz="0" w:space="0" w:color="auto"/>
                <w:left w:val="none" w:sz="0" w:space="0" w:color="auto"/>
                <w:bottom w:val="none" w:sz="0" w:space="0" w:color="auto"/>
                <w:right w:val="none" w:sz="0" w:space="0" w:color="auto"/>
              </w:divBdr>
            </w:div>
            <w:div w:id="1977106792">
              <w:marLeft w:val="0"/>
              <w:marRight w:val="0"/>
              <w:marTop w:val="0"/>
              <w:marBottom w:val="0"/>
              <w:divBdr>
                <w:top w:val="none" w:sz="0" w:space="0" w:color="auto"/>
                <w:left w:val="none" w:sz="0" w:space="0" w:color="auto"/>
                <w:bottom w:val="none" w:sz="0" w:space="0" w:color="auto"/>
                <w:right w:val="none" w:sz="0" w:space="0" w:color="auto"/>
              </w:divBdr>
            </w:div>
            <w:div w:id="1361707360">
              <w:marLeft w:val="0"/>
              <w:marRight w:val="0"/>
              <w:marTop w:val="0"/>
              <w:marBottom w:val="0"/>
              <w:divBdr>
                <w:top w:val="none" w:sz="0" w:space="0" w:color="auto"/>
                <w:left w:val="none" w:sz="0" w:space="0" w:color="auto"/>
                <w:bottom w:val="none" w:sz="0" w:space="0" w:color="auto"/>
                <w:right w:val="none" w:sz="0" w:space="0" w:color="auto"/>
              </w:divBdr>
            </w:div>
            <w:div w:id="1375041477">
              <w:marLeft w:val="0"/>
              <w:marRight w:val="0"/>
              <w:marTop w:val="0"/>
              <w:marBottom w:val="0"/>
              <w:divBdr>
                <w:top w:val="none" w:sz="0" w:space="0" w:color="auto"/>
                <w:left w:val="none" w:sz="0" w:space="0" w:color="auto"/>
                <w:bottom w:val="none" w:sz="0" w:space="0" w:color="auto"/>
                <w:right w:val="none" w:sz="0" w:space="0" w:color="auto"/>
              </w:divBdr>
            </w:div>
            <w:div w:id="16634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61677">
      <w:bodyDiv w:val="1"/>
      <w:marLeft w:val="0"/>
      <w:marRight w:val="0"/>
      <w:marTop w:val="0"/>
      <w:marBottom w:val="0"/>
      <w:divBdr>
        <w:top w:val="none" w:sz="0" w:space="0" w:color="auto"/>
        <w:left w:val="none" w:sz="0" w:space="0" w:color="auto"/>
        <w:bottom w:val="none" w:sz="0" w:space="0" w:color="auto"/>
        <w:right w:val="none" w:sz="0" w:space="0" w:color="auto"/>
      </w:divBdr>
      <w:divsChild>
        <w:div w:id="624502867">
          <w:marLeft w:val="0"/>
          <w:marRight w:val="0"/>
          <w:marTop w:val="0"/>
          <w:marBottom w:val="0"/>
          <w:divBdr>
            <w:top w:val="none" w:sz="0" w:space="0" w:color="auto"/>
            <w:left w:val="none" w:sz="0" w:space="0" w:color="auto"/>
            <w:bottom w:val="none" w:sz="0" w:space="0" w:color="auto"/>
            <w:right w:val="none" w:sz="0" w:space="0" w:color="auto"/>
          </w:divBdr>
          <w:divsChild>
            <w:div w:id="133790730">
              <w:marLeft w:val="0"/>
              <w:marRight w:val="0"/>
              <w:marTop w:val="0"/>
              <w:marBottom w:val="0"/>
              <w:divBdr>
                <w:top w:val="none" w:sz="0" w:space="0" w:color="auto"/>
                <w:left w:val="none" w:sz="0" w:space="0" w:color="auto"/>
                <w:bottom w:val="none" w:sz="0" w:space="0" w:color="auto"/>
                <w:right w:val="none" w:sz="0" w:space="0" w:color="auto"/>
              </w:divBdr>
            </w:div>
            <w:div w:id="1207253277">
              <w:marLeft w:val="0"/>
              <w:marRight w:val="0"/>
              <w:marTop w:val="0"/>
              <w:marBottom w:val="0"/>
              <w:divBdr>
                <w:top w:val="none" w:sz="0" w:space="0" w:color="auto"/>
                <w:left w:val="none" w:sz="0" w:space="0" w:color="auto"/>
                <w:bottom w:val="none" w:sz="0" w:space="0" w:color="auto"/>
                <w:right w:val="none" w:sz="0" w:space="0" w:color="auto"/>
              </w:divBdr>
            </w:div>
            <w:div w:id="727652760">
              <w:marLeft w:val="0"/>
              <w:marRight w:val="0"/>
              <w:marTop w:val="0"/>
              <w:marBottom w:val="0"/>
              <w:divBdr>
                <w:top w:val="none" w:sz="0" w:space="0" w:color="auto"/>
                <w:left w:val="none" w:sz="0" w:space="0" w:color="auto"/>
                <w:bottom w:val="none" w:sz="0" w:space="0" w:color="auto"/>
                <w:right w:val="none" w:sz="0" w:space="0" w:color="auto"/>
              </w:divBdr>
            </w:div>
            <w:div w:id="1535771572">
              <w:marLeft w:val="0"/>
              <w:marRight w:val="0"/>
              <w:marTop w:val="0"/>
              <w:marBottom w:val="0"/>
              <w:divBdr>
                <w:top w:val="none" w:sz="0" w:space="0" w:color="auto"/>
                <w:left w:val="none" w:sz="0" w:space="0" w:color="auto"/>
                <w:bottom w:val="none" w:sz="0" w:space="0" w:color="auto"/>
                <w:right w:val="none" w:sz="0" w:space="0" w:color="auto"/>
              </w:divBdr>
            </w:div>
            <w:div w:id="162937831">
              <w:marLeft w:val="0"/>
              <w:marRight w:val="0"/>
              <w:marTop w:val="0"/>
              <w:marBottom w:val="0"/>
              <w:divBdr>
                <w:top w:val="none" w:sz="0" w:space="0" w:color="auto"/>
                <w:left w:val="none" w:sz="0" w:space="0" w:color="auto"/>
                <w:bottom w:val="none" w:sz="0" w:space="0" w:color="auto"/>
                <w:right w:val="none" w:sz="0" w:space="0" w:color="auto"/>
              </w:divBdr>
            </w:div>
            <w:div w:id="657419358">
              <w:marLeft w:val="0"/>
              <w:marRight w:val="0"/>
              <w:marTop w:val="0"/>
              <w:marBottom w:val="0"/>
              <w:divBdr>
                <w:top w:val="none" w:sz="0" w:space="0" w:color="auto"/>
                <w:left w:val="none" w:sz="0" w:space="0" w:color="auto"/>
                <w:bottom w:val="none" w:sz="0" w:space="0" w:color="auto"/>
                <w:right w:val="none" w:sz="0" w:space="0" w:color="auto"/>
              </w:divBdr>
            </w:div>
            <w:div w:id="2113426728">
              <w:marLeft w:val="0"/>
              <w:marRight w:val="0"/>
              <w:marTop w:val="0"/>
              <w:marBottom w:val="0"/>
              <w:divBdr>
                <w:top w:val="none" w:sz="0" w:space="0" w:color="auto"/>
                <w:left w:val="none" w:sz="0" w:space="0" w:color="auto"/>
                <w:bottom w:val="none" w:sz="0" w:space="0" w:color="auto"/>
                <w:right w:val="none" w:sz="0" w:space="0" w:color="auto"/>
              </w:divBdr>
            </w:div>
            <w:div w:id="2078933728">
              <w:marLeft w:val="0"/>
              <w:marRight w:val="0"/>
              <w:marTop w:val="0"/>
              <w:marBottom w:val="0"/>
              <w:divBdr>
                <w:top w:val="none" w:sz="0" w:space="0" w:color="auto"/>
                <w:left w:val="none" w:sz="0" w:space="0" w:color="auto"/>
                <w:bottom w:val="none" w:sz="0" w:space="0" w:color="auto"/>
                <w:right w:val="none" w:sz="0" w:space="0" w:color="auto"/>
              </w:divBdr>
            </w:div>
            <w:div w:id="1562057107">
              <w:marLeft w:val="0"/>
              <w:marRight w:val="0"/>
              <w:marTop w:val="0"/>
              <w:marBottom w:val="0"/>
              <w:divBdr>
                <w:top w:val="none" w:sz="0" w:space="0" w:color="auto"/>
                <w:left w:val="none" w:sz="0" w:space="0" w:color="auto"/>
                <w:bottom w:val="none" w:sz="0" w:space="0" w:color="auto"/>
                <w:right w:val="none" w:sz="0" w:space="0" w:color="auto"/>
              </w:divBdr>
            </w:div>
            <w:div w:id="905215880">
              <w:marLeft w:val="0"/>
              <w:marRight w:val="0"/>
              <w:marTop w:val="0"/>
              <w:marBottom w:val="0"/>
              <w:divBdr>
                <w:top w:val="none" w:sz="0" w:space="0" w:color="auto"/>
                <w:left w:val="none" w:sz="0" w:space="0" w:color="auto"/>
                <w:bottom w:val="none" w:sz="0" w:space="0" w:color="auto"/>
                <w:right w:val="none" w:sz="0" w:space="0" w:color="auto"/>
              </w:divBdr>
            </w:div>
            <w:div w:id="1121341159">
              <w:marLeft w:val="0"/>
              <w:marRight w:val="0"/>
              <w:marTop w:val="0"/>
              <w:marBottom w:val="0"/>
              <w:divBdr>
                <w:top w:val="none" w:sz="0" w:space="0" w:color="auto"/>
                <w:left w:val="none" w:sz="0" w:space="0" w:color="auto"/>
                <w:bottom w:val="none" w:sz="0" w:space="0" w:color="auto"/>
                <w:right w:val="none" w:sz="0" w:space="0" w:color="auto"/>
              </w:divBdr>
            </w:div>
            <w:div w:id="633564630">
              <w:marLeft w:val="0"/>
              <w:marRight w:val="0"/>
              <w:marTop w:val="0"/>
              <w:marBottom w:val="0"/>
              <w:divBdr>
                <w:top w:val="none" w:sz="0" w:space="0" w:color="auto"/>
                <w:left w:val="none" w:sz="0" w:space="0" w:color="auto"/>
                <w:bottom w:val="none" w:sz="0" w:space="0" w:color="auto"/>
                <w:right w:val="none" w:sz="0" w:space="0" w:color="auto"/>
              </w:divBdr>
            </w:div>
            <w:div w:id="1307974679">
              <w:marLeft w:val="0"/>
              <w:marRight w:val="0"/>
              <w:marTop w:val="0"/>
              <w:marBottom w:val="0"/>
              <w:divBdr>
                <w:top w:val="none" w:sz="0" w:space="0" w:color="auto"/>
                <w:left w:val="none" w:sz="0" w:space="0" w:color="auto"/>
                <w:bottom w:val="none" w:sz="0" w:space="0" w:color="auto"/>
                <w:right w:val="none" w:sz="0" w:space="0" w:color="auto"/>
              </w:divBdr>
            </w:div>
            <w:div w:id="970675260">
              <w:marLeft w:val="0"/>
              <w:marRight w:val="0"/>
              <w:marTop w:val="0"/>
              <w:marBottom w:val="0"/>
              <w:divBdr>
                <w:top w:val="none" w:sz="0" w:space="0" w:color="auto"/>
                <w:left w:val="none" w:sz="0" w:space="0" w:color="auto"/>
                <w:bottom w:val="none" w:sz="0" w:space="0" w:color="auto"/>
                <w:right w:val="none" w:sz="0" w:space="0" w:color="auto"/>
              </w:divBdr>
            </w:div>
            <w:div w:id="465127977">
              <w:marLeft w:val="0"/>
              <w:marRight w:val="0"/>
              <w:marTop w:val="0"/>
              <w:marBottom w:val="0"/>
              <w:divBdr>
                <w:top w:val="none" w:sz="0" w:space="0" w:color="auto"/>
                <w:left w:val="none" w:sz="0" w:space="0" w:color="auto"/>
                <w:bottom w:val="none" w:sz="0" w:space="0" w:color="auto"/>
                <w:right w:val="none" w:sz="0" w:space="0" w:color="auto"/>
              </w:divBdr>
            </w:div>
            <w:div w:id="456413414">
              <w:marLeft w:val="0"/>
              <w:marRight w:val="0"/>
              <w:marTop w:val="0"/>
              <w:marBottom w:val="0"/>
              <w:divBdr>
                <w:top w:val="none" w:sz="0" w:space="0" w:color="auto"/>
                <w:left w:val="none" w:sz="0" w:space="0" w:color="auto"/>
                <w:bottom w:val="none" w:sz="0" w:space="0" w:color="auto"/>
                <w:right w:val="none" w:sz="0" w:space="0" w:color="auto"/>
              </w:divBdr>
            </w:div>
            <w:div w:id="6114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8432">
      <w:bodyDiv w:val="1"/>
      <w:marLeft w:val="0"/>
      <w:marRight w:val="0"/>
      <w:marTop w:val="0"/>
      <w:marBottom w:val="0"/>
      <w:divBdr>
        <w:top w:val="none" w:sz="0" w:space="0" w:color="auto"/>
        <w:left w:val="none" w:sz="0" w:space="0" w:color="auto"/>
        <w:bottom w:val="none" w:sz="0" w:space="0" w:color="auto"/>
        <w:right w:val="none" w:sz="0" w:space="0" w:color="auto"/>
      </w:divBdr>
      <w:divsChild>
        <w:div w:id="442307432">
          <w:marLeft w:val="0"/>
          <w:marRight w:val="0"/>
          <w:marTop w:val="0"/>
          <w:marBottom w:val="0"/>
          <w:divBdr>
            <w:top w:val="none" w:sz="0" w:space="0" w:color="auto"/>
            <w:left w:val="none" w:sz="0" w:space="0" w:color="auto"/>
            <w:bottom w:val="none" w:sz="0" w:space="0" w:color="auto"/>
            <w:right w:val="none" w:sz="0" w:space="0" w:color="auto"/>
          </w:divBdr>
          <w:divsChild>
            <w:div w:id="18616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06625">
      <w:bodyDiv w:val="1"/>
      <w:marLeft w:val="0"/>
      <w:marRight w:val="0"/>
      <w:marTop w:val="0"/>
      <w:marBottom w:val="0"/>
      <w:divBdr>
        <w:top w:val="none" w:sz="0" w:space="0" w:color="auto"/>
        <w:left w:val="none" w:sz="0" w:space="0" w:color="auto"/>
        <w:bottom w:val="none" w:sz="0" w:space="0" w:color="auto"/>
        <w:right w:val="none" w:sz="0" w:space="0" w:color="auto"/>
      </w:divBdr>
      <w:divsChild>
        <w:div w:id="1698890659">
          <w:marLeft w:val="0"/>
          <w:marRight w:val="0"/>
          <w:marTop w:val="0"/>
          <w:marBottom w:val="0"/>
          <w:divBdr>
            <w:top w:val="none" w:sz="0" w:space="0" w:color="auto"/>
            <w:left w:val="none" w:sz="0" w:space="0" w:color="auto"/>
            <w:bottom w:val="none" w:sz="0" w:space="0" w:color="auto"/>
            <w:right w:val="none" w:sz="0" w:space="0" w:color="auto"/>
          </w:divBdr>
          <w:divsChild>
            <w:div w:id="840193787">
              <w:marLeft w:val="0"/>
              <w:marRight w:val="0"/>
              <w:marTop w:val="0"/>
              <w:marBottom w:val="0"/>
              <w:divBdr>
                <w:top w:val="none" w:sz="0" w:space="0" w:color="auto"/>
                <w:left w:val="none" w:sz="0" w:space="0" w:color="auto"/>
                <w:bottom w:val="none" w:sz="0" w:space="0" w:color="auto"/>
                <w:right w:val="none" w:sz="0" w:space="0" w:color="auto"/>
              </w:divBdr>
            </w:div>
            <w:div w:id="2145199160">
              <w:marLeft w:val="0"/>
              <w:marRight w:val="0"/>
              <w:marTop w:val="0"/>
              <w:marBottom w:val="0"/>
              <w:divBdr>
                <w:top w:val="none" w:sz="0" w:space="0" w:color="auto"/>
                <w:left w:val="none" w:sz="0" w:space="0" w:color="auto"/>
                <w:bottom w:val="none" w:sz="0" w:space="0" w:color="auto"/>
                <w:right w:val="none" w:sz="0" w:space="0" w:color="auto"/>
              </w:divBdr>
            </w:div>
            <w:div w:id="277370146">
              <w:marLeft w:val="0"/>
              <w:marRight w:val="0"/>
              <w:marTop w:val="0"/>
              <w:marBottom w:val="0"/>
              <w:divBdr>
                <w:top w:val="none" w:sz="0" w:space="0" w:color="auto"/>
                <w:left w:val="none" w:sz="0" w:space="0" w:color="auto"/>
                <w:bottom w:val="none" w:sz="0" w:space="0" w:color="auto"/>
                <w:right w:val="none" w:sz="0" w:space="0" w:color="auto"/>
              </w:divBdr>
            </w:div>
            <w:div w:id="424108189">
              <w:marLeft w:val="0"/>
              <w:marRight w:val="0"/>
              <w:marTop w:val="0"/>
              <w:marBottom w:val="0"/>
              <w:divBdr>
                <w:top w:val="none" w:sz="0" w:space="0" w:color="auto"/>
                <w:left w:val="none" w:sz="0" w:space="0" w:color="auto"/>
                <w:bottom w:val="none" w:sz="0" w:space="0" w:color="auto"/>
                <w:right w:val="none" w:sz="0" w:space="0" w:color="auto"/>
              </w:divBdr>
            </w:div>
            <w:div w:id="354308628">
              <w:marLeft w:val="0"/>
              <w:marRight w:val="0"/>
              <w:marTop w:val="0"/>
              <w:marBottom w:val="0"/>
              <w:divBdr>
                <w:top w:val="none" w:sz="0" w:space="0" w:color="auto"/>
                <w:left w:val="none" w:sz="0" w:space="0" w:color="auto"/>
                <w:bottom w:val="none" w:sz="0" w:space="0" w:color="auto"/>
                <w:right w:val="none" w:sz="0" w:space="0" w:color="auto"/>
              </w:divBdr>
            </w:div>
            <w:div w:id="1536965403">
              <w:marLeft w:val="0"/>
              <w:marRight w:val="0"/>
              <w:marTop w:val="0"/>
              <w:marBottom w:val="0"/>
              <w:divBdr>
                <w:top w:val="none" w:sz="0" w:space="0" w:color="auto"/>
                <w:left w:val="none" w:sz="0" w:space="0" w:color="auto"/>
                <w:bottom w:val="none" w:sz="0" w:space="0" w:color="auto"/>
                <w:right w:val="none" w:sz="0" w:space="0" w:color="auto"/>
              </w:divBdr>
            </w:div>
            <w:div w:id="1605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97877">
      <w:bodyDiv w:val="1"/>
      <w:marLeft w:val="0"/>
      <w:marRight w:val="0"/>
      <w:marTop w:val="0"/>
      <w:marBottom w:val="0"/>
      <w:divBdr>
        <w:top w:val="none" w:sz="0" w:space="0" w:color="auto"/>
        <w:left w:val="none" w:sz="0" w:space="0" w:color="auto"/>
        <w:bottom w:val="none" w:sz="0" w:space="0" w:color="auto"/>
        <w:right w:val="none" w:sz="0" w:space="0" w:color="auto"/>
      </w:divBdr>
      <w:divsChild>
        <w:div w:id="1741437345">
          <w:marLeft w:val="0"/>
          <w:marRight w:val="0"/>
          <w:marTop w:val="0"/>
          <w:marBottom w:val="0"/>
          <w:divBdr>
            <w:top w:val="none" w:sz="0" w:space="0" w:color="auto"/>
            <w:left w:val="none" w:sz="0" w:space="0" w:color="auto"/>
            <w:bottom w:val="none" w:sz="0" w:space="0" w:color="auto"/>
            <w:right w:val="none" w:sz="0" w:space="0" w:color="auto"/>
          </w:divBdr>
          <w:divsChild>
            <w:div w:id="314644998">
              <w:marLeft w:val="0"/>
              <w:marRight w:val="0"/>
              <w:marTop w:val="0"/>
              <w:marBottom w:val="0"/>
              <w:divBdr>
                <w:top w:val="none" w:sz="0" w:space="0" w:color="auto"/>
                <w:left w:val="none" w:sz="0" w:space="0" w:color="auto"/>
                <w:bottom w:val="none" w:sz="0" w:space="0" w:color="auto"/>
                <w:right w:val="none" w:sz="0" w:space="0" w:color="auto"/>
              </w:divBdr>
            </w:div>
            <w:div w:id="1964266443">
              <w:marLeft w:val="0"/>
              <w:marRight w:val="0"/>
              <w:marTop w:val="0"/>
              <w:marBottom w:val="0"/>
              <w:divBdr>
                <w:top w:val="none" w:sz="0" w:space="0" w:color="auto"/>
                <w:left w:val="none" w:sz="0" w:space="0" w:color="auto"/>
                <w:bottom w:val="none" w:sz="0" w:space="0" w:color="auto"/>
                <w:right w:val="none" w:sz="0" w:space="0" w:color="auto"/>
              </w:divBdr>
            </w:div>
            <w:div w:id="640382990">
              <w:marLeft w:val="0"/>
              <w:marRight w:val="0"/>
              <w:marTop w:val="0"/>
              <w:marBottom w:val="0"/>
              <w:divBdr>
                <w:top w:val="none" w:sz="0" w:space="0" w:color="auto"/>
                <w:left w:val="none" w:sz="0" w:space="0" w:color="auto"/>
                <w:bottom w:val="none" w:sz="0" w:space="0" w:color="auto"/>
                <w:right w:val="none" w:sz="0" w:space="0" w:color="auto"/>
              </w:divBdr>
            </w:div>
            <w:div w:id="1862742890">
              <w:marLeft w:val="0"/>
              <w:marRight w:val="0"/>
              <w:marTop w:val="0"/>
              <w:marBottom w:val="0"/>
              <w:divBdr>
                <w:top w:val="none" w:sz="0" w:space="0" w:color="auto"/>
                <w:left w:val="none" w:sz="0" w:space="0" w:color="auto"/>
                <w:bottom w:val="none" w:sz="0" w:space="0" w:color="auto"/>
                <w:right w:val="none" w:sz="0" w:space="0" w:color="auto"/>
              </w:divBdr>
            </w:div>
            <w:div w:id="55010047">
              <w:marLeft w:val="0"/>
              <w:marRight w:val="0"/>
              <w:marTop w:val="0"/>
              <w:marBottom w:val="0"/>
              <w:divBdr>
                <w:top w:val="none" w:sz="0" w:space="0" w:color="auto"/>
                <w:left w:val="none" w:sz="0" w:space="0" w:color="auto"/>
                <w:bottom w:val="none" w:sz="0" w:space="0" w:color="auto"/>
                <w:right w:val="none" w:sz="0" w:space="0" w:color="auto"/>
              </w:divBdr>
            </w:div>
            <w:div w:id="75977098">
              <w:marLeft w:val="0"/>
              <w:marRight w:val="0"/>
              <w:marTop w:val="0"/>
              <w:marBottom w:val="0"/>
              <w:divBdr>
                <w:top w:val="none" w:sz="0" w:space="0" w:color="auto"/>
                <w:left w:val="none" w:sz="0" w:space="0" w:color="auto"/>
                <w:bottom w:val="none" w:sz="0" w:space="0" w:color="auto"/>
                <w:right w:val="none" w:sz="0" w:space="0" w:color="auto"/>
              </w:divBdr>
            </w:div>
            <w:div w:id="917716884">
              <w:marLeft w:val="0"/>
              <w:marRight w:val="0"/>
              <w:marTop w:val="0"/>
              <w:marBottom w:val="0"/>
              <w:divBdr>
                <w:top w:val="none" w:sz="0" w:space="0" w:color="auto"/>
                <w:left w:val="none" w:sz="0" w:space="0" w:color="auto"/>
                <w:bottom w:val="none" w:sz="0" w:space="0" w:color="auto"/>
                <w:right w:val="none" w:sz="0" w:space="0" w:color="auto"/>
              </w:divBdr>
            </w:div>
            <w:div w:id="4709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4231">
      <w:bodyDiv w:val="1"/>
      <w:marLeft w:val="0"/>
      <w:marRight w:val="0"/>
      <w:marTop w:val="0"/>
      <w:marBottom w:val="0"/>
      <w:divBdr>
        <w:top w:val="none" w:sz="0" w:space="0" w:color="auto"/>
        <w:left w:val="none" w:sz="0" w:space="0" w:color="auto"/>
        <w:bottom w:val="none" w:sz="0" w:space="0" w:color="auto"/>
        <w:right w:val="none" w:sz="0" w:space="0" w:color="auto"/>
      </w:divBdr>
      <w:divsChild>
        <w:div w:id="1172648520">
          <w:marLeft w:val="0"/>
          <w:marRight w:val="0"/>
          <w:marTop w:val="0"/>
          <w:marBottom w:val="0"/>
          <w:divBdr>
            <w:top w:val="none" w:sz="0" w:space="0" w:color="auto"/>
            <w:left w:val="none" w:sz="0" w:space="0" w:color="auto"/>
            <w:bottom w:val="none" w:sz="0" w:space="0" w:color="auto"/>
            <w:right w:val="none" w:sz="0" w:space="0" w:color="auto"/>
          </w:divBdr>
          <w:divsChild>
            <w:div w:id="1725828788">
              <w:marLeft w:val="0"/>
              <w:marRight w:val="0"/>
              <w:marTop w:val="0"/>
              <w:marBottom w:val="0"/>
              <w:divBdr>
                <w:top w:val="none" w:sz="0" w:space="0" w:color="auto"/>
                <w:left w:val="none" w:sz="0" w:space="0" w:color="auto"/>
                <w:bottom w:val="none" w:sz="0" w:space="0" w:color="auto"/>
                <w:right w:val="none" w:sz="0" w:space="0" w:color="auto"/>
              </w:divBdr>
            </w:div>
            <w:div w:id="581720416">
              <w:marLeft w:val="0"/>
              <w:marRight w:val="0"/>
              <w:marTop w:val="0"/>
              <w:marBottom w:val="0"/>
              <w:divBdr>
                <w:top w:val="none" w:sz="0" w:space="0" w:color="auto"/>
                <w:left w:val="none" w:sz="0" w:space="0" w:color="auto"/>
                <w:bottom w:val="none" w:sz="0" w:space="0" w:color="auto"/>
                <w:right w:val="none" w:sz="0" w:space="0" w:color="auto"/>
              </w:divBdr>
            </w:div>
            <w:div w:id="1809544781">
              <w:marLeft w:val="0"/>
              <w:marRight w:val="0"/>
              <w:marTop w:val="0"/>
              <w:marBottom w:val="0"/>
              <w:divBdr>
                <w:top w:val="none" w:sz="0" w:space="0" w:color="auto"/>
                <w:left w:val="none" w:sz="0" w:space="0" w:color="auto"/>
                <w:bottom w:val="none" w:sz="0" w:space="0" w:color="auto"/>
                <w:right w:val="none" w:sz="0" w:space="0" w:color="auto"/>
              </w:divBdr>
            </w:div>
            <w:div w:id="382140742">
              <w:marLeft w:val="0"/>
              <w:marRight w:val="0"/>
              <w:marTop w:val="0"/>
              <w:marBottom w:val="0"/>
              <w:divBdr>
                <w:top w:val="none" w:sz="0" w:space="0" w:color="auto"/>
                <w:left w:val="none" w:sz="0" w:space="0" w:color="auto"/>
                <w:bottom w:val="none" w:sz="0" w:space="0" w:color="auto"/>
                <w:right w:val="none" w:sz="0" w:space="0" w:color="auto"/>
              </w:divBdr>
            </w:div>
            <w:div w:id="1339188678">
              <w:marLeft w:val="0"/>
              <w:marRight w:val="0"/>
              <w:marTop w:val="0"/>
              <w:marBottom w:val="0"/>
              <w:divBdr>
                <w:top w:val="none" w:sz="0" w:space="0" w:color="auto"/>
                <w:left w:val="none" w:sz="0" w:space="0" w:color="auto"/>
                <w:bottom w:val="none" w:sz="0" w:space="0" w:color="auto"/>
                <w:right w:val="none" w:sz="0" w:space="0" w:color="auto"/>
              </w:divBdr>
            </w:div>
            <w:div w:id="119306870">
              <w:marLeft w:val="0"/>
              <w:marRight w:val="0"/>
              <w:marTop w:val="0"/>
              <w:marBottom w:val="0"/>
              <w:divBdr>
                <w:top w:val="none" w:sz="0" w:space="0" w:color="auto"/>
                <w:left w:val="none" w:sz="0" w:space="0" w:color="auto"/>
                <w:bottom w:val="none" w:sz="0" w:space="0" w:color="auto"/>
                <w:right w:val="none" w:sz="0" w:space="0" w:color="auto"/>
              </w:divBdr>
            </w:div>
            <w:div w:id="9784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7.emf"/><Relationship Id="rId42" Type="http://schemas.openxmlformats.org/officeDocument/2006/relationships/image" Target="media/image33.emf"/><Relationship Id="rId47" Type="http://schemas.openxmlformats.org/officeDocument/2006/relationships/image" Target="media/image25.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20.emf"/><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32" Type="http://schemas.openxmlformats.org/officeDocument/2006/relationships/image" Target="media/image14.emf"/><Relationship Id="rId37" Type="http://schemas.openxmlformats.org/officeDocument/2006/relationships/image" Target="media/image15.emf"/><Relationship Id="rId45" Type="http://schemas.openxmlformats.org/officeDocument/2006/relationships/image" Target="media/image23.emf"/><Relationship Id="rId5" Type="http://schemas.openxmlformats.org/officeDocument/2006/relationships/webSettings" Target="webSettings.xml"/><Relationship Id="rId15" Type="http://schemas.openxmlformats.org/officeDocument/2006/relationships/image" Target="media/image5.emf"/><Relationship Id="rId28" Type="http://schemas.openxmlformats.org/officeDocument/2006/relationships/image" Target="media/image12.emf"/><Relationship Id="rId36" Type="http://schemas.openxmlformats.org/officeDocument/2006/relationships/image" Target="media/image27.emf"/><Relationship Id="rId49"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9.emf"/><Relationship Id="rId31" Type="http://schemas.openxmlformats.org/officeDocument/2006/relationships/image" Target="media/image13.emf"/><Relationship Id="rId44" Type="http://schemas.openxmlformats.org/officeDocument/2006/relationships/image" Target="media/image22.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l.mathworks.com/matlabcentral/fileexchange/1330-armasa" TargetMode="External"/><Relationship Id="rId14" Type="http://schemas.openxmlformats.org/officeDocument/2006/relationships/image" Target="media/image4.emf"/><Relationship Id="rId27" Type="http://schemas.openxmlformats.org/officeDocument/2006/relationships/image" Target="media/image11.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19.emf"/><Relationship Id="rId48" Type="http://schemas.openxmlformats.org/officeDocument/2006/relationships/image" Target="media/image28.emf"/><Relationship Id="rId8" Type="http://schemas.openxmlformats.org/officeDocument/2006/relationships/hyperlink" Target="https://nl.mathworks.com/matlabcentral/fileexchange/1330-armasa" TargetMode="Externa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6.emf"/><Relationship Id="rId38" Type="http://schemas.openxmlformats.org/officeDocument/2006/relationships/image" Target="media/image18.emf"/><Relationship Id="rId46"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AB9BADF9-C2AB-4CBE-B036-1FEF75A2F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15812</TotalTime>
  <Pages>35</Pages>
  <Words>19997</Words>
  <Characters>113983</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University of Groningen</Company>
  <LinksUpToDate>false</LinksUpToDate>
  <CharactersWithSpaces>133713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Shojaei Arani</dc:creator>
  <cp:keywords/>
  <dc:description/>
  <cp:lastModifiedBy>Babak</cp:lastModifiedBy>
  <cp:revision>329</cp:revision>
  <cp:lastPrinted>2024-04-10T19:11:00Z</cp:lastPrinted>
  <dcterms:created xsi:type="dcterms:W3CDTF">2024-05-12T14:13:00Z</dcterms:created>
  <dcterms:modified xsi:type="dcterms:W3CDTF">2025-08-07T12:14:00Z</dcterms:modified>
</cp:coreProperties>
</file>